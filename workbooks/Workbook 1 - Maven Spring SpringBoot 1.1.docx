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60" w:line="240" w:lineRule="auto"/>
        <w:ind w:left="187" w:right="0" w:firstLine="0"/>
        <w:jc w:val="center"/>
        <w:rPr>
          <w:rFonts w:ascii="PalmSprings" w:cs="PalmSprings" w:eastAsia="PalmSprings" w:hAnsi="PalmSprings"/>
          <w:b w:val="1"/>
          <w:i w:val="0"/>
          <w:smallCaps w:val="0"/>
          <w:strike w:val="0"/>
          <w:color w:val="000000"/>
          <w:sz w:val="72"/>
          <w:szCs w:val="72"/>
          <w:u w:val="none"/>
          <w:shd w:fill="auto" w:val="clear"/>
          <w:vertAlign w:val="baseline"/>
        </w:rPr>
      </w:pPr>
      <w:bookmarkStart w:colFirst="0" w:colLast="0" w:name="_heading=h.gjdgxs" w:id="0"/>
      <w:bookmarkEnd w:id="0"/>
      <w:r w:rsidDel="00000000" w:rsidR="00000000" w:rsidRPr="00000000">
        <w:rPr>
          <w:rFonts w:ascii="PalmSprings" w:cs="PalmSprings" w:eastAsia="PalmSprings" w:hAnsi="PalmSprings"/>
          <w:b w:val="1"/>
          <w:i w:val="0"/>
          <w:smallCaps w:val="0"/>
          <w:strike w:val="0"/>
          <w:color w:val="000000"/>
          <w:sz w:val="72"/>
          <w:szCs w:val="72"/>
          <w:u w:val="none"/>
          <w:shd w:fill="auto" w:val="clear"/>
          <w:vertAlign w:val="baseline"/>
          <w:rtl w:val="0"/>
        </w:rPr>
        <w:t xml:space="preserve">Working with Maven, Spring, Spring Boot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Student Workbook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sectPr>
          <w:footerReference r:id="rId9" w:type="default"/>
          <w:footerReference r:id="rId10" w:type="even"/>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Version 1.1</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mSprings" w:cs="PalmSprings" w:eastAsia="PalmSprings" w:hAnsi="PalmSprings"/>
          <w:b w:val="1"/>
          <w:i w:val="0"/>
          <w:smallCaps w:val="0"/>
          <w:strike w:val="0"/>
          <w:color w:val="000000"/>
          <w:sz w:val="48"/>
          <w:szCs w:val="4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48"/>
          <w:szCs w:val="4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1 Maven</w:t>
              <w:tab/>
              <w:t xml:space="preserve">1-1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1–1 Maven</w:t>
              <w:tab/>
              <w:t xml:space="preserve">1-2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The Case for Maven</w:t>
              <w:tab/>
              <w:t xml:space="preserve">1-3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The Case for Maven    </w:t>
            </w:r>
          </w:hyperlink>
          <w:hyperlink w:anchor="_heading=h.2et92p0">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et92p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Maven</w:t>
              <w:tab/>
              <w:t xml:space="preserve">1-5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Installation of Maven</w:t>
              <w:tab/>
              <w:t xml:space="preserve">1-6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Setting up your Environment Variables</w:t>
              <w:tab/>
              <w:t xml:space="preserve">1-7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Setting up your Environment Variables   </w:t>
            </w:r>
          </w:hyperlink>
          <w:hyperlink w:anchor="_heading=h.4d34og8">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d34og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1–2 Creating a Project with Maven</w:t>
              <w:tab/>
              <w:t xml:space="preserve">1-9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a Maven Project</w:t>
              <w:tab/>
              <w:t xml:space="preserve">1-10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Selecting the Archetype</w:t>
              <w:tab/>
              <w:t xml:space="preserve">1-11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the Archetype</w:t>
              <w:tab/>
              <w:t xml:space="preserve">1-12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the Archetype    </w:t>
            </w:r>
          </w:hyperlink>
          <w:hyperlink w:anchor="_heading=h.lnxbz9">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lnxbz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the Archetype    </w:t>
            </w:r>
          </w:hyperlink>
          <w:hyperlink w:anchor="_heading=h.35nkun2">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5nkun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Maven Project Structure</w:t>
              <w:tab/>
              <w:t xml:space="preserve">1-15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What Just Happened?</w:t>
              <w:tab/>
              <w:t xml:space="preserve">1-16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Understanding </w:t>
            </w:r>
          </w:hyperlink>
          <w:hyperlink w:anchor="_heading=h.2jxsxqh">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pom.xml</w:t>
            </w:r>
          </w:hyperlink>
          <w:hyperlink w:anchor="_heading=h.2jxsxq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Configure .gitignore</w:t>
              <w:tab/>
              <w:t xml:space="preserve">1-18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1-19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1–3 Importing a Maven Project into Eclipse</w:t>
              <w:tab/>
              <w:t xml:space="preserve">1-20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Importing a Maven Project</w:t>
              <w:tab/>
              <w:t xml:space="preserve">1-21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Importing a Maven Project    </w:t>
            </w:r>
          </w:hyperlink>
          <w:hyperlink w:anchor="_heading=h.2xcytpi">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xcytp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Understanding the Layout</w:t>
              <w:tab/>
              <w:t xml:space="preserve">1-23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Still Need to Fix JRE Problems</w:t>
              <w:tab/>
              <w:t xml:space="preserve">1-24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Running in Eclipse</w:t>
              <w:tab/>
              <w:t xml:space="preserve">1-25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Adding A Run Configuration in Eclipse  for Maven</w:t>
              <w:tab/>
              <w:t xml:space="preserve">1-26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a Run Configuration for Maven</w:t>
              <w:tab/>
              <w:t xml:space="preserve">1-27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a Run Configuration for Maven    </w:t>
            </w:r>
          </w:hyperlink>
          <w:hyperlink w:anchor="_heading=h.1pxezwc">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pxezw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Viewing the Run</w:t>
              <w:tab/>
              <w:t xml:space="preserve">1-29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1-30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1–4 Adding to the Maven pom.xml</w:t>
              <w:tab/>
              <w:t xml:space="preserve">1-31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The pom.xml file in Eclipse</w:t>
              <w:tab/>
              <w:t xml:space="preserve">1-32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When to add dependencies</w:t>
              <w:tab/>
              <w:t xml:space="preserve">1-33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How to add dependencies</w:t>
              <w:tab/>
              <w:t xml:space="preserve">1-34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How to add dependencies    </w:t>
            </w:r>
          </w:hyperlink>
          <w:hyperlink w:anchor="_heading=h.32hioqz">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2hioq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1-36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2 Spring Framework</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2–1 Spring Framework</w:t>
              <w:tab/>
              <w:t xml:space="preserve">2-2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Spring Framework</w:t>
              <w:tab/>
              <w:t xml:space="preserve">2-3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Dependency Injection (DI) and  Inversion of Control (IoC)</w:t>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Spring and DI / IoC</w:t>
              <w:tab/>
              <w:t xml:space="preserve">2-5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Styles of Dependency Injection</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2–2 Example: Simple Spring App</w:t>
              <w:tab/>
              <w:t xml:space="preserve">2-9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Getting Started with a Basic Spring Application</w:t>
              <w:tab/>
              <w:t xml:space="preserve">2-10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Getting Started with a Basic Spring Application    </w:t>
            </w:r>
          </w:hyperlink>
          <w:hyperlink w:anchor="_heading=h.3tbugp1">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Ensuring Dependencies are Loaded into Eclipse</w:t>
              <w:tab/>
              <w:t xml:space="preserve">2-12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Beans</w:t>
              <w:tab/>
              <w:t xml:space="preserve">2-13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Spring Beans</w:t>
              <w:tab/>
              <w:t xml:space="preserve">2-14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Adding a </w:t>
            </w:r>
          </w:hyperlink>
          <w:hyperlink w:anchor="_heading=h.1mrcu09">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beans.xml</w:t>
            </w:r>
          </w:hyperlink>
          <w:hyperlink w:anchor="_heading=h.1mrcu0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Configuration File</w:t>
              <w:tab/>
              <w:t xml:space="preserve">2-15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Adding a </w:t>
            </w:r>
          </w:hyperlink>
          <w:hyperlink w:anchor="_heading=h.46r0co2">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beans.xml</w:t>
            </w:r>
          </w:hyperlink>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Configuration File    </w:t>
            </w:r>
          </w:hyperlink>
          <w:hyperlink w:anchor="_heading=h.46r0co2">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Model for Student</w:t>
              <w:tab/>
              <w:t xml:space="preserve">2-17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Model for Student    </w:t>
            </w:r>
          </w:hyperlink>
          <w:hyperlink w:anchor="_heading=h.111kx3o">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11kx3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Creating a RegistrationDAO</w:t>
              <w:tab/>
              <w:t xml:space="preserve">2-19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Implementing RegistrationDAO    </w:t>
            </w:r>
          </w:hyperlink>
          <w:hyperlink w:anchor="_heading=h.206ipza">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06ipz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Implementing RegistrationDAO    </w:t>
            </w:r>
          </w:hyperlink>
          <w:hyperlink w:anchor="_heading=h.4k668n3">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k668n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Creating a Registration Service</w:t>
              <w:tab/>
              <w:t xml:space="preserve">2-22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Creating a Registration Service    </w:t>
            </w:r>
          </w:hyperlink>
          <w:hyperlink w:anchor="_heading=h.1egqt2p">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egqt2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Main Method</w:t>
              <w:tab/>
              <w:t xml:space="preserve">2-24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Main Method    </w:t>
            </w:r>
          </w:hyperlink>
          <w:hyperlink w:anchor="_heading=h.2dlolyb">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dloly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Exception Used in the Service</w:t>
              <w:tab/>
              <w:t xml:space="preserve">2-26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Final Project Structure</w:t>
              <w:tab/>
              <w:t xml:space="preserve">2-27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2-28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3 Spring Boot</w:t>
              <w:tab/>
              <w:t xml:space="preserve">3-1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3–1 Getting started with Spring Boot</w:t>
              <w:tab/>
              <w:t xml:space="preserve">3-2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Spring Boot</w:t>
              <w:tab/>
              <w:t xml:space="preserve">3-3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Getting Started with Spring Boot</w:t>
              <w:tab/>
              <w:t xml:space="preserve">3-4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an HIG Demo</w:t>
              <w:tab/>
              <w:t xml:space="preserve">3-5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Bringing the Spring Boot App into Eclipse</w:t>
              <w:tab/>
              <w:t xml:space="preserve">3-6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What do you get?</w:t>
              <w:tab/>
              <w:t xml:space="preserve">3-7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Annotations</w:t>
              <w:tab/>
              <w:t xml:space="preserve">3-9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3–2 Spring Boot: beans and dependency injection</w:t>
              <w:tab/>
              <w:t xml:space="preserve">3-10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vir7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Spring Beans and Spring Container</w:t>
              <w:tab/>
              <w:t xml:space="preserve">3-11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hv69v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Inspecting the beans</w:t>
              <w:tab/>
              <w:t xml:space="preserve">3-13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x0gk3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Spring Bean with @Component</w:t>
              <w:tab/>
              <w:t xml:space="preserve">3-14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042r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Spring Bean with @Bean</w:t>
              <w:tab/>
              <w:t xml:space="preserve">3-15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w5ecy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Component scanning</w:t>
              <w:tab/>
              <w:t xml:space="preserve">3-16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baon6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vac5u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Dependency injection</w:t>
              <w:tab/>
              <w:t xml:space="preserve">3-18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afmg2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Different dependency injection types</w:t>
              <w:tab/>
              <w:t xml:space="preserve">3-19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kwqa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Different dependency injection types    </w:t>
            </w:r>
          </w:hyperlink>
          <w:hyperlink w:anchor="_heading=h.pkwqa1">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pkwqa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9kk8x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opuj5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Which bean will be injected</w:t>
              <w:tab/>
              <w:t xml:space="preserve">3-22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8pi1t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3-24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nusc1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3–3 Spring Boot configuration</w:t>
              <w:tab/>
              <w:t xml:space="preserve">3-26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302m9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Configuring a Spring Boot application</w:t>
              <w:tab/>
              <w:t xml:space="preserve">3-27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mzq4w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properties</w:t>
              <w:tab/>
              <w:t xml:space="preserve">3-28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250f4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properties    </w:t>
            </w:r>
          </w:hyperlink>
          <w:hyperlink w:anchor="_heading=h.2250f4o">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250f4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aapc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3-30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19y80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profiles</w:t>
              <w:tab/>
              <w:t xml:space="preserve">3-31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gf8i8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profiles    </w:t>
            </w:r>
          </w:hyperlink>
          <w:hyperlink w:anchor="_heading=h.1gf8i83">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gf8i8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3-33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0ew0v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3-34</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sectPr>
          <w:footerReference r:id="rId11" w:type="default"/>
          <w:type w:val="nextPage"/>
          <w:pgSz w:h="15840" w:w="12240" w:orient="portrait"/>
          <w:pgMar w:bottom="720" w:top="720" w:left="1080" w:right="1080" w:header="0" w:footer="346"/>
        </w:sectPr>
      </w:pPr>
      <w:r w:rsidDel="00000000" w:rsidR="00000000" w:rsidRPr="00000000">
        <w:rPr>
          <w:rtl w:val="0"/>
        </w:rPr>
      </w:r>
    </w:p>
    <w:p w:rsidR="00000000" w:rsidDel="00000000" w:rsidP="00000000" w:rsidRDefault="00000000" w:rsidRPr="00000000" w14:paraId="00000065">
      <w:pPr>
        <w:pStyle w:val="Heading1"/>
        <w:numPr>
          <w:ilvl w:val="0"/>
          <w:numId w:val="8"/>
        </w:numPr>
        <w:ind w:left="90" w:firstLine="0"/>
        <w:rPr/>
        <w:sectPr>
          <w:headerReference r:id="rId12" w:type="even"/>
          <w:footerReference r:id="rId13" w:type="default"/>
          <w:type w:val="nextPage"/>
          <w:pgSz w:h="15840" w:w="12240" w:orient="portrait"/>
          <w:pgMar w:bottom="720" w:top="720" w:left="1080" w:right="1080" w:header="0" w:footer="346"/>
          <w:pgNumType w:start="1"/>
        </w:sectPr>
      </w:pPr>
      <w:bookmarkStart w:colFirst="0" w:colLast="0" w:name="_heading=h.30j0zll" w:id="1"/>
      <w:bookmarkEnd w:id="1"/>
      <w:r w:rsidDel="00000000" w:rsidR="00000000" w:rsidRPr="00000000">
        <w:rPr>
          <w:rtl w:val="0"/>
        </w:rPr>
        <w:br w:type="textWrapping"/>
        <w:br w:type="textWrapping"/>
        <w:br w:type="textWrapping"/>
        <w:t xml:space="preserve">Maven</w:t>
        <w:br w:type="textWrapping"/>
        <w:br w:type="textWrapping"/>
      </w:r>
    </w:p>
    <w:p w:rsidR="00000000" w:rsidDel="00000000" w:rsidP="00000000" w:rsidRDefault="00000000" w:rsidRPr="00000000" w14:paraId="00000066">
      <w:pPr>
        <w:pStyle w:val="Heading2"/>
        <w:numPr>
          <w:ilvl w:val="1"/>
          <w:numId w:val="8"/>
        </w:numPr>
        <w:ind w:left="0" w:firstLine="0"/>
        <w:rPr/>
      </w:pPr>
      <w:bookmarkStart w:colFirst="0" w:colLast="0" w:name="_heading=h.1fob9te" w:id="2"/>
      <w:bookmarkEnd w:id="2"/>
      <w:r w:rsidDel="00000000" w:rsidR="00000000" w:rsidRPr="00000000">
        <w:rPr>
          <w:rtl w:val="0"/>
        </w:rPr>
        <w:br w:type="textWrapping"/>
        <w:br w:type="textWrapping"/>
        <w:br w:type="textWrapping"/>
        <w:t xml:space="preserve">Maven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tabs>
          <w:tab w:val="left" w:leader="none" w:pos="360"/>
          <w:tab w:val="left" w:leader="none" w:pos="720"/>
          <w:tab w:val="left" w:leader="none" w:pos="1080"/>
        </w:tabs>
        <w:rPr/>
      </w:pPr>
      <w:bookmarkStart w:colFirst="0" w:colLast="0" w:name="_heading=h.3znysh7" w:id="3"/>
      <w:bookmarkEnd w:id="3"/>
      <w:r w:rsidDel="00000000" w:rsidR="00000000" w:rsidRPr="00000000">
        <w:rPr>
          <w:rtl w:val="0"/>
        </w:rPr>
        <w:t xml:space="preserve">The Case for Maven</w:t>
      </w:r>
    </w:p>
    <w:p w:rsidR="00000000" w:rsidDel="00000000" w:rsidP="00000000" w:rsidRDefault="00000000" w:rsidRPr="00000000" w14:paraId="00000068">
      <w:pPr>
        <w:pStyle w:val="Heading4"/>
        <w:numPr>
          <w:ilvl w:val="0"/>
          <w:numId w:val="6"/>
        </w:numPr>
        <w:ind w:left="360" w:hanging="360"/>
        <w:rPr/>
      </w:pPr>
      <w:r w:rsidDel="00000000" w:rsidR="00000000" w:rsidRPr="00000000">
        <w:rPr>
          <w:rtl w:val="0"/>
        </w:rPr>
        <w:t xml:space="preserve">Up until now, we have developed Java applications using:</w:t>
      </w:r>
    </w:p>
    <w:p w:rsidR="00000000" w:rsidDel="00000000" w:rsidP="00000000" w:rsidRDefault="00000000" w:rsidRPr="00000000" w14:paraId="00000069">
      <w:pPr>
        <w:pStyle w:val="Heading5"/>
        <w:numPr>
          <w:ilvl w:val="0"/>
          <w:numId w:val="4"/>
        </w:numPr>
        <w:tabs>
          <w:tab w:val="left" w:leader="none" w:pos="720"/>
        </w:tabs>
        <w:ind w:left="504" w:firstLine="0"/>
        <w:rPr/>
      </w:pPr>
      <w:r w:rsidDel="00000000" w:rsidR="00000000" w:rsidRPr="00000000">
        <w:rPr>
          <w:rtl w:val="0"/>
        </w:rPr>
        <w:t xml:space="preserve">IntelliJ</w:t>
      </w:r>
      <w:r w:rsidDel="00000000" w:rsidR="00000000" w:rsidRPr="00000000">
        <w:rPr>
          <w:rtl w:val="0"/>
        </w:rPr>
      </w:r>
    </w:p>
    <w:p w:rsidR="00000000" w:rsidDel="00000000" w:rsidP="00000000" w:rsidRDefault="00000000" w:rsidRPr="00000000" w14:paraId="0000006A">
      <w:pPr>
        <w:pStyle w:val="Heading4"/>
        <w:rPr/>
      </w:pPr>
      <w:r w:rsidDel="00000000" w:rsidR="00000000" w:rsidRPr="00000000">
        <w:rPr>
          <w:rtl w:val="0"/>
        </w:rPr>
        <w:t xml:space="preserve">IntelliJ is a fully featured IDE that helps provides features to:</w:t>
      </w:r>
    </w:p>
    <w:p w:rsidR="00000000" w:rsidDel="00000000" w:rsidP="00000000" w:rsidRDefault="00000000" w:rsidRPr="00000000" w14:paraId="0000006B">
      <w:pPr>
        <w:pStyle w:val="Heading5"/>
        <w:numPr>
          <w:ilvl w:val="0"/>
          <w:numId w:val="4"/>
        </w:numPr>
        <w:tabs>
          <w:tab w:val="left" w:leader="none" w:pos="720"/>
        </w:tabs>
        <w:ind w:left="504" w:firstLine="0"/>
        <w:rPr/>
      </w:pPr>
      <w:r w:rsidDel="00000000" w:rsidR="00000000" w:rsidRPr="00000000">
        <w:rPr>
          <w:rtl w:val="0"/>
        </w:rPr>
        <w:t xml:space="preserve">Create skeletal applications based on project type with folders, code files, and configuration files often in place</w:t>
      </w:r>
    </w:p>
    <w:p w:rsidR="00000000" w:rsidDel="00000000" w:rsidP="00000000" w:rsidRDefault="00000000" w:rsidRPr="00000000" w14:paraId="0000006C">
      <w:pPr>
        <w:pStyle w:val="Heading5"/>
        <w:numPr>
          <w:ilvl w:val="0"/>
          <w:numId w:val="4"/>
        </w:numPr>
        <w:tabs>
          <w:tab w:val="left" w:leader="none" w:pos="720"/>
        </w:tabs>
        <w:ind w:left="504" w:firstLine="0"/>
        <w:rPr/>
      </w:pPr>
      <w:r w:rsidDel="00000000" w:rsidR="00000000" w:rsidRPr="00000000">
        <w:rPr>
          <w:rtl w:val="0"/>
        </w:rPr>
        <w:t xml:space="preserve">Manages dependencies for you</w:t>
      </w:r>
    </w:p>
    <w:p w:rsidR="00000000" w:rsidDel="00000000" w:rsidP="00000000" w:rsidRDefault="00000000" w:rsidRPr="00000000" w14:paraId="0000006D">
      <w:pPr>
        <w:pStyle w:val="Heading5"/>
        <w:numPr>
          <w:ilvl w:val="0"/>
          <w:numId w:val="4"/>
        </w:numPr>
        <w:tabs>
          <w:tab w:val="left" w:leader="none" w:pos="720"/>
        </w:tabs>
        <w:ind w:left="504" w:firstLine="0"/>
        <w:rPr/>
      </w:pPr>
      <w:r w:rsidDel="00000000" w:rsidR="00000000" w:rsidRPr="00000000">
        <w:rPr>
          <w:rtl w:val="0"/>
        </w:rPr>
        <w:t xml:space="preserve">It has wizards that help create starter code</w:t>
      </w:r>
    </w:p>
    <w:p w:rsidR="00000000" w:rsidDel="00000000" w:rsidP="00000000" w:rsidRDefault="00000000" w:rsidRPr="00000000" w14:paraId="0000006E">
      <w:pPr>
        <w:pStyle w:val="Heading5"/>
        <w:numPr>
          <w:ilvl w:val="0"/>
          <w:numId w:val="4"/>
        </w:numPr>
        <w:tabs>
          <w:tab w:val="left" w:leader="none" w:pos="720"/>
        </w:tabs>
        <w:ind w:left="504" w:firstLine="0"/>
        <w:rPr/>
      </w:pPr>
      <w:r w:rsidDel="00000000" w:rsidR="00000000" w:rsidRPr="00000000">
        <w:rPr>
          <w:rtl w:val="0"/>
        </w:rPr>
        <w:t xml:space="preserve">It contains a build tool that helps compile the application and then run it</w:t>
      </w:r>
    </w:p>
    <w:p w:rsidR="00000000" w:rsidDel="00000000" w:rsidP="00000000" w:rsidRDefault="00000000" w:rsidRPr="00000000" w14:paraId="0000006F">
      <w:pPr>
        <w:pStyle w:val="Heading6"/>
        <w:numPr>
          <w:ilvl w:val="0"/>
          <w:numId w:val="2"/>
        </w:numPr>
        <w:tabs>
          <w:tab w:val="left" w:leader="none" w:pos="936"/>
        </w:tabs>
        <w:ind w:left="1080" w:hanging="360"/>
        <w:rPr/>
      </w:pPr>
      <w:r w:rsidDel="00000000" w:rsidR="00000000" w:rsidRPr="00000000">
        <w:rPr>
          <w:rtl w:val="0"/>
        </w:rPr>
        <w:t xml:space="preserve">It will even start the web server for you if you have it configured</w:t>
      </w:r>
    </w:p>
    <w:p w:rsidR="00000000" w:rsidDel="00000000" w:rsidP="00000000" w:rsidRDefault="00000000" w:rsidRPr="00000000" w14:paraId="00000070">
      <w:pPr>
        <w:pStyle w:val="Heading3"/>
        <w:tabs>
          <w:tab w:val="left" w:leader="none" w:pos="360"/>
          <w:tab w:val="left" w:leader="none" w:pos="720"/>
          <w:tab w:val="left" w:leader="none" w:pos="1080"/>
        </w:tabs>
        <w:rPr/>
      </w:pPr>
      <w:bookmarkStart w:colFirst="0" w:colLast="0" w:name="_heading=h.2et92p0" w:id="4"/>
      <w:bookmarkEnd w:id="4"/>
      <w:r w:rsidDel="00000000" w:rsidR="00000000" w:rsidRPr="00000000">
        <w:rPr>
          <w:rtl w:val="0"/>
        </w:rPr>
        <w:t xml:space="preserve">The Case for Maven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071">
      <w:pPr>
        <w:pStyle w:val="Heading4"/>
        <w:numPr>
          <w:ilvl w:val="0"/>
          <w:numId w:val="6"/>
        </w:numPr>
        <w:ind w:left="360" w:hanging="360"/>
        <w:rPr/>
      </w:pPr>
      <w:r w:rsidDel="00000000" w:rsidR="00000000" w:rsidRPr="00000000">
        <w:rPr>
          <w:rtl w:val="0"/>
        </w:rPr>
        <w:t xml:space="preserve">However, a project built in IntelliJ is just that -- an IntelliJ project</w:t>
      </w:r>
    </w:p>
    <w:p w:rsidR="00000000" w:rsidDel="00000000" w:rsidP="00000000" w:rsidRDefault="00000000" w:rsidRPr="00000000" w14:paraId="00000072">
      <w:pPr>
        <w:pStyle w:val="Heading5"/>
        <w:numPr>
          <w:ilvl w:val="0"/>
          <w:numId w:val="4"/>
        </w:numPr>
        <w:tabs>
          <w:tab w:val="left" w:leader="none" w:pos="720"/>
        </w:tabs>
        <w:ind w:left="504" w:firstLine="0"/>
        <w:rPr/>
      </w:pPr>
      <w:r w:rsidDel="00000000" w:rsidR="00000000" w:rsidRPr="00000000">
        <w:rPr>
          <w:rtl w:val="0"/>
        </w:rPr>
        <w:t xml:space="preserve">If you want to move the project to Eclipse, the build configurations have to be created differently.</w:t>
      </w:r>
    </w:p>
    <w:p w:rsidR="00000000" w:rsidDel="00000000" w:rsidP="00000000" w:rsidRDefault="00000000" w:rsidRPr="00000000" w14:paraId="00000073">
      <w:pPr>
        <w:pStyle w:val="Heading5"/>
        <w:numPr>
          <w:ilvl w:val="0"/>
          <w:numId w:val="4"/>
        </w:numPr>
        <w:tabs>
          <w:tab w:val="left" w:leader="none" w:pos="720"/>
        </w:tabs>
        <w:ind w:left="504" w:firstLine="0"/>
      </w:pPr>
      <w:bookmarkStart w:colFirst="0" w:colLast="0" w:name="_heading=h.32qhea4mv17b" w:id="5"/>
      <w:bookmarkEnd w:id="5"/>
      <w:r w:rsidDel="00000000" w:rsidR="00000000" w:rsidRPr="00000000">
        <w:rPr>
          <w:rtl w:val="0"/>
        </w:rPr>
        <w:t xml:space="preserve">There is an option to Export the project to Eclipse</w:t>
      </w:r>
    </w:p>
    <w:p w:rsidR="00000000" w:rsidDel="00000000" w:rsidP="00000000" w:rsidRDefault="00000000" w:rsidRPr="00000000" w14:paraId="00000074">
      <w:pPr>
        <w:tabs>
          <w:tab w:val="left" w:leader="none" w:pos="720"/>
        </w:tabs>
        <w:ind w:left="504" w:firstLine="0"/>
        <w:rPr/>
      </w:pPr>
      <w:r w:rsidDel="00000000" w:rsidR="00000000" w:rsidRPr="00000000">
        <w:rPr>
          <w:rtl w:val="0"/>
        </w:rPr>
      </w:r>
    </w:p>
    <w:p w:rsidR="00000000" w:rsidDel="00000000" w:rsidP="00000000" w:rsidRDefault="00000000" w:rsidRPr="00000000" w14:paraId="00000075">
      <w:pPr>
        <w:pStyle w:val="Heading4"/>
        <w:numPr>
          <w:ilvl w:val="0"/>
          <w:numId w:val="6"/>
        </w:numPr>
        <w:ind w:left="360" w:hanging="360"/>
        <w:rPr/>
      </w:pPr>
      <w:r w:rsidDel="00000000" w:rsidR="00000000" w:rsidRPr="00000000">
        <w:rPr>
          <w:rtl w:val="0"/>
        </w:rPr>
        <w:t xml:space="preserve">This makes it hard to switch IDEs when a better one comes along</w:t>
      </w:r>
    </w:p>
    <w:p w:rsidR="00000000" w:rsidDel="00000000" w:rsidP="00000000" w:rsidRDefault="00000000" w:rsidRPr="00000000" w14:paraId="00000076">
      <w:pPr>
        <w:pStyle w:val="Heading4"/>
        <w:numPr>
          <w:ilvl w:val="0"/>
          <w:numId w:val="6"/>
        </w:numPr>
        <w:ind w:left="360" w:hanging="360"/>
        <w:rPr/>
      </w:pPr>
      <w:r w:rsidDel="00000000" w:rsidR="00000000" w:rsidRPr="00000000">
        <w:rPr>
          <w:rtl w:val="0"/>
        </w:rPr>
        <w:t xml:space="preserve">Instead of tying a project to one IDE, you can use a project management tool that is IDE-independent</w:t>
      </w:r>
    </w:p>
    <w:p w:rsidR="00000000" w:rsidDel="00000000" w:rsidP="00000000" w:rsidRDefault="00000000" w:rsidRPr="00000000" w14:paraId="00000077">
      <w:pPr>
        <w:ind w:left="360" w:firstLine="0"/>
        <w:rPr/>
      </w:pPr>
      <w:r w:rsidDel="00000000" w:rsidR="00000000" w:rsidRPr="00000000">
        <w:rPr>
          <w:rtl w:val="0"/>
        </w:rPr>
      </w:r>
    </w:p>
    <w:p w:rsidR="00000000" w:rsidDel="00000000" w:rsidP="00000000" w:rsidRDefault="00000000" w:rsidRPr="00000000" w14:paraId="00000078">
      <w:pPr>
        <w:pStyle w:val="Heading3"/>
        <w:tabs>
          <w:tab w:val="left" w:leader="none" w:pos="360"/>
          <w:tab w:val="left" w:leader="none" w:pos="720"/>
          <w:tab w:val="left" w:leader="none" w:pos="1080"/>
        </w:tabs>
        <w:rPr/>
      </w:pPr>
      <w:bookmarkStart w:colFirst="0" w:colLast="0" w:name="_heading=h.tyjcwt" w:id="6"/>
      <w:bookmarkEnd w:id="6"/>
      <w:r w:rsidDel="00000000" w:rsidR="00000000" w:rsidRPr="00000000">
        <w:rPr>
          <w:rtl w:val="0"/>
        </w:rPr>
        <w:t xml:space="preserve">Maven</w:t>
      </w:r>
    </w:p>
    <w:p w:rsidR="00000000" w:rsidDel="00000000" w:rsidP="00000000" w:rsidRDefault="00000000" w:rsidRPr="00000000" w14:paraId="00000079">
      <w:pPr>
        <w:pStyle w:val="Heading4"/>
        <w:numPr>
          <w:ilvl w:val="0"/>
          <w:numId w:val="6"/>
        </w:numPr>
        <w:ind w:left="360" w:hanging="360"/>
        <w:rPr/>
      </w:pPr>
      <w:r w:rsidDel="00000000" w:rsidR="00000000" w:rsidRPr="00000000">
        <w:rPr>
          <w:rtl w:val="0"/>
        </w:rPr>
        <w:t xml:space="preserve">Maven is a project management tool that uses something called POM (project object model)</w:t>
      </w:r>
    </w:p>
    <w:p w:rsidR="00000000" w:rsidDel="00000000" w:rsidP="00000000" w:rsidRDefault="00000000" w:rsidRPr="00000000" w14:paraId="0000007A">
      <w:pPr>
        <w:pStyle w:val="Heading5"/>
        <w:numPr>
          <w:ilvl w:val="0"/>
          <w:numId w:val="4"/>
        </w:numPr>
        <w:tabs>
          <w:tab w:val="left" w:leader="none" w:pos="720"/>
        </w:tabs>
        <w:ind w:left="504" w:firstLine="0"/>
        <w:rPr/>
      </w:pPr>
      <w:r w:rsidDel="00000000" w:rsidR="00000000" w:rsidRPr="00000000">
        <w:rPr>
          <w:rtl w:val="0"/>
        </w:rPr>
        <w:t xml:space="preserve">It is a build tool that is separate from the editor/IDE</w:t>
      </w:r>
    </w:p>
    <w:p w:rsidR="00000000" w:rsidDel="00000000" w:rsidP="00000000" w:rsidRDefault="00000000" w:rsidRPr="00000000" w14:paraId="0000007B">
      <w:pPr>
        <w:pStyle w:val="Heading4"/>
        <w:numPr>
          <w:ilvl w:val="0"/>
          <w:numId w:val="6"/>
        </w:numPr>
        <w:ind w:left="360" w:hanging="360"/>
        <w:rPr/>
      </w:pPr>
      <w:r w:rsidDel="00000000" w:rsidR="00000000" w:rsidRPr="00000000">
        <w:rPr>
          <w:rtl w:val="0"/>
        </w:rPr>
        <w:t xml:space="preserve">It is</w:t>
      </w:r>
      <w:r w:rsidDel="00000000" w:rsidR="00000000" w:rsidRPr="00000000">
        <w:rPr>
          <w:rFonts w:ascii="Calibri" w:cs="Calibri" w:eastAsia="Calibri" w:hAnsi="Calibri"/>
          <w:rtl w:val="0"/>
        </w:rPr>
        <w:t xml:space="preserve"> </w:t>
      </w:r>
      <w:r w:rsidDel="00000000" w:rsidR="00000000" w:rsidRPr="00000000">
        <w:rPr>
          <w:rtl w:val="0"/>
        </w:rPr>
        <w:t xml:space="preserve">used to:</w:t>
      </w:r>
    </w:p>
    <w:p w:rsidR="00000000" w:rsidDel="00000000" w:rsidP="00000000" w:rsidRDefault="00000000" w:rsidRPr="00000000" w14:paraId="0000007C">
      <w:pPr>
        <w:pStyle w:val="Heading5"/>
        <w:numPr>
          <w:ilvl w:val="0"/>
          <w:numId w:val="4"/>
        </w:numPr>
        <w:tabs>
          <w:tab w:val="left" w:leader="none" w:pos="720"/>
        </w:tabs>
        <w:ind w:left="504" w:firstLine="0"/>
        <w:rPr/>
      </w:pPr>
      <w:r w:rsidDel="00000000" w:rsidR="00000000" w:rsidRPr="00000000">
        <w:rPr>
          <w:rtl w:val="0"/>
        </w:rPr>
        <w:t xml:space="preserve">manage a project's dependencies</w:t>
      </w:r>
    </w:p>
    <w:p w:rsidR="00000000" w:rsidDel="00000000" w:rsidP="00000000" w:rsidRDefault="00000000" w:rsidRPr="00000000" w14:paraId="0000007D">
      <w:pPr>
        <w:pStyle w:val="Heading5"/>
        <w:numPr>
          <w:ilvl w:val="0"/>
          <w:numId w:val="4"/>
        </w:numPr>
        <w:tabs>
          <w:tab w:val="left" w:leader="none" w:pos="720"/>
        </w:tabs>
        <w:ind w:left="504" w:firstLine="0"/>
        <w:rPr/>
      </w:pPr>
      <w:r w:rsidDel="00000000" w:rsidR="00000000" w:rsidRPr="00000000">
        <w:rPr>
          <w:rtl w:val="0"/>
        </w:rPr>
        <w:t xml:space="preserve">manage a project's build process</w:t>
      </w:r>
    </w:p>
    <w:p w:rsidR="00000000" w:rsidDel="00000000" w:rsidP="00000000" w:rsidRDefault="00000000" w:rsidRPr="00000000" w14:paraId="0000007E">
      <w:pPr>
        <w:pStyle w:val="Heading5"/>
        <w:numPr>
          <w:ilvl w:val="0"/>
          <w:numId w:val="4"/>
        </w:numPr>
        <w:tabs>
          <w:tab w:val="left" w:leader="none" w:pos="720"/>
        </w:tabs>
        <w:ind w:left="504" w:firstLine="0"/>
        <w:rPr/>
      </w:pPr>
      <w:r w:rsidDel="00000000" w:rsidR="00000000" w:rsidRPr="00000000">
        <w:rPr>
          <w:rtl w:val="0"/>
        </w:rPr>
        <w:t xml:space="preserve">manage a project's documentation</w:t>
      </w:r>
    </w:p>
    <w:p w:rsidR="00000000" w:rsidDel="00000000" w:rsidP="00000000" w:rsidRDefault="00000000" w:rsidRPr="00000000" w14:paraId="0000007F">
      <w:pPr>
        <w:pStyle w:val="Heading4"/>
        <w:numPr>
          <w:ilvl w:val="0"/>
          <w:numId w:val="6"/>
        </w:numPr>
        <w:ind w:left="360" w:hanging="360"/>
        <w:rPr/>
      </w:pPr>
      <w:r w:rsidDel="00000000" w:rsidR="00000000" w:rsidRPr="00000000">
        <w:rPr>
          <w:rtl w:val="0"/>
        </w:rPr>
        <w:t xml:space="preserve">And to top it off, it's open source</w:t>
      </w:r>
    </w:p>
    <w:p w:rsidR="00000000" w:rsidDel="00000000" w:rsidP="00000000" w:rsidRDefault="00000000" w:rsidRPr="00000000" w14:paraId="00000080">
      <w:pPr>
        <w:pStyle w:val="Heading4"/>
        <w:numPr>
          <w:ilvl w:val="0"/>
          <w:numId w:val="6"/>
        </w:numPr>
        <w:ind w:left="360" w:hanging="360"/>
        <w:rPr/>
      </w:pPr>
      <w:r w:rsidDel="00000000" w:rsidR="00000000" w:rsidRPr="00000000">
        <w:rPr>
          <w:rtl w:val="0"/>
        </w:rPr>
        <w:t xml:space="preserve">That's why many teams like to use Maven for building and managing their Java-based projects</w:t>
      </w:r>
    </w:p>
    <w:p w:rsidR="00000000" w:rsidDel="00000000" w:rsidP="00000000" w:rsidRDefault="00000000" w:rsidRPr="00000000" w14:paraId="00000081">
      <w:pPr>
        <w:pStyle w:val="Heading4"/>
        <w:numPr>
          <w:ilvl w:val="0"/>
          <w:numId w:val="6"/>
        </w:numPr>
        <w:ind w:left="360" w:hanging="360"/>
        <w:rPr/>
      </w:pPr>
      <w:r w:rsidDel="00000000" w:rsidR="00000000" w:rsidRPr="00000000">
        <w:rPr>
          <w:rtl w:val="0"/>
        </w:rPr>
        <w:t xml:space="preserve">For a quick tutorial, see:</w:t>
        <w:br w:type="textWrapping"/>
      </w:r>
      <w:r w:rsidDel="00000000" w:rsidR="00000000" w:rsidRPr="00000000">
        <w:rPr>
          <w:rFonts w:ascii="Courier New" w:cs="Courier New" w:eastAsia="Courier New" w:hAnsi="Courier New"/>
          <w:b w:val="0"/>
          <w:sz w:val="32"/>
          <w:szCs w:val="32"/>
          <w:rtl w:val="0"/>
        </w:rPr>
        <w:t xml:space="preserve">https://maven.apache.org/guides/getting-started/maven-in-five-minutes.html</w:t>
      </w:r>
      <w:r w:rsidDel="00000000" w:rsidR="00000000" w:rsidRPr="00000000">
        <w:rPr>
          <w:rtl w:val="0"/>
        </w:rPr>
      </w:r>
    </w:p>
    <w:p w:rsidR="00000000" w:rsidDel="00000000" w:rsidP="00000000" w:rsidRDefault="00000000" w:rsidRPr="00000000" w14:paraId="00000082">
      <w:pPr>
        <w:pStyle w:val="Heading3"/>
        <w:tabs>
          <w:tab w:val="left" w:leader="none" w:pos="360"/>
          <w:tab w:val="left" w:leader="none" w:pos="720"/>
          <w:tab w:val="left" w:leader="none" w:pos="1080"/>
        </w:tabs>
        <w:rPr/>
      </w:pPr>
      <w:bookmarkStart w:colFirst="0" w:colLast="0" w:name="_heading=h.3dy6vkm" w:id="7"/>
      <w:bookmarkEnd w:id="7"/>
      <w:r w:rsidDel="00000000" w:rsidR="00000000" w:rsidRPr="00000000">
        <w:rPr>
          <w:rtl w:val="0"/>
        </w:rPr>
        <w:t xml:space="preserve">Installation of Maven</w:t>
      </w:r>
    </w:p>
    <w:p w:rsidR="00000000" w:rsidDel="00000000" w:rsidP="00000000" w:rsidRDefault="00000000" w:rsidRPr="00000000" w14:paraId="00000083">
      <w:pPr>
        <w:pStyle w:val="Heading4"/>
        <w:numPr>
          <w:ilvl w:val="0"/>
          <w:numId w:val="6"/>
        </w:numPr>
        <w:ind w:left="360" w:hanging="360"/>
        <w:rPr/>
      </w:pPr>
      <w:r w:rsidDel="00000000" w:rsidR="00000000" w:rsidRPr="00000000">
        <w:rPr>
          <w:rtl w:val="0"/>
        </w:rPr>
        <w:t xml:space="preserve">You can tell if Maven is installed on your machine by running the following command</w:t>
      </w:r>
    </w:p>
    <w:p w:rsidR="00000000" w:rsidDel="00000000" w:rsidP="00000000" w:rsidRDefault="00000000" w:rsidRPr="00000000" w14:paraId="0000008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mvn -v</w:t>
      </w:r>
    </w:p>
    <w:p w:rsidR="00000000" w:rsidDel="00000000" w:rsidP="00000000" w:rsidRDefault="00000000" w:rsidRPr="00000000" w14:paraId="00000086">
      <w:pPr>
        <w:pStyle w:val="Heading4"/>
        <w:numPr>
          <w:ilvl w:val="0"/>
          <w:numId w:val="6"/>
        </w:numPr>
        <w:ind w:left="360" w:hanging="360"/>
        <w:rPr/>
      </w:pPr>
      <w:r w:rsidDel="00000000" w:rsidR="00000000" w:rsidRPr="00000000">
        <w:rPr>
          <w:rtl w:val="0"/>
        </w:rPr>
        <w:t xml:space="preserve">If you are on a mac, you can first install Homebrew (a package manager for MacOS - </w:t>
      </w:r>
      <w:hyperlink r:id="rId14">
        <w:r w:rsidDel="00000000" w:rsidR="00000000" w:rsidRPr="00000000">
          <w:rPr>
            <w:color w:val="1155cc"/>
            <w:u w:val="single"/>
            <w:rtl w:val="0"/>
          </w:rPr>
          <w:t xml:space="preserve">https://brew.sh/</w:t>
        </w:r>
      </w:hyperlink>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numPr>
          <w:ilvl w:val="0"/>
          <w:numId w:val="6"/>
        </w:numPr>
        <w:rPr>
          <w:b w:val="1"/>
          <w:sz w:val="36"/>
          <w:szCs w:val="36"/>
        </w:rPr>
      </w:pPr>
      <w:bookmarkStart w:colFirst="0" w:colLast="0" w:name="_heading=h.qe6bd5byviw8" w:id="8"/>
      <w:bookmarkEnd w:id="8"/>
      <w:r w:rsidDel="00000000" w:rsidR="00000000" w:rsidRPr="00000000">
        <w:rPr>
          <w:rtl w:val="0"/>
        </w:rPr>
        <w:t xml:space="preserve">Then, you can install maven via Homebrew - just run `brew install maven` - per here: https://formulae.brew.sh/formula/maven</w:t>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numPr>
          <w:ilvl w:val="0"/>
          <w:numId w:val="6"/>
        </w:numPr>
        <w:ind w:left="360" w:hanging="360"/>
        <w:rPr/>
      </w:pPr>
      <w:r w:rsidDel="00000000" w:rsidR="00000000" w:rsidRPr="00000000">
        <w:rPr>
          <w:rtl w:val="0"/>
        </w:rPr>
        <w:t xml:space="preserve">For Windows users - </w:t>
      </w:r>
      <w:r w:rsidDel="00000000" w:rsidR="00000000" w:rsidRPr="00000000">
        <w:rPr>
          <w:rtl w:val="0"/>
        </w:rPr>
        <w:t xml:space="preserve">If it isn't already installed on your machine, visit </w:t>
      </w:r>
      <w:hyperlink r:id="rId15">
        <w:r w:rsidDel="00000000" w:rsidR="00000000" w:rsidRPr="00000000">
          <w:rPr>
            <w:color w:val="0000ff"/>
            <w:u w:val="none"/>
            <w:rtl w:val="0"/>
          </w:rPr>
          <w:t xml:space="preserve">https://maven.apache.org/download.cgi</w:t>
        </w:r>
      </w:hyperlink>
      <w:r w:rsidDel="00000000" w:rsidR="00000000" w:rsidRPr="00000000">
        <w:rPr>
          <w:rtl w:val="0"/>
        </w:rPr>
        <w:t xml:space="preserve"> and locate the files selection.</w:t>
      </w:r>
    </w:p>
    <w:p w:rsidR="00000000" w:rsidDel="00000000" w:rsidP="00000000" w:rsidRDefault="00000000" w:rsidRPr="00000000" w14:paraId="0000008E">
      <w:pPr>
        <w:pStyle w:val="Heading5"/>
        <w:numPr>
          <w:ilvl w:val="0"/>
          <w:numId w:val="4"/>
        </w:numPr>
        <w:tabs>
          <w:tab w:val="left" w:leader="none" w:pos="720"/>
        </w:tabs>
        <w:ind w:left="504" w:firstLine="0"/>
        <w:rPr/>
      </w:pPr>
      <w:r w:rsidDel="00000000" w:rsidR="00000000" w:rsidRPr="00000000">
        <w:rPr>
          <w:rtl w:val="0"/>
        </w:rPr>
        <w:t xml:space="preserve">Download apache-maven-3.8.3-bin.zip</w:t>
      </w:r>
    </w:p>
    <w:p w:rsidR="00000000" w:rsidDel="00000000" w:rsidP="00000000" w:rsidRDefault="00000000" w:rsidRPr="00000000" w14:paraId="0000008F">
      <w:pPr>
        <w:pStyle w:val="Heading5"/>
        <w:numPr>
          <w:ilvl w:val="0"/>
          <w:numId w:val="4"/>
        </w:numPr>
        <w:tabs>
          <w:tab w:val="left" w:leader="none" w:pos="720"/>
        </w:tabs>
        <w:ind w:left="504" w:firstLine="0"/>
        <w:rPr/>
      </w:pPr>
      <w:r w:rsidDel="00000000" w:rsidR="00000000" w:rsidRPr="00000000">
        <w:rPr>
          <w:rtl w:val="0"/>
        </w:rPr>
        <w:t xml:space="preserve">Ensure that you are downloading the binary version</w:t>
      </w:r>
    </w:p>
    <w:p w:rsidR="00000000" w:rsidDel="00000000" w:rsidP="00000000" w:rsidRDefault="00000000" w:rsidRPr="00000000" w14:paraId="00000090">
      <w:pPr>
        <w:pStyle w:val="Heading4"/>
        <w:jc w:val="center"/>
        <w:rPr/>
      </w:pPr>
      <w:r w:rsidDel="00000000" w:rsidR="00000000" w:rsidRPr="00000000">
        <w:rPr/>
        <w:drawing>
          <wp:inline distB="0" distT="0" distL="0" distR="0">
            <wp:extent cx="6400800" cy="1924050"/>
            <wp:effectExtent b="0" l="0" r="0" t="0"/>
            <wp:docPr descr="Graphical user interface, text, application, email&#10;&#10;Description automatically generated" id="150" name="image25.png"/>
            <a:graphic>
              <a:graphicData uri="http://schemas.openxmlformats.org/drawingml/2006/picture">
                <pic:pic>
                  <pic:nvPicPr>
                    <pic:cNvPr descr="Graphical user interface, text, application, email&#10;&#10;Description automatically generated" id="0" name="image25.png"/>
                    <pic:cNvPicPr preferRelativeResize="0"/>
                  </pic:nvPicPr>
                  <pic:blipFill>
                    <a:blip r:embed="rId16"/>
                    <a:srcRect b="0" l="0" r="0" t="0"/>
                    <a:stretch>
                      <a:fillRect/>
                    </a:stretch>
                  </pic:blipFill>
                  <pic:spPr>
                    <a:xfrm>
                      <a:off x="0" y="0"/>
                      <a:ext cx="6400800" cy="1924050"/>
                    </a:xfrm>
                    <a:prstGeom prst="rect"/>
                    <a:ln/>
                  </pic:spPr>
                </pic:pic>
              </a:graphicData>
            </a:graphic>
          </wp:inline>
        </w:drawing>
      </w:r>
      <w:r w:rsidDel="00000000" w:rsidR="00000000" w:rsidRPr="00000000">
        <w:rPr>
          <w:rtl w:val="0"/>
        </w:rPr>
      </w:r>
      <w:r w:rsidDel="00000000" w:rsidR="00000000" w:rsidRPr="00000000">
        <w:pict>
          <v:shape id="Ink 55" style="position:absolute;margin-left:81.05pt;margin-top:115.9pt;width:106.1pt;height:28.7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">
            <v:imagedata r:id="rId1" o:title=""/>
          </v:shape>
        </w:pict>
      </w:r>
    </w:p>
    <w:p w:rsidR="00000000" w:rsidDel="00000000" w:rsidP="00000000" w:rsidRDefault="00000000" w:rsidRPr="00000000" w14:paraId="00000091">
      <w:pPr>
        <w:pStyle w:val="Heading4"/>
        <w:numPr>
          <w:ilvl w:val="0"/>
          <w:numId w:val="6"/>
        </w:numPr>
        <w:ind w:left="360" w:hanging="360"/>
        <w:rPr/>
      </w:pPr>
      <w:r w:rsidDel="00000000" w:rsidR="00000000" w:rsidRPr="00000000">
        <w:rPr>
          <w:rtl w:val="0"/>
        </w:rPr>
        <w:t xml:space="preserve">Unzip to a location that is </w:t>
      </w:r>
      <w:r w:rsidDel="00000000" w:rsidR="00000000" w:rsidRPr="00000000">
        <w:rPr>
          <w:u w:val="single"/>
          <w:rtl w:val="0"/>
        </w:rPr>
        <w:t xml:space="preserve">not</w:t>
      </w:r>
      <w:r w:rsidDel="00000000" w:rsidR="00000000" w:rsidRPr="00000000">
        <w:rPr>
          <w:rtl w:val="0"/>
        </w:rPr>
        <w:t xml:space="preserve"> a project</w:t>
      </w:r>
    </w:p>
    <w:p w:rsidR="00000000" w:rsidDel="00000000" w:rsidP="00000000" w:rsidRDefault="00000000" w:rsidRPr="00000000" w14:paraId="00000092">
      <w:pPr>
        <w:pStyle w:val="Heading5"/>
        <w:numPr>
          <w:ilvl w:val="0"/>
          <w:numId w:val="4"/>
        </w:numPr>
        <w:tabs>
          <w:tab w:val="left" w:leader="none" w:pos="720"/>
        </w:tabs>
        <w:ind w:left="504" w:firstLine="0"/>
        <w:rPr/>
      </w:pPr>
      <w:r w:rsidDel="00000000" w:rsidR="00000000" w:rsidRPr="00000000">
        <w:rPr>
          <w:rtl w:val="0"/>
        </w:rPr>
        <w:t xml:space="preserve">For example:   </w:t>
      </w:r>
      <w:r w:rsidDel="00000000" w:rsidR="00000000" w:rsidRPr="00000000">
        <w:rPr>
          <w:rFonts w:ascii="Courier New" w:cs="Courier New" w:eastAsia="Courier New" w:hAnsi="Courier New"/>
          <w:rtl w:val="0"/>
        </w:rPr>
        <w:t xml:space="preserve">C:\Program Files\apache-maven-3.8.3</w:t>
      </w:r>
      <w:r w:rsidDel="00000000" w:rsidR="00000000" w:rsidRPr="00000000">
        <w:rPr>
          <w:rtl w:val="0"/>
        </w:rPr>
      </w:r>
    </w:p>
    <w:p w:rsidR="00000000" w:rsidDel="00000000" w:rsidP="00000000" w:rsidRDefault="00000000" w:rsidRPr="00000000" w14:paraId="00000093">
      <w:pPr>
        <w:pStyle w:val="Heading3"/>
        <w:tabs>
          <w:tab w:val="left" w:leader="none" w:pos="360"/>
          <w:tab w:val="left" w:leader="none" w:pos="720"/>
          <w:tab w:val="left" w:leader="none" w:pos="1080"/>
        </w:tabs>
        <w:rPr/>
      </w:pPr>
      <w:bookmarkStart w:colFirst="0" w:colLast="0" w:name="_heading=h.1t3h5sf" w:id="9"/>
      <w:bookmarkEnd w:id="9"/>
      <w:r w:rsidDel="00000000" w:rsidR="00000000" w:rsidRPr="00000000">
        <w:rPr>
          <w:rtl w:val="0"/>
        </w:rPr>
        <w:t xml:space="preserve">Setting up your Environment Variables</w:t>
      </w:r>
    </w:p>
    <w:p w:rsidR="00000000" w:rsidDel="00000000" w:rsidP="00000000" w:rsidRDefault="00000000" w:rsidRPr="00000000" w14:paraId="00000094">
      <w:pPr>
        <w:pStyle w:val="Heading4"/>
        <w:numPr>
          <w:ilvl w:val="0"/>
          <w:numId w:val="6"/>
        </w:numPr>
        <w:ind w:left="360" w:hanging="360"/>
        <w:rPr/>
      </w:pPr>
      <w:r w:rsidDel="00000000" w:rsidR="00000000" w:rsidRPr="00000000">
        <w:rPr>
          <w:rtl w:val="0"/>
        </w:rPr>
        <w:t xml:space="preserve">You will need to configure the environment</w:t>
      </w:r>
    </w:p>
    <w:p w:rsidR="00000000" w:rsidDel="00000000" w:rsidP="00000000" w:rsidRDefault="00000000" w:rsidRPr="00000000" w14:paraId="00000095">
      <w:pPr>
        <w:pStyle w:val="Heading5"/>
        <w:numPr>
          <w:ilvl w:val="0"/>
          <w:numId w:val="4"/>
        </w:numPr>
        <w:tabs>
          <w:tab w:val="left" w:leader="none" w:pos="720"/>
        </w:tabs>
        <w:ind w:left="504" w:firstLine="0"/>
        <w:rPr/>
      </w:pPr>
      <w:r w:rsidDel="00000000" w:rsidR="00000000" w:rsidRPr="00000000">
        <w:rPr>
          <w:rtl w:val="0"/>
        </w:rPr>
        <w:t xml:space="preserve">Create a </w:t>
      </w:r>
      <w:r w:rsidDel="00000000" w:rsidR="00000000" w:rsidRPr="00000000">
        <w:rPr>
          <w:rFonts w:ascii="Courier New" w:cs="Courier New" w:eastAsia="Courier New" w:hAnsi="Courier New"/>
          <w:rtl w:val="0"/>
        </w:rPr>
        <w:t xml:space="preserve">MAVEN_HOME</w:t>
      </w:r>
      <w:r w:rsidDel="00000000" w:rsidR="00000000" w:rsidRPr="00000000">
        <w:rPr>
          <w:rtl w:val="0"/>
        </w:rPr>
        <w:t xml:space="preserve"> environment variable that points to your install location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0" distT="0" distL="0" distR="0">
            <wp:extent cx="4554343" cy="4467593"/>
            <wp:effectExtent b="0" l="0" r="0" t="0"/>
            <wp:docPr descr="Graphical user interface, text, application, email&#10;&#10;Description automatically generated" id="149" name="image32.png"/>
            <a:graphic>
              <a:graphicData uri="http://schemas.openxmlformats.org/drawingml/2006/picture">
                <pic:pic>
                  <pic:nvPicPr>
                    <pic:cNvPr descr="Graphical user interface, text, application, email&#10;&#10;Description automatically generated" id="0" name="image32.png"/>
                    <pic:cNvPicPr preferRelativeResize="0"/>
                  </pic:nvPicPr>
                  <pic:blipFill>
                    <a:blip r:embed="rId17"/>
                    <a:srcRect b="0" l="0" r="0" t="0"/>
                    <a:stretch>
                      <a:fillRect/>
                    </a:stretch>
                  </pic:blipFill>
                  <pic:spPr>
                    <a:xfrm>
                      <a:off x="0" y="0"/>
                      <a:ext cx="4554343" cy="446759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pStyle w:val="Heading3"/>
        <w:tabs>
          <w:tab w:val="left" w:leader="none" w:pos="360"/>
          <w:tab w:val="left" w:leader="none" w:pos="720"/>
          <w:tab w:val="left" w:leader="none" w:pos="1080"/>
        </w:tabs>
        <w:rPr/>
      </w:pPr>
      <w:bookmarkStart w:colFirst="0" w:colLast="0" w:name="_heading=h.4d34og8" w:id="10"/>
      <w:bookmarkEnd w:id="10"/>
      <w:r w:rsidDel="00000000" w:rsidR="00000000" w:rsidRPr="00000000">
        <w:rPr>
          <w:rtl w:val="0"/>
        </w:rPr>
        <w:t xml:space="preserve">Setting up your Environment Variables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09A">
      <w:pPr>
        <w:pStyle w:val="Heading5"/>
        <w:numPr>
          <w:ilvl w:val="0"/>
          <w:numId w:val="4"/>
        </w:numPr>
        <w:tabs>
          <w:tab w:val="left" w:leader="none" w:pos="720"/>
        </w:tabs>
        <w:ind w:left="504" w:firstLine="0"/>
        <w:rPr/>
      </w:pPr>
      <w:r w:rsidDel="00000000" w:rsidR="00000000" w:rsidRPr="00000000">
        <w:rPr>
          <w:rtl w:val="0"/>
        </w:rPr>
        <w:t xml:space="preserve">Edit the PATH environment variable and add:</w:t>
      </w:r>
    </w:p>
    <w:p w:rsidR="00000000" w:rsidDel="00000000" w:rsidP="00000000" w:rsidRDefault="00000000" w:rsidRPr="00000000" w14:paraId="0000009B">
      <w:pPr>
        <w:pStyle w:val="Heading6"/>
        <w:tabs>
          <w:tab w:val="left" w:leader="none" w:pos="936"/>
        </w:tabs>
        <w:ind w:left="936" w:firstLine="720"/>
        <w:rPr/>
      </w:pPr>
      <w:r w:rsidDel="00000000" w:rsidR="00000000" w:rsidRPr="00000000">
        <w:rPr>
          <w:rFonts w:ascii="Courier New" w:cs="Courier New" w:eastAsia="Courier New" w:hAnsi="Courier New"/>
          <w:rtl w:val="0"/>
        </w:rPr>
        <w:t xml:space="preserve">%MAVEN_HOME%\bin</w:t>
      </w:r>
      <w:r w:rsidDel="00000000" w:rsidR="00000000" w:rsidRPr="00000000">
        <w:rPr>
          <w:rtl w:val="0"/>
        </w:rPr>
        <w:t xml:space="preserve"> directory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0" distT="0" distL="0" distR="0">
            <wp:extent cx="3827951" cy="4055807"/>
            <wp:effectExtent b="0" l="0" r="0" t="0"/>
            <wp:docPr descr="Graphical user interface, application&#10;&#10;Description automatically generated" id="153" name="image44.png"/>
            <a:graphic>
              <a:graphicData uri="http://schemas.openxmlformats.org/drawingml/2006/picture">
                <pic:pic>
                  <pic:nvPicPr>
                    <pic:cNvPr descr="Graphical user interface, application&#10;&#10;Description automatically generated" id="0" name="image44.png"/>
                    <pic:cNvPicPr preferRelativeResize="0"/>
                  </pic:nvPicPr>
                  <pic:blipFill>
                    <a:blip r:embed="rId18"/>
                    <a:srcRect b="0" l="0" r="0" t="0"/>
                    <a:stretch>
                      <a:fillRect/>
                    </a:stretch>
                  </pic:blipFill>
                  <pic:spPr>
                    <a:xfrm>
                      <a:off x="0" y="0"/>
                      <a:ext cx="3827951" cy="405580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numPr>
          <w:ilvl w:val="0"/>
          <w:numId w:val="6"/>
        </w:numPr>
        <w:ind w:left="360" w:hanging="360"/>
        <w:rPr/>
      </w:pPr>
      <w:r w:rsidDel="00000000" w:rsidR="00000000" w:rsidRPr="00000000">
        <w:rPr>
          <w:rtl w:val="0"/>
        </w:rPr>
        <w:t xml:space="preserve">In a new terminal window, check to ensure it is installed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sectPr>
          <w:footerReference r:id="rId19" w:type="default"/>
          <w:type w:val="nextPage"/>
          <w:pgSz w:h="15840" w:w="12240" w:orient="portrait"/>
          <w:pgMar w:bottom="720" w:top="720" w:left="1080" w:right="1080" w:header="0" w:footer="346"/>
        </w:sectPr>
      </w:pPr>
      <w:r w:rsidDel="00000000" w:rsidR="00000000" w:rsidRPr="00000000">
        <w:rPr/>
        <w:drawing>
          <wp:inline distB="0" distT="0" distL="0" distR="0">
            <wp:extent cx="6400800" cy="1505585"/>
            <wp:effectExtent b="0" l="0" r="0" t="0"/>
            <wp:docPr descr="Text&#10;&#10;Description automatically generated" id="151" name="image28.png"/>
            <a:graphic>
              <a:graphicData uri="http://schemas.openxmlformats.org/drawingml/2006/picture">
                <pic:pic>
                  <pic:nvPicPr>
                    <pic:cNvPr descr="Text&#10;&#10;Description automatically generated" id="0" name="image28.png"/>
                    <pic:cNvPicPr preferRelativeResize="0"/>
                  </pic:nvPicPr>
                  <pic:blipFill>
                    <a:blip r:embed="rId20"/>
                    <a:srcRect b="0" l="0" r="0" t="0"/>
                    <a:stretch>
                      <a:fillRect/>
                    </a:stretch>
                  </pic:blipFill>
                  <pic:spPr>
                    <a:xfrm>
                      <a:off x="0" y="0"/>
                      <a:ext cx="6400800" cy="150558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numPr>
          <w:ilvl w:val="1"/>
          <w:numId w:val="8"/>
        </w:numPr>
        <w:ind w:left="0" w:firstLine="0"/>
        <w:rPr/>
      </w:pPr>
      <w:bookmarkStart w:colFirst="0" w:colLast="0" w:name="_heading=h.2s8eyo1" w:id="11"/>
      <w:bookmarkEnd w:id="11"/>
      <w:r w:rsidDel="00000000" w:rsidR="00000000" w:rsidRPr="00000000">
        <w:rPr>
          <w:rtl w:val="0"/>
        </w:rPr>
        <w:br w:type="textWrapping"/>
        <w:br w:type="textWrapping"/>
        <w:br w:type="textWrapping"/>
        <w:br w:type="textWrapping"/>
        <w:t xml:space="preserve">Creating a Project with Maven</w:t>
      </w:r>
    </w:p>
    <w:p w:rsidR="00000000" w:rsidDel="00000000" w:rsidP="00000000" w:rsidRDefault="00000000" w:rsidRPr="00000000" w14:paraId="000000A3">
      <w:pPr>
        <w:pStyle w:val="Heading3"/>
        <w:tabs>
          <w:tab w:val="left" w:leader="none" w:pos="360"/>
          <w:tab w:val="left" w:leader="none" w:pos="720"/>
          <w:tab w:val="left" w:leader="none" w:pos="1080"/>
        </w:tabs>
        <w:rPr/>
      </w:pPr>
      <w:bookmarkStart w:colFirst="0" w:colLast="0" w:name="_heading=h.17dp8vu" w:id="12"/>
      <w:bookmarkEnd w:id="12"/>
      <w:r w:rsidDel="00000000" w:rsidR="00000000" w:rsidRPr="00000000">
        <w:rPr>
          <w:rtl w:val="0"/>
        </w:rPr>
        <w:t xml:space="preserve">Creating a Maven Project</w:t>
      </w:r>
    </w:p>
    <w:p w:rsidR="00000000" w:rsidDel="00000000" w:rsidP="00000000" w:rsidRDefault="00000000" w:rsidRPr="00000000" w14:paraId="000000A4">
      <w:pPr>
        <w:pStyle w:val="Heading4"/>
        <w:numPr>
          <w:ilvl w:val="0"/>
          <w:numId w:val="6"/>
        </w:numPr>
        <w:ind w:left="360" w:hanging="360"/>
        <w:rPr/>
      </w:pPr>
      <w:r w:rsidDel="00000000" w:rsidR="00000000" w:rsidRPr="00000000">
        <w:rPr>
          <w:rtl w:val="0"/>
        </w:rPr>
        <w:t xml:space="preserve">Maven can be used to scaffold (create) starter applications</w:t>
      </w:r>
    </w:p>
    <w:p w:rsidR="00000000" w:rsidDel="00000000" w:rsidP="00000000" w:rsidRDefault="00000000" w:rsidRPr="00000000" w14:paraId="000000A5">
      <w:pPr>
        <w:pStyle w:val="Heading5"/>
        <w:numPr>
          <w:ilvl w:val="0"/>
          <w:numId w:val="4"/>
        </w:numPr>
        <w:tabs>
          <w:tab w:val="left" w:leader="none" w:pos="720"/>
        </w:tabs>
        <w:ind w:left="504" w:firstLine="0"/>
        <w:rPr/>
      </w:pPr>
      <w:r w:rsidDel="00000000" w:rsidR="00000000" w:rsidRPr="00000000">
        <w:rPr>
          <w:rtl w:val="0"/>
        </w:rPr>
        <w:t xml:space="preserve">You can choose from many different types of applications</w:t>
      </w:r>
    </w:p>
    <w:p w:rsidR="00000000" w:rsidDel="00000000" w:rsidP="00000000" w:rsidRDefault="00000000" w:rsidRPr="00000000" w14:paraId="000000A6">
      <w:pPr>
        <w:pStyle w:val="Heading4"/>
        <w:numPr>
          <w:ilvl w:val="0"/>
          <w:numId w:val="6"/>
        </w:numPr>
        <w:ind w:left="360" w:hanging="360"/>
        <w:rPr/>
      </w:pPr>
      <w:r w:rsidDel="00000000" w:rsidR="00000000" w:rsidRPr="00000000">
        <w:rPr>
          <w:rtl w:val="0"/>
        </w:rPr>
        <w:t xml:space="preserve">Under the hood, Maven uses the archetype plugin for this</w:t>
      </w:r>
    </w:p>
    <w:p w:rsidR="00000000" w:rsidDel="00000000" w:rsidP="00000000" w:rsidRDefault="00000000" w:rsidRPr="00000000" w14:paraId="000000A7">
      <w:pPr>
        <w:pStyle w:val="Heading5"/>
        <w:numPr>
          <w:ilvl w:val="0"/>
          <w:numId w:val="4"/>
        </w:numPr>
        <w:tabs>
          <w:tab w:val="left" w:leader="none" w:pos="720"/>
        </w:tabs>
        <w:ind w:left="504" w:firstLine="0"/>
        <w:rPr/>
      </w:pPr>
      <w:r w:rsidDel="00000000" w:rsidR="00000000" w:rsidRPr="00000000">
        <w:rPr>
          <w:rtl w:val="0"/>
        </w:rPr>
        <w:t xml:space="preserve">Archetype uses the term prototypes to describe the many types of Java related projects it can build</w:t>
      </w:r>
    </w:p>
    <w:p w:rsidR="00000000" w:rsidDel="00000000" w:rsidP="00000000" w:rsidRDefault="00000000" w:rsidRPr="00000000" w14:paraId="000000A8">
      <w:pPr>
        <w:pStyle w:val="Heading5"/>
        <w:numPr>
          <w:ilvl w:val="0"/>
          <w:numId w:val="4"/>
        </w:numPr>
        <w:tabs>
          <w:tab w:val="left" w:leader="none" w:pos="720"/>
        </w:tabs>
        <w:ind w:left="504" w:firstLine="0"/>
      </w:pPr>
      <w:bookmarkStart w:colFirst="0" w:colLast="0" w:name="_heading=h.v5nyakjbg03b" w:id="13"/>
      <w:bookmarkEnd w:id="13"/>
      <w:r w:rsidDel="00000000" w:rsidR="00000000" w:rsidRPr="00000000">
        <w:rPr>
          <w:rtl w:val="0"/>
        </w:rPr>
        <w:t xml:space="preserve">Aside: archetype means the original pattern or model from which something is developed or made</w:t>
      </w:r>
    </w:p>
    <w:p w:rsidR="00000000" w:rsidDel="00000000" w:rsidP="00000000" w:rsidRDefault="00000000" w:rsidRPr="00000000" w14:paraId="000000A9">
      <w:pPr>
        <w:tabs>
          <w:tab w:val="left" w:leader="none" w:pos="720"/>
        </w:tabs>
        <w:ind w:left="504" w:firstLine="0"/>
        <w:rPr/>
      </w:pPr>
      <w:r w:rsidDel="00000000" w:rsidR="00000000" w:rsidRPr="00000000">
        <w:rPr>
          <w:rtl w:val="0"/>
        </w:rPr>
      </w:r>
    </w:p>
    <w:p w:rsidR="00000000" w:rsidDel="00000000" w:rsidP="00000000" w:rsidRDefault="00000000" w:rsidRPr="00000000" w14:paraId="000000AA">
      <w:pPr>
        <w:pStyle w:val="Heading4"/>
        <w:numPr>
          <w:ilvl w:val="0"/>
          <w:numId w:val="6"/>
        </w:numPr>
        <w:ind w:left="360" w:hanging="360"/>
        <w:rPr/>
      </w:pPr>
      <w:r w:rsidDel="00000000" w:rsidR="00000000" w:rsidRPr="00000000">
        <w:rPr>
          <w:rtl w:val="0"/>
        </w:rPr>
        <w:t xml:space="preserve">Archetype will create the project structure and all needed starter files based on project type</w:t>
      </w:r>
    </w:p>
    <w:p w:rsidR="00000000" w:rsidDel="00000000" w:rsidP="00000000" w:rsidRDefault="00000000" w:rsidRPr="00000000" w14:paraId="000000AB">
      <w:pPr>
        <w:pStyle w:val="Heading4"/>
        <w:numPr>
          <w:ilvl w:val="0"/>
          <w:numId w:val="6"/>
        </w:numPr>
        <w:ind w:left="360" w:hanging="360"/>
        <w:rPr/>
      </w:pPr>
      <w:r w:rsidDel="00000000" w:rsidR="00000000" w:rsidRPr="00000000">
        <w:rPr>
          <w:rtl w:val="0"/>
        </w:rPr>
        <w:t xml:space="preserve">To use it, bring up a terminal window in the folder that you want to contain the project</w:t>
      </w:r>
    </w:p>
    <w:p w:rsidR="00000000" w:rsidDel="00000000" w:rsidP="00000000" w:rsidRDefault="00000000" w:rsidRPr="00000000" w14:paraId="000000AC">
      <w:pPr>
        <w:pStyle w:val="Heading5"/>
        <w:numPr>
          <w:ilvl w:val="0"/>
          <w:numId w:val="4"/>
        </w:numPr>
        <w:tabs>
          <w:tab w:val="left" w:leader="none" w:pos="720"/>
        </w:tabs>
        <w:ind w:left="504" w:firstLine="0"/>
        <w:rPr/>
      </w:pPr>
      <w:r w:rsidDel="00000000" w:rsidR="00000000" w:rsidRPr="00000000">
        <w:rPr>
          <w:rtl w:val="0"/>
        </w:rPr>
        <w:t xml:space="preserve">Enter the command below</w:t>
      </w:r>
    </w:p>
    <w:p w:rsidR="00000000" w:rsidDel="00000000" w:rsidP="00000000" w:rsidRDefault="00000000" w:rsidRPr="00000000" w14:paraId="000000A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mvn archetype:generate</w:t>
      </w:r>
    </w:p>
    <w:p w:rsidR="00000000" w:rsidDel="00000000" w:rsidP="00000000" w:rsidRDefault="00000000" w:rsidRPr="00000000" w14:paraId="000000AF">
      <w:pPr>
        <w:pStyle w:val="Heading4"/>
        <w:numPr>
          <w:ilvl w:val="0"/>
          <w:numId w:val="6"/>
        </w:numPr>
        <w:ind w:left="360" w:hanging="360"/>
        <w:rPr/>
      </w:pPr>
      <w:r w:rsidDel="00000000" w:rsidR="00000000" w:rsidRPr="00000000">
        <w:rPr>
          <w:rtl w:val="0"/>
        </w:rPr>
        <w:t xml:space="preserve">Once you type the command, lots of text will scroll by tracing what is happening under the hood</w:t>
      </w:r>
    </w:p>
    <w:p w:rsidR="00000000" w:rsidDel="00000000" w:rsidP="00000000" w:rsidRDefault="00000000" w:rsidRPr="00000000" w14:paraId="000000B0">
      <w:pPr>
        <w:pStyle w:val="Heading5"/>
        <w:numPr>
          <w:ilvl w:val="0"/>
          <w:numId w:val="4"/>
        </w:numPr>
        <w:tabs>
          <w:tab w:val="left" w:leader="none" w:pos="720"/>
        </w:tabs>
        <w:ind w:left="504" w:firstLine="0"/>
        <w:rPr/>
      </w:pPr>
      <w:r w:rsidDel="00000000" w:rsidR="00000000" w:rsidRPr="00000000">
        <w:rPr>
          <w:rtl w:val="0"/>
        </w:rPr>
        <w:t xml:space="preserve">At some point, it will prompt you for what type of project you want it to create</w:t>
      </w:r>
    </w:p>
    <w:p w:rsidR="00000000" w:rsidDel="00000000" w:rsidP="00000000" w:rsidRDefault="00000000" w:rsidRPr="00000000" w14:paraId="000000B1">
      <w:pPr>
        <w:pStyle w:val="Heading5"/>
        <w:numPr>
          <w:ilvl w:val="0"/>
          <w:numId w:val="4"/>
        </w:numPr>
        <w:tabs>
          <w:tab w:val="left" w:leader="none" w:pos="720"/>
        </w:tabs>
        <w:ind w:left="504" w:firstLine="0"/>
        <w:rPr/>
      </w:pPr>
      <w:r w:rsidDel="00000000" w:rsidR="00000000" w:rsidRPr="00000000">
        <w:rPr>
          <w:rtl w:val="0"/>
        </w:rPr>
        <w:t xml:space="preserve">Select number (ex: 2110) of archetype you wish to use (see next page)</w:t>
      </w:r>
    </w:p>
    <w:p w:rsidR="00000000" w:rsidDel="00000000" w:rsidP="00000000" w:rsidRDefault="00000000" w:rsidRPr="00000000" w14:paraId="000000B2">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0B3">
      <w:pPr>
        <w:pStyle w:val="Heading3"/>
        <w:tabs>
          <w:tab w:val="left" w:leader="none" w:pos="360"/>
          <w:tab w:val="left" w:leader="none" w:pos="720"/>
          <w:tab w:val="left" w:leader="none" w:pos="1080"/>
        </w:tabs>
        <w:rPr/>
      </w:pPr>
      <w:bookmarkStart w:colFirst="0" w:colLast="0" w:name="_heading=h.3rdcrjn" w:id="14"/>
      <w:bookmarkEnd w:id="14"/>
      <w:r w:rsidDel="00000000" w:rsidR="00000000" w:rsidRPr="00000000">
        <w:rPr>
          <w:rtl w:val="0"/>
        </w:rPr>
        <w:t xml:space="preserve">Selecting the Archetype</w:t>
      </w:r>
    </w:p>
    <w:p w:rsidR="00000000" w:rsidDel="00000000" w:rsidP="00000000" w:rsidRDefault="00000000" w:rsidRPr="00000000" w14:paraId="000000B4">
      <w:pPr>
        <w:pStyle w:val="Heading4"/>
        <w:numPr>
          <w:ilvl w:val="0"/>
          <w:numId w:val="6"/>
        </w:numPr>
        <w:ind w:left="360" w:hanging="360"/>
        <w:rPr/>
      </w:pPr>
      <w:r w:rsidDel="00000000" w:rsidR="00000000" w:rsidRPr="00000000">
        <w:rPr>
          <w:rtl w:val="0"/>
        </w:rPr>
        <w:t xml:space="preserve">In the following, 2110, points to the quickstart project and simple and effective project. </w:t>
      </w:r>
    </w:p>
    <w:p w:rsidR="00000000" w:rsidDel="00000000" w:rsidP="00000000" w:rsidRDefault="00000000" w:rsidRPr="00000000" w14:paraId="000000B5">
      <w:pPr>
        <w:pStyle w:val="Heading5"/>
        <w:numPr>
          <w:ilvl w:val="0"/>
          <w:numId w:val="4"/>
        </w:numPr>
        <w:tabs>
          <w:tab w:val="left" w:leader="none" w:pos="720"/>
        </w:tabs>
        <w:ind w:left="504" w:firstLine="0"/>
        <w:rPr/>
      </w:pPr>
      <w:r w:rsidDel="00000000" w:rsidR="00000000" w:rsidRPr="00000000">
        <w:rPr>
          <w:rtl w:val="0"/>
        </w:rPr>
        <w:t xml:space="preserve">Scroll thru the list above the prompt to see all the hundreds of types of available projects</w:t>
      </w:r>
    </w:p>
    <w:p w:rsidR="00000000" w:rsidDel="00000000" w:rsidP="00000000" w:rsidRDefault="00000000" w:rsidRPr="00000000" w14:paraId="000000B6">
      <w:pPr>
        <w:pStyle w:val="Heading5"/>
        <w:numPr>
          <w:ilvl w:val="0"/>
          <w:numId w:val="4"/>
        </w:numPr>
        <w:tabs>
          <w:tab w:val="left" w:leader="none" w:pos="720"/>
        </w:tabs>
        <w:ind w:left="504" w:firstLine="0"/>
        <w:rPr/>
      </w:pPr>
      <w:r w:rsidDel="00000000" w:rsidR="00000000" w:rsidRPr="00000000">
        <w:rPr>
          <w:rtl w:val="0"/>
        </w:rPr>
        <w:t xml:space="preserve">It will suggest 2110 (a Java application)</w:t>
      </w:r>
    </w:p>
    <w:p w:rsidR="00000000" w:rsidDel="00000000" w:rsidP="00000000" w:rsidRDefault="00000000" w:rsidRPr="00000000" w14:paraId="000000B7">
      <w:pPr>
        <w:pStyle w:val="Heading5"/>
        <w:numPr>
          <w:ilvl w:val="0"/>
          <w:numId w:val="4"/>
        </w:numPr>
        <w:tabs>
          <w:tab w:val="left" w:leader="none" w:pos="720"/>
        </w:tabs>
        <w:ind w:left="504" w:firstLine="0"/>
        <w:rPr/>
      </w:pPr>
      <w:r w:rsidDel="00000000" w:rsidR="00000000" w:rsidRPr="00000000">
        <w:rPr>
          <w:rtl w:val="0"/>
        </w:rPr>
        <w:t xml:space="preserve">By hitting enter, you will select the quickstart project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rPr>
        <w:drawing>
          <wp:inline distB="114300" distT="114300" distL="114300" distR="114300">
            <wp:extent cx="6400800" cy="2120900"/>
            <wp:effectExtent b="0" l="0" r="0" t="0"/>
            <wp:docPr id="162"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tabs>
          <w:tab w:val="left" w:leader="none" w:pos="360"/>
          <w:tab w:val="left" w:leader="none" w:pos="720"/>
          <w:tab w:val="left" w:leader="none" w:pos="1080"/>
        </w:tabs>
        <w:rPr/>
      </w:pPr>
      <w:bookmarkStart w:colFirst="0" w:colLast="0" w:name="_heading=h.26in1rg" w:id="15"/>
      <w:bookmarkEnd w:id="15"/>
      <w:r w:rsidDel="00000000" w:rsidR="00000000" w:rsidRPr="00000000">
        <w:rPr>
          <w:rtl w:val="0"/>
        </w:rPr>
        <w:t xml:space="preserve">Creating the Archetype</w:t>
      </w:r>
    </w:p>
    <w:p w:rsidR="00000000" w:rsidDel="00000000" w:rsidP="00000000" w:rsidRDefault="00000000" w:rsidRPr="00000000" w14:paraId="000000BB">
      <w:pPr>
        <w:pStyle w:val="Heading4"/>
        <w:numPr>
          <w:ilvl w:val="0"/>
          <w:numId w:val="6"/>
        </w:numPr>
        <w:ind w:left="360" w:hanging="360"/>
        <w:rPr/>
      </w:pPr>
      <w:r w:rsidDel="00000000" w:rsidR="00000000" w:rsidRPr="00000000">
        <w:rPr>
          <w:rtl w:val="0"/>
        </w:rPr>
        <w:t xml:space="preserve">It will suggest multiple versions of the archetype</w:t>
      </w:r>
    </w:p>
    <w:p w:rsidR="00000000" w:rsidDel="00000000" w:rsidP="00000000" w:rsidRDefault="00000000" w:rsidRPr="00000000" w14:paraId="000000BC">
      <w:pPr>
        <w:pStyle w:val="Heading5"/>
        <w:numPr>
          <w:ilvl w:val="0"/>
          <w:numId w:val="4"/>
        </w:numPr>
        <w:tabs>
          <w:tab w:val="left" w:leader="none" w:pos="720"/>
        </w:tabs>
        <w:ind w:left="504" w:firstLine="0"/>
        <w:rPr/>
      </w:pPr>
      <w:r w:rsidDel="00000000" w:rsidR="00000000" w:rsidRPr="00000000">
        <w:rPr>
          <w:rtl w:val="0"/>
        </w:rPr>
        <w:t xml:space="preserve">Typically, you will select the latest (ex: 1.4)</w:t>
      </w:r>
    </w:p>
    <w:p w:rsidR="00000000" w:rsidDel="00000000" w:rsidP="00000000" w:rsidRDefault="00000000" w:rsidRPr="00000000" w14:paraId="000000BD">
      <w:pPr>
        <w:pStyle w:val="Heading5"/>
        <w:numPr>
          <w:ilvl w:val="0"/>
          <w:numId w:val="4"/>
        </w:numPr>
        <w:tabs>
          <w:tab w:val="left" w:leader="none" w:pos="720"/>
        </w:tabs>
        <w:ind w:left="504" w:firstLine="0"/>
        <w:rPr/>
      </w:pPr>
      <w:r w:rsidDel="00000000" w:rsidR="00000000" w:rsidRPr="00000000">
        <w:rPr>
          <w:rtl w:val="0"/>
        </w:rPr>
        <w:t xml:space="preserve">Hit the Enter key to select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114300" distT="114300" distL="114300" distR="114300">
            <wp:extent cx="6400800" cy="1409700"/>
            <wp:effectExtent b="0" l="0" r="0" t="0"/>
            <wp:docPr id="14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64008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4"/>
        <w:numPr>
          <w:ilvl w:val="0"/>
          <w:numId w:val="6"/>
        </w:numPr>
        <w:ind w:left="360" w:hanging="360"/>
        <w:rPr/>
      </w:pPr>
      <w:r w:rsidDel="00000000" w:rsidR="00000000" w:rsidRPr="00000000">
        <w:rPr>
          <w:rtl w:val="0"/>
        </w:rPr>
        <w:t xml:space="preserve">Enter a GroupID</w:t>
      </w:r>
    </w:p>
    <w:p w:rsidR="00000000" w:rsidDel="00000000" w:rsidP="00000000" w:rsidRDefault="00000000" w:rsidRPr="00000000" w14:paraId="000000C1">
      <w:pPr>
        <w:pStyle w:val="Heading5"/>
        <w:numPr>
          <w:ilvl w:val="0"/>
          <w:numId w:val="4"/>
        </w:numPr>
        <w:tabs>
          <w:tab w:val="left" w:leader="none" w:pos="720"/>
        </w:tabs>
        <w:ind w:left="504" w:firstLine="0"/>
        <w:rPr/>
      </w:pPr>
      <w:r w:rsidDel="00000000" w:rsidR="00000000" w:rsidRPr="00000000">
        <w:rPr>
          <w:rtl w:val="0"/>
        </w:rPr>
        <w:t xml:space="preserve">Group ID is typically a reverse domain name - you can use com.intuit.  The group ID is a unique identifier for the organization or group that created the project - for example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6400800" cy="749300"/>
            <wp:effectExtent b="0" l="0" r="0" t="0"/>
            <wp:docPr id="15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64008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tabs>
          <w:tab w:val="left" w:leader="none" w:pos="360"/>
          <w:tab w:val="left" w:leader="none" w:pos="720"/>
          <w:tab w:val="left" w:leader="none" w:pos="1080"/>
        </w:tabs>
        <w:rPr/>
      </w:pPr>
      <w:bookmarkStart w:colFirst="0" w:colLast="0" w:name="_heading=h.lnxbz9" w:id="16"/>
      <w:bookmarkEnd w:id="16"/>
      <w:r w:rsidDel="00000000" w:rsidR="00000000" w:rsidRPr="00000000">
        <w:rPr>
          <w:rtl w:val="0"/>
        </w:rPr>
        <w:t xml:space="preserve">Creating the Archetype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0C5">
      <w:pPr>
        <w:pStyle w:val="Heading4"/>
        <w:numPr>
          <w:ilvl w:val="0"/>
          <w:numId w:val="6"/>
        </w:numPr>
        <w:ind w:left="360" w:hanging="360"/>
        <w:rPr/>
      </w:pPr>
      <w:r w:rsidDel="00000000" w:rsidR="00000000" w:rsidRPr="00000000">
        <w:rPr>
          <w:rtl w:val="0"/>
        </w:rPr>
        <w:t xml:space="preserve">Enter an ArtifactID </w:t>
      </w:r>
    </w:p>
    <w:p w:rsidR="00000000" w:rsidDel="00000000" w:rsidP="00000000" w:rsidRDefault="00000000" w:rsidRPr="00000000" w14:paraId="000000C6">
      <w:pPr>
        <w:pStyle w:val="Heading5"/>
        <w:numPr>
          <w:ilvl w:val="0"/>
          <w:numId w:val="4"/>
        </w:numPr>
        <w:tabs>
          <w:tab w:val="left" w:leader="none" w:pos="720"/>
        </w:tabs>
        <w:ind w:left="504" w:firstLine="0"/>
        <w:rPr/>
      </w:pPr>
      <w:r w:rsidDel="00000000" w:rsidR="00000000" w:rsidRPr="00000000">
        <w:rPr>
          <w:rtl w:val="0"/>
        </w:rPr>
        <w:t xml:space="preserve">It is the name of the project - you can call it maven-demo</w:t>
      </w:r>
    </w:p>
    <w:p w:rsidR="00000000" w:rsidDel="00000000" w:rsidP="00000000" w:rsidRDefault="00000000" w:rsidRPr="00000000" w14:paraId="000000C7">
      <w:pPr>
        <w:tabs>
          <w:tab w:val="left" w:leader="none" w:pos="720"/>
        </w:tabs>
        <w:ind w:left="504"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114300" distT="114300" distL="114300" distR="114300">
            <wp:extent cx="6400800" cy="673100"/>
            <wp:effectExtent b="0" l="0" r="0" t="0"/>
            <wp:docPr id="12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4008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numPr>
          <w:ilvl w:val="0"/>
          <w:numId w:val="6"/>
        </w:numPr>
        <w:ind w:left="360" w:hanging="360"/>
        <w:rPr/>
      </w:pPr>
      <w:r w:rsidDel="00000000" w:rsidR="00000000" w:rsidRPr="00000000">
        <w:rPr>
          <w:rtl w:val="0"/>
        </w:rPr>
        <w:t xml:space="preserve">Version allows you to specify a version of the software. </w:t>
      </w:r>
    </w:p>
    <w:p w:rsidR="00000000" w:rsidDel="00000000" w:rsidP="00000000" w:rsidRDefault="00000000" w:rsidRPr="00000000" w14:paraId="000000CB">
      <w:pPr>
        <w:pStyle w:val="Heading5"/>
        <w:numPr>
          <w:ilvl w:val="0"/>
          <w:numId w:val="4"/>
        </w:numPr>
        <w:tabs>
          <w:tab w:val="left" w:leader="none" w:pos="720"/>
        </w:tabs>
        <w:ind w:left="504" w:firstLine="0"/>
        <w:rPr/>
      </w:pPr>
      <w:r w:rsidDel="00000000" w:rsidR="00000000" w:rsidRPr="00000000">
        <w:rPr>
          <w:rtl w:val="0"/>
        </w:rPr>
        <w:t xml:space="preserve">If the version has a “-SNAPSHOT” suffix, it means it is currently under development</w:t>
      </w:r>
    </w:p>
    <w:p w:rsidR="00000000" w:rsidDel="00000000" w:rsidP="00000000" w:rsidRDefault="00000000" w:rsidRPr="00000000" w14:paraId="000000CC">
      <w:pPr>
        <w:pStyle w:val="Heading5"/>
        <w:numPr>
          <w:ilvl w:val="0"/>
          <w:numId w:val="4"/>
        </w:numPr>
        <w:tabs>
          <w:tab w:val="left" w:leader="none" w:pos="720"/>
        </w:tabs>
        <w:ind w:left="504" w:firstLine="0"/>
        <w:rPr/>
      </w:pPr>
      <w:r w:rsidDel="00000000" w:rsidR="00000000" w:rsidRPr="00000000">
        <w:rPr>
          <w:rtl w:val="0"/>
        </w:rPr>
        <w:t xml:space="preserve">Any other value will represent that it is a release or production ready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drawing>
          <wp:inline distB="0" distT="0" distL="0" distR="0">
            <wp:extent cx="6227038" cy="2276983"/>
            <wp:effectExtent b="0" l="0" r="0" t="0"/>
            <wp:docPr descr="Text&#10;&#10;Description automatically generated" id="156" name="image42.png"/>
            <a:graphic>
              <a:graphicData uri="http://schemas.openxmlformats.org/drawingml/2006/picture">
                <pic:pic>
                  <pic:nvPicPr>
                    <pic:cNvPr descr="Text&#10;&#10;Description automatically generated" id="0" name="image42.png"/>
                    <pic:cNvPicPr preferRelativeResize="0"/>
                  </pic:nvPicPr>
                  <pic:blipFill>
                    <a:blip r:embed="rId25"/>
                    <a:srcRect b="0" l="0" r="0" t="0"/>
                    <a:stretch>
                      <a:fillRect/>
                    </a:stretch>
                  </pic:blipFill>
                  <pic:spPr>
                    <a:xfrm>
                      <a:off x="0" y="0"/>
                      <a:ext cx="6227038" cy="227698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tabs>
          <w:tab w:val="left" w:leader="none" w:pos="360"/>
          <w:tab w:val="left" w:leader="none" w:pos="720"/>
          <w:tab w:val="left" w:leader="none" w:pos="1080"/>
        </w:tabs>
        <w:rPr/>
      </w:pPr>
      <w:bookmarkStart w:colFirst="0" w:colLast="0" w:name="_heading=h.35nkun2" w:id="17"/>
      <w:bookmarkEnd w:id="17"/>
      <w:r w:rsidDel="00000000" w:rsidR="00000000" w:rsidRPr="00000000">
        <w:rPr>
          <w:rtl w:val="0"/>
        </w:rPr>
        <w:t xml:space="preserve">Creating the Archetype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0D0">
      <w:pPr>
        <w:pStyle w:val="Heading4"/>
        <w:numPr>
          <w:ilvl w:val="0"/>
          <w:numId w:val="6"/>
        </w:numPr>
        <w:ind w:left="360" w:hanging="360"/>
        <w:rPr/>
      </w:pPr>
      <w:r w:rsidDel="00000000" w:rsidR="00000000" w:rsidRPr="00000000">
        <w:rPr>
          <w:rtl w:val="0"/>
        </w:rPr>
        <w:t xml:space="preserve">Hit Enter on the next prompt, this will be the package in your java source code</w:t>
      </w:r>
    </w:p>
    <w:p w:rsidR="00000000" w:rsidDel="00000000" w:rsidP="00000000" w:rsidRDefault="00000000" w:rsidRPr="00000000" w14:paraId="000000D1">
      <w:pPr>
        <w:jc w:val="center"/>
        <w:rPr/>
      </w:pPr>
      <w:r w:rsidDel="00000000" w:rsidR="00000000" w:rsidRPr="00000000">
        <w:rPr>
          <w:rtl w:val="0"/>
        </w:rPr>
        <w:br w:type="textWrapping"/>
      </w:r>
      <w:r w:rsidDel="00000000" w:rsidR="00000000" w:rsidRPr="00000000">
        <w:rPr/>
        <w:drawing>
          <wp:inline distB="0" distT="0" distL="0" distR="0">
            <wp:extent cx="6315502" cy="2383400"/>
            <wp:effectExtent b="0" l="0" r="0" t="0"/>
            <wp:docPr descr="Text&#10;&#10;Description automatically generated" id="154" name="image37.png"/>
            <a:graphic>
              <a:graphicData uri="http://schemas.openxmlformats.org/drawingml/2006/picture">
                <pic:pic>
                  <pic:nvPicPr>
                    <pic:cNvPr descr="Text&#10;&#10;Description automatically generated" id="0" name="image37.png"/>
                    <pic:cNvPicPr preferRelativeResize="0"/>
                  </pic:nvPicPr>
                  <pic:blipFill>
                    <a:blip r:embed="rId26"/>
                    <a:srcRect b="0" l="0" r="0" t="0"/>
                    <a:stretch>
                      <a:fillRect/>
                    </a:stretch>
                  </pic:blipFill>
                  <pic:spPr>
                    <a:xfrm>
                      <a:off x="0" y="0"/>
                      <a:ext cx="6315502" cy="2383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numPr>
          <w:ilvl w:val="0"/>
          <w:numId w:val="6"/>
        </w:numPr>
        <w:ind w:left="360" w:hanging="360"/>
        <w:rPr/>
      </w:pPr>
      <w:r w:rsidDel="00000000" w:rsidR="00000000" w:rsidRPr="00000000">
        <w:rPr>
          <w:rtl w:val="0"/>
        </w:rPr>
        <w:t xml:space="preserve">When done, this will display a “Build Success”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0" distT="0" distL="0" distR="0">
            <wp:extent cx="6180180" cy="2516216"/>
            <wp:effectExtent b="0" l="0" r="0" t="0"/>
            <wp:docPr descr="Text&#10;&#10;Description automatically generated" id="155" name="image41.png"/>
            <a:graphic>
              <a:graphicData uri="http://schemas.openxmlformats.org/drawingml/2006/picture">
                <pic:pic>
                  <pic:nvPicPr>
                    <pic:cNvPr descr="Text&#10;&#10;Description automatically generated" id="0" name="image41.png"/>
                    <pic:cNvPicPr preferRelativeResize="0"/>
                  </pic:nvPicPr>
                  <pic:blipFill>
                    <a:blip r:embed="rId27"/>
                    <a:srcRect b="0" l="0" r="0" t="0"/>
                    <a:stretch>
                      <a:fillRect/>
                    </a:stretch>
                  </pic:blipFill>
                  <pic:spPr>
                    <a:xfrm>
                      <a:off x="0" y="0"/>
                      <a:ext cx="6180180" cy="251621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tabs>
          <w:tab w:val="left" w:leader="none" w:pos="360"/>
          <w:tab w:val="left" w:leader="none" w:pos="720"/>
          <w:tab w:val="left" w:leader="none" w:pos="1080"/>
        </w:tabs>
        <w:rPr/>
      </w:pPr>
      <w:bookmarkStart w:colFirst="0" w:colLast="0" w:name="_heading=h.1ksv4uv" w:id="18"/>
      <w:bookmarkEnd w:id="18"/>
      <w:r w:rsidDel="00000000" w:rsidR="00000000" w:rsidRPr="00000000">
        <w:rPr>
          <w:rtl w:val="0"/>
        </w:rPr>
        <w:t xml:space="preserve">Maven Project Structure</w:t>
      </w:r>
    </w:p>
    <w:p w:rsidR="00000000" w:rsidDel="00000000" w:rsidP="00000000" w:rsidRDefault="00000000" w:rsidRPr="00000000" w14:paraId="000000D6">
      <w:pPr>
        <w:pStyle w:val="Heading4"/>
        <w:numPr>
          <w:ilvl w:val="0"/>
          <w:numId w:val="6"/>
        </w:numPr>
        <w:ind w:left="360" w:hanging="360"/>
        <w:rPr/>
      </w:pPr>
      <w:r w:rsidDel="00000000" w:rsidR="00000000" w:rsidRPr="00000000">
        <w:rPr>
          <w:rtl w:val="0"/>
        </w:rPr>
        <w:t xml:space="preserve">Go ahead and cd into your new Maven directory called maven-demo.  A quick look at the project reveals:</w:t>
      </w:r>
    </w:p>
    <w:p w:rsidR="00000000" w:rsidDel="00000000" w:rsidP="00000000" w:rsidRDefault="00000000" w:rsidRPr="00000000" w14:paraId="000000D7">
      <w:pPr>
        <w:pStyle w:val="Heading5"/>
        <w:numPr>
          <w:ilvl w:val="0"/>
          <w:numId w:val="4"/>
        </w:numPr>
        <w:tabs>
          <w:tab w:val="left" w:leader="none" w:pos="720"/>
        </w:tabs>
        <w:ind w:left="504" w:firstLine="0"/>
        <w:rPr/>
      </w:pPr>
      <w:r w:rsidDel="00000000" w:rsidR="00000000" w:rsidRPr="00000000">
        <w:rPr>
          <w:rtl w:val="0"/>
        </w:rPr>
        <w:t xml:space="preserve">pom.xml –   the build file</w:t>
      </w:r>
    </w:p>
    <w:p w:rsidR="00000000" w:rsidDel="00000000" w:rsidP="00000000" w:rsidRDefault="00000000" w:rsidRPr="00000000" w14:paraId="000000D8">
      <w:pPr>
        <w:pStyle w:val="Heading6"/>
        <w:numPr>
          <w:ilvl w:val="0"/>
          <w:numId w:val="2"/>
        </w:numPr>
        <w:tabs>
          <w:tab w:val="left" w:leader="none" w:pos="936"/>
        </w:tabs>
        <w:ind w:left="1080" w:hanging="360"/>
        <w:rPr/>
      </w:pPr>
      <w:r w:rsidDel="00000000" w:rsidR="00000000" w:rsidRPr="00000000">
        <w:rPr>
          <w:rtl w:val="0"/>
        </w:rPr>
        <w:t xml:space="preserve">It will contain your build definition which include plugins and dependencies</w:t>
      </w:r>
    </w:p>
    <w:p w:rsidR="00000000" w:rsidDel="00000000" w:rsidP="00000000" w:rsidRDefault="00000000" w:rsidRPr="00000000" w14:paraId="000000D9">
      <w:pPr>
        <w:pStyle w:val="Heading5"/>
        <w:numPr>
          <w:ilvl w:val="0"/>
          <w:numId w:val="4"/>
        </w:numPr>
        <w:tabs>
          <w:tab w:val="left" w:leader="none" w:pos="720"/>
        </w:tabs>
        <w:ind w:left="504" w:firstLine="0"/>
        <w:rPr/>
      </w:pPr>
      <w:r w:rsidDel="00000000" w:rsidR="00000000" w:rsidRPr="00000000">
        <w:rPr>
          <w:rtl w:val="0"/>
        </w:rPr>
        <w:t xml:space="preserve">src/main/java – location of the application code</w:t>
      </w:r>
    </w:p>
    <w:p w:rsidR="00000000" w:rsidDel="00000000" w:rsidP="00000000" w:rsidRDefault="00000000" w:rsidRPr="00000000" w14:paraId="000000DA">
      <w:pPr>
        <w:pStyle w:val="Heading5"/>
        <w:numPr>
          <w:ilvl w:val="0"/>
          <w:numId w:val="4"/>
        </w:numPr>
        <w:tabs>
          <w:tab w:val="left" w:leader="none" w:pos="720"/>
        </w:tabs>
        <w:ind w:left="504" w:firstLine="0"/>
        <w:rPr/>
      </w:pPr>
      <w:r w:rsidDel="00000000" w:rsidR="00000000" w:rsidRPr="00000000">
        <w:rPr>
          <w:rtl w:val="0"/>
        </w:rPr>
        <w:t xml:space="preserve">src/test/java – location of the test code</w:t>
      </w:r>
    </w:p>
    <w:p w:rsidR="00000000" w:rsidDel="00000000" w:rsidP="00000000" w:rsidRDefault="00000000" w:rsidRPr="00000000" w14:paraId="000000DB">
      <w:pPr>
        <w:tabs>
          <w:tab w:val="left" w:leader="none" w:pos="720"/>
        </w:tabs>
        <w:ind w:left="504" w:firstLine="0"/>
        <w:rPr/>
      </w:pPr>
      <w:r w:rsidDel="00000000" w:rsidR="00000000" w:rsidRPr="00000000">
        <w:rPr>
          <w:rtl w:val="0"/>
        </w:rPr>
      </w:r>
    </w:p>
    <w:p w:rsidR="00000000" w:rsidDel="00000000" w:rsidP="00000000" w:rsidRDefault="00000000" w:rsidRPr="00000000" w14:paraId="000000DC">
      <w:pPr>
        <w:pStyle w:val="Heading5"/>
        <w:numPr>
          <w:ilvl w:val="0"/>
          <w:numId w:val="4"/>
        </w:numPr>
        <w:tabs>
          <w:tab w:val="left" w:leader="none" w:pos="720"/>
        </w:tabs>
        <w:ind w:left="504" w:firstLine="0"/>
      </w:pPr>
      <w:bookmarkStart w:colFirst="0" w:colLast="0" w:name="_heading=h.19cnvyvgn3gg" w:id="19"/>
      <w:bookmarkEnd w:id="19"/>
      <w:r w:rsidDel="00000000" w:rsidR="00000000" w:rsidRPr="00000000">
        <w:rPr>
          <w:rtl w:val="0"/>
        </w:rPr>
        <w:t xml:space="preserve">Note that you can install the tree utility via Homebrew (just run brew install tree) - if you run tree you’ll see something like this:</w:t>
      </w:r>
    </w:p>
    <w:p w:rsidR="00000000" w:rsidDel="00000000" w:rsidP="00000000" w:rsidRDefault="00000000" w:rsidRPr="00000000" w14:paraId="000000DD">
      <w:pPr>
        <w:tabs>
          <w:tab w:val="left" w:leader="none" w:pos="720"/>
        </w:tabs>
        <w:ind w:left="504"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6400800" cy="3276600"/>
            <wp:effectExtent b="0" l="0" r="0" t="0"/>
            <wp:docPr id="12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4"/>
        <w:rPr/>
      </w:pPr>
      <w:r w:rsidDel="00000000" w:rsidR="00000000" w:rsidRPr="00000000">
        <w:rPr>
          <w:rtl w:val="0"/>
        </w:rPr>
      </w:r>
    </w:p>
    <w:p w:rsidR="00000000" w:rsidDel="00000000" w:rsidP="00000000" w:rsidRDefault="00000000" w:rsidRPr="00000000" w14:paraId="000000E1">
      <w:pPr>
        <w:pStyle w:val="Heading3"/>
        <w:tabs>
          <w:tab w:val="left" w:leader="none" w:pos="360"/>
          <w:tab w:val="left" w:leader="none" w:pos="720"/>
          <w:tab w:val="left" w:leader="none" w:pos="1080"/>
        </w:tabs>
        <w:rPr/>
      </w:pPr>
      <w:bookmarkStart w:colFirst="0" w:colLast="0" w:name="_heading=h.44sinio" w:id="20"/>
      <w:bookmarkEnd w:id="20"/>
      <w:r w:rsidDel="00000000" w:rsidR="00000000" w:rsidRPr="00000000">
        <w:rPr>
          <w:rtl w:val="0"/>
        </w:rPr>
        <w:t xml:space="preserve">What Just Happened?</w:t>
      </w:r>
    </w:p>
    <w:p w:rsidR="00000000" w:rsidDel="00000000" w:rsidP="00000000" w:rsidRDefault="00000000" w:rsidRPr="00000000" w14:paraId="000000E2">
      <w:pPr>
        <w:pStyle w:val="Heading4"/>
        <w:numPr>
          <w:ilvl w:val="0"/>
          <w:numId w:val="6"/>
        </w:numPr>
        <w:ind w:left="360" w:hanging="360"/>
        <w:rPr/>
      </w:pPr>
      <w:r w:rsidDel="00000000" w:rsidR="00000000" w:rsidRPr="00000000">
        <w:rPr>
          <w:rtl w:val="0"/>
        </w:rPr>
        <w:t xml:space="preserve">What just happened when we created the project?</w:t>
      </w:r>
    </w:p>
    <w:p w:rsidR="00000000" w:rsidDel="00000000" w:rsidP="00000000" w:rsidRDefault="00000000" w:rsidRPr="00000000" w14:paraId="000000E3">
      <w:pPr>
        <w:pStyle w:val="Heading4"/>
        <w:numPr>
          <w:ilvl w:val="0"/>
          <w:numId w:val="6"/>
        </w:numPr>
        <w:ind w:left="360" w:hanging="360"/>
        <w:rPr/>
      </w:pPr>
      <w:r w:rsidDel="00000000" w:rsidR="00000000" w:rsidRPr="00000000">
        <w:rPr>
          <w:rtl w:val="0"/>
        </w:rPr>
        <w:t xml:space="preserve">Maven looked for required plugins and dependencies</w:t>
      </w:r>
    </w:p>
    <w:p w:rsidR="00000000" w:rsidDel="00000000" w:rsidP="00000000" w:rsidRDefault="00000000" w:rsidRPr="00000000" w14:paraId="000000E4">
      <w:pPr>
        <w:pStyle w:val="Heading5"/>
        <w:numPr>
          <w:ilvl w:val="0"/>
          <w:numId w:val="4"/>
        </w:numPr>
        <w:tabs>
          <w:tab w:val="left" w:leader="none" w:pos="720"/>
        </w:tabs>
        <w:ind w:left="504" w:firstLine="0"/>
        <w:rPr/>
      </w:pPr>
      <w:r w:rsidDel="00000000" w:rsidR="00000000" w:rsidRPr="00000000">
        <w:rPr>
          <w:rtl w:val="0"/>
        </w:rPr>
        <w:t xml:space="preserve">Downloaded them if missing</w:t>
      </w:r>
    </w:p>
    <w:p w:rsidR="00000000" w:rsidDel="00000000" w:rsidP="00000000" w:rsidRDefault="00000000" w:rsidRPr="00000000" w14:paraId="000000E5">
      <w:pPr>
        <w:pStyle w:val="Heading5"/>
        <w:numPr>
          <w:ilvl w:val="0"/>
          <w:numId w:val="4"/>
        </w:numPr>
        <w:tabs>
          <w:tab w:val="left" w:leader="none" w:pos="720"/>
        </w:tabs>
        <w:ind w:left="504" w:firstLine="0"/>
        <w:rPr/>
      </w:pPr>
      <w:r w:rsidDel="00000000" w:rsidR="00000000" w:rsidRPr="00000000">
        <w:rPr>
          <w:rtl w:val="0"/>
        </w:rPr>
        <w:t xml:space="preserve">Updated them if needed</w:t>
      </w:r>
    </w:p>
    <w:p w:rsidR="00000000" w:rsidDel="00000000" w:rsidP="00000000" w:rsidRDefault="00000000" w:rsidRPr="00000000" w14:paraId="000000E6">
      <w:pPr>
        <w:pStyle w:val="Heading5"/>
        <w:numPr>
          <w:ilvl w:val="0"/>
          <w:numId w:val="4"/>
        </w:numPr>
        <w:tabs>
          <w:tab w:val="left" w:leader="none" w:pos="720"/>
        </w:tabs>
        <w:ind w:left="504" w:firstLine="0"/>
        <w:rPr/>
      </w:pPr>
      <w:r w:rsidDel="00000000" w:rsidR="00000000" w:rsidRPr="00000000">
        <w:rPr>
          <w:rtl w:val="0"/>
        </w:rPr>
        <w:t xml:space="preserve">Placed dependencies into local repository </w:t>
      </w:r>
      <w:r w:rsidDel="00000000" w:rsidR="00000000" w:rsidRPr="00000000">
        <w:rPr>
          <w:rFonts w:ascii="Courier New" w:cs="Courier New" w:eastAsia="Courier New" w:hAnsi="Courier New"/>
          <w:rtl w:val="0"/>
        </w:rPr>
        <w:t xml:space="preserve">~/.m2/repository</w:t>
      </w:r>
      <w:r w:rsidDel="00000000" w:rsidR="00000000" w:rsidRPr="00000000">
        <w:rPr>
          <w:rtl w:val="0"/>
        </w:rPr>
      </w:r>
    </w:p>
    <w:p w:rsidR="00000000" w:rsidDel="00000000" w:rsidP="00000000" w:rsidRDefault="00000000" w:rsidRPr="00000000" w14:paraId="000000E7">
      <w:pPr>
        <w:pStyle w:val="Heading4"/>
        <w:numPr>
          <w:ilvl w:val="0"/>
          <w:numId w:val="6"/>
        </w:numPr>
        <w:ind w:left="360" w:hanging="360"/>
        <w:rPr/>
      </w:pPr>
      <w:r w:rsidDel="00000000" w:rsidR="00000000" w:rsidRPr="00000000">
        <w:rPr>
          <w:rtl w:val="0"/>
        </w:rPr>
        <w:t xml:space="preserve">It also executed archetype:generate goal</w:t>
      </w:r>
    </w:p>
    <w:p w:rsidR="00000000" w:rsidDel="00000000" w:rsidP="00000000" w:rsidRDefault="00000000" w:rsidRPr="00000000" w14:paraId="000000E8">
      <w:pPr>
        <w:pStyle w:val="Heading5"/>
        <w:numPr>
          <w:ilvl w:val="0"/>
          <w:numId w:val="4"/>
        </w:numPr>
        <w:tabs>
          <w:tab w:val="left" w:leader="none" w:pos="720"/>
        </w:tabs>
        <w:ind w:left="504" w:firstLine="0"/>
        <w:rPr/>
      </w:pPr>
      <w:r w:rsidDel="00000000" w:rsidR="00000000" w:rsidRPr="00000000">
        <w:rPr>
          <w:rtl w:val="0"/>
        </w:rPr>
        <w:t xml:space="preserve">Used values entered or specified on command line</w:t>
      </w:r>
    </w:p>
    <w:p w:rsidR="00000000" w:rsidDel="00000000" w:rsidP="00000000" w:rsidRDefault="00000000" w:rsidRPr="00000000" w14:paraId="000000E9">
      <w:pPr>
        <w:pStyle w:val="Heading5"/>
        <w:numPr>
          <w:ilvl w:val="0"/>
          <w:numId w:val="4"/>
        </w:numPr>
        <w:tabs>
          <w:tab w:val="left" w:leader="none" w:pos="720"/>
        </w:tabs>
        <w:ind w:left="504" w:firstLine="0"/>
        <w:rPr/>
      </w:pPr>
      <w:r w:rsidDel="00000000" w:rsidR="00000000" w:rsidRPr="00000000">
        <w:rPr>
          <w:rtl w:val="0"/>
        </w:rPr>
        <w:t xml:space="preserve">Created artifactId directory </w:t>
      </w:r>
    </w:p>
    <w:p w:rsidR="00000000" w:rsidDel="00000000" w:rsidP="00000000" w:rsidRDefault="00000000" w:rsidRPr="00000000" w14:paraId="000000EA">
      <w:pPr>
        <w:pStyle w:val="Heading5"/>
        <w:numPr>
          <w:ilvl w:val="0"/>
          <w:numId w:val="4"/>
        </w:numPr>
        <w:tabs>
          <w:tab w:val="left" w:leader="none" w:pos="720"/>
        </w:tabs>
        <w:ind w:left="504" w:firstLine="0"/>
        <w:rPr/>
      </w:pPr>
      <w:r w:rsidDel="00000000" w:rsidR="00000000" w:rsidRPr="00000000">
        <w:rPr>
          <w:rtl w:val="0"/>
        </w:rPr>
        <w:t xml:space="preserve">Created project files based on select artifact</w:t>
      </w:r>
    </w:p>
    <w:p w:rsidR="00000000" w:rsidDel="00000000" w:rsidP="00000000" w:rsidRDefault="00000000" w:rsidRPr="00000000" w14:paraId="000000EB">
      <w:pPr>
        <w:pStyle w:val="Heading5"/>
        <w:tabs>
          <w:tab w:val="left" w:leader="none" w:pos="720"/>
        </w:tabs>
        <w:rPr/>
      </w:pPr>
      <w:r w:rsidDel="00000000" w:rsidR="00000000" w:rsidRPr="00000000">
        <w:rPr>
          <w:rtl w:val="0"/>
        </w:rPr>
      </w:r>
    </w:p>
    <w:p w:rsidR="00000000" w:rsidDel="00000000" w:rsidP="00000000" w:rsidRDefault="00000000" w:rsidRPr="00000000" w14:paraId="000000EC">
      <w:pPr>
        <w:pStyle w:val="Heading3"/>
        <w:tabs>
          <w:tab w:val="left" w:leader="none" w:pos="360"/>
          <w:tab w:val="left" w:leader="none" w:pos="720"/>
          <w:tab w:val="left" w:leader="none" w:pos="1080"/>
        </w:tabs>
        <w:rPr/>
      </w:pPr>
      <w:bookmarkStart w:colFirst="0" w:colLast="0" w:name="_heading=h.2jxsxqh" w:id="21"/>
      <w:bookmarkEnd w:id="21"/>
      <w:r w:rsidDel="00000000" w:rsidR="00000000" w:rsidRPr="00000000">
        <w:rPr>
          <w:rtl w:val="0"/>
        </w:rPr>
        <w:t xml:space="preserve">Understanding </w:t>
      </w:r>
      <w:r w:rsidDel="00000000" w:rsidR="00000000" w:rsidRPr="00000000">
        <w:rPr>
          <w:rFonts w:ascii="Courier New" w:cs="Courier New" w:eastAsia="Courier New" w:hAnsi="Courier New"/>
          <w:rtl w:val="0"/>
        </w:rPr>
        <w:t xml:space="preserve">pom.xml</w:t>
      </w:r>
      <w:r w:rsidDel="00000000" w:rsidR="00000000" w:rsidRPr="00000000">
        <w:rPr>
          <w:rtl w:val="0"/>
        </w:rPr>
      </w:r>
    </w:p>
    <w:p w:rsidR="00000000" w:rsidDel="00000000" w:rsidP="00000000" w:rsidRDefault="00000000" w:rsidRPr="00000000" w14:paraId="000000ED">
      <w:pPr>
        <w:pStyle w:val="Heading4"/>
        <w:numPr>
          <w:ilvl w:val="0"/>
          <w:numId w:val="6"/>
        </w:numPr>
        <w:ind w:left="360" w:hanging="360"/>
        <w:rPr/>
      </w:pPr>
      <w:r w:rsidDel="00000000" w:rsidR="00000000" w:rsidRPr="00000000">
        <w:rPr>
          <w:rtl w:val="0"/>
        </w:rPr>
        <w:t xml:space="preserve">If you examine the pom.xml file, you will find the following elements</w:t>
      </w:r>
    </w:p>
    <w:p w:rsidR="00000000" w:rsidDel="00000000" w:rsidP="00000000" w:rsidRDefault="00000000" w:rsidRPr="00000000" w14:paraId="000000EE">
      <w:pPr>
        <w:pStyle w:val="Heading5"/>
        <w:numPr>
          <w:ilvl w:val="0"/>
          <w:numId w:val="4"/>
        </w:numPr>
        <w:tabs>
          <w:tab w:val="left" w:leader="none" w:pos="720"/>
        </w:tabs>
        <w:ind w:left="504" w:firstLine="0"/>
        <w:rPr/>
      </w:pPr>
      <w:r w:rsidDel="00000000" w:rsidR="00000000" w:rsidRPr="00000000">
        <w:rPr>
          <w:rtl w:val="0"/>
        </w:rPr>
        <w:t xml:space="preserve">The “coordinates” of your project: groupId, artifactId, version - commonly referred to as GAV</w:t>
      </w:r>
    </w:p>
    <w:p w:rsidR="00000000" w:rsidDel="00000000" w:rsidP="00000000" w:rsidRDefault="00000000" w:rsidRPr="00000000" w14:paraId="000000EF">
      <w:pPr>
        <w:pStyle w:val="Heading5"/>
        <w:numPr>
          <w:ilvl w:val="0"/>
          <w:numId w:val="4"/>
        </w:numPr>
        <w:tabs>
          <w:tab w:val="left" w:leader="none" w:pos="720"/>
        </w:tabs>
        <w:ind w:left="504" w:firstLine="0"/>
        <w:rPr/>
      </w:pPr>
      <w:r w:rsidDel="00000000" w:rsidR="00000000" w:rsidRPr="00000000">
        <w:rPr>
          <w:rtl w:val="0"/>
        </w:rPr>
        <w:t xml:space="preserve">Properties, which can define variables used throughout the build file, and which can potentially change the behavior of the build</w:t>
      </w:r>
    </w:p>
    <w:p w:rsidR="00000000" w:rsidDel="00000000" w:rsidP="00000000" w:rsidRDefault="00000000" w:rsidRPr="00000000" w14:paraId="000000F0">
      <w:pPr>
        <w:pStyle w:val="Heading5"/>
        <w:numPr>
          <w:ilvl w:val="0"/>
          <w:numId w:val="4"/>
        </w:numPr>
        <w:tabs>
          <w:tab w:val="left" w:leader="none" w:pos="720"/>
        </w:tabs>
        <w:ind w:left="504" w:firstLine="0"/>
        <w:rPr/>
      </w:pPr>
      <w:r w:rsidDel="00000000" w:rsidR="00000000" w:rsidRPr="00000000">
        <w:rPr>
          <w:rtl w:val="0"/>
        </w:rPr>
        <w:t xml:space="preserve">Dependencies – Libraries that are required for your project. Maven will manage your classpath for you.</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0" distT="0" distL="0" distR="0">
            <wp:extent cx="6400800" cy="3571875"/>
            <wp:effectExtent b="0" l="0" r="0" t="0"/>
            <wp:docPr descr="Graphical user interface, text, application&#10;&#10;Description automatically generated" id="157" name="image36.png"/>
            <a:graphic>
              <a:graphicData uri="http://schemas.openxmlformats.org/drawingml/2006/picture">
                <pic:pic>
                  <pic:nvPicPr>
                    <pic:cNvPr descr="Graphical user interface, text, application&#10;&#10;Description automatically generated" id="0" name="image36.png"/>
                    <pic:cNvPicPr preferRelativeResize="0"/>
                  </pic:nvPicPr>
                  <pic:blipFill>
                    <a:blip r:embed="rId29"/>
                    <a:srcRect b="0" l="0" r="0" t="0"/>
                    <a:stretch>
                      <a:fillRect/>
                    </a:stretch>
                  </pic:blipFill>
                  <pic:spPr>
                    <a:xfrm>
                      <a:off x="0" y="0"/>
                      <a:ext cx="64008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5"/>
        <w:tabs>
          <w:tab w:val="left" w:leader="none" w:pos="720"/>
        </w:tabs>
        <w:rPr/>
      </w:pPr>
      <w:r w:rsidDel="00000000" w:rsidR="00000000" w:rsidRPr="00000000">
        <w:rPr>
          <w:rtl w:val="0"/>
        </w:rPr>
      </w:r>
    </w:p>
    <w:p w:rsidR="00000000" w:rsidDel="00000000" w:rsidP="00000000" w:rsidRDefault="00000000" w:rsidRPr="00000000" w14:paraId="000000F5">
      <w:pPr>
        <w:pStyle w:val="Heading3"/>
        <w:tabs>
          <w:tab w:val="left" w:leader="none" w:pos="360"/>
          <w:tab w:val="left" w:leader="none" w:pos="720"/>
          <w:tab w:val="left" w:leader="none" w:pos="1080"/>
        </w:tabs>
        <w:rPr/>
      </w:pPr>
      <w:bookmarkStart w:colFirst="0" w:colLast="0" w:name="_heading=h.z337ya" w:id="22"/>
      <w:bookmarkEnd w:id="22"/>
      <w:r w:rsidDel="00000000" w:rsidR="00000000" w:rsidRPr="00000000">
        <w:rPr>
          <w:rtl w:val="0"/>
        </w:rPr>
        <w:t xml:space="preserve">Configure .gitignore</w:t>
      </w:r>
    </w:p>
    <w:p w:rsidR="00000000" w:rsidDel="00000000" w:rsidP="00000000" w:rsidRDefault="00000000" w:rsidRPr="00000000" w14:paraId="000000F6">
      <w:pPr>
        <w:pStyle w:val="Heading4"/>
        <w:numPr>
          <w:ilvl w:val="0"/>
          <w:numId w:val="6"/>
        </w:numPr>
        <w:ind w:left="360" w:hanging="360"/>
        <w:rPr/>
      </w:pPr>
      <w:r w:rsidDel="00000000" w:rsidR="00000000" w:rsidRPr="00000000">
        <w:rPr>
          <w:rtl w:val="0"/>
        </w:rPr>
        <w:t xml:space="preserve">You should configure Git to ignore the </w:t>
      </w:r>
      <w:r w:rsidDel="00000000" w:rsidR="00000000" w:rsidRPr="00000000">
        <w:rPr>
          <w:rFonts w:ascii="Courier New" w:cs="Courier New" w:eastAsia="Courier New" w:hAnsi="Courier New"/>
          <w:rtl w:val="0"/>
        </w:rPr>
        <w:t xml:space="preserve">target</w:t>
      </w:r>
      <w:r w:rsidDel="00000000" w:rsidR="00000000" w:rsidRPr="00000000">
        <w:rPr>
          <w:rtl w:val="0"/>
        </w:rPr>
        <w:t xml:space="preserve"> folder</w:t>
      </w:r>
    </w:p>
    <w:p w:rsidR="00000000" w:rsidDel="00000000" w:rsidP="00000000" w:rsidRDefault="00000000" w:rsidRPr="00000000" w14:paraId="000000F7">
      <w:pPr>
        <w:pStyle w:val="Heading5"/>
        <w:numPr>
          <w:ilvl w:val="0"/>
          <w:numId w:val="4"/>
        </w:numPr>
        <w:tabs>
          <w:tab w:val="left" w:leader="none" w:pos="720"/>
        </w:tabs>
        <w:ind w:left="504" w:firstLine="0"/>
        <w:rPr/>
      </w:pPr>
      <w:r w:rsidDel="00000000" w:rsidR="00000000" w:rsidRPr="00000000">
        <w:rPr>
          <w:rtl w:val="0"/>
        </w:rPr>
        <w:t xml:space="preserve">Place </w:t>
      </w:r>
      <w:r w:rsidDel="00000000" w:rsidR="00000000" w:rsidRPr="00000000">
        <w:rPr>
          <w:rFonts w:ascii="Courier New" w:cs="Courier New" w:eastAsia="Courier New" w:hAnsi="Courier New"/>
          <w:rtl w:val="0"/>
        </w:rPr>
        <w:t xml:space="preserve">target</w:t>
      </w:r>
      <w:r w:rsidDel="00000000" w:rsidR="00000000" w:rsidRPr="00000000">
        <w:rPr>
          <w:rtl w:val="0"/>
        </w:rPr>
        <w:t xml:space="preserve"> in your </w:t>
      </w:r>
      <w:r w:rsidDel="00000000" w:rsidR="00000000" w:rsidRPr="00000000">
        <w:rPr>
          <w:rFonts w:ascii="Courier New" w:cs="Courier New" w:eastAsia="Courier New" w:hAnsi="Courier New"/>
          <w:rtl w:val="0"/>
        </w:rPr>
        <w:t xml:space="preserve">.gitignore</w:t>
      </w:r>
      <w:r w:rsidDel="00000000" w:rsidR="00000000" w:rsidRPr="00000000">
        <w:rPr>
          <w:rtl w:val="0"/>
        </w:rPr>
      </w:r>
    </w:p>
    <w:p w:rsidR="00000000" w:rsidDel="00000000" w:rsidP="00000000" w:rsidRDefault="00000000" w:rsidRPr="00000000" w14:paraId="000000F8">
      <w:pPr>
        <w:pStyle w:val="Heading4"/>
        <w:numPr>
          <w:ilvl w:val="0"/>
          <w:numId w:val="6"/>
        </w:numPr>
        <w:ind w:left="360" w:hanging="360"/>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target</w:t>
      </w:r>
      <w:r w:rsidDel="00000000" w:rsidR="00000000" w:rsidRPr="00000000">
        <w:rPr>
          <w:rtl w:val="0"/>
        </w:rPr>
        <w:t xml:space="preserve"> folder contains machine-generated material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0" distR="0">
            <wp:extent cx="6400800" cy="2448560"/>
            <wp:effectExtent b="0" l="0" r="0" t="0"/>
            <wp:docPr descr="Graphical user interface, text&#10;&#10;Description automatically generated" id="158" name="image33.png"/>
            <a:graphic>
              <a:graphicData uri="http://schemas.openxmlformats.org/drawingml/2006/picture">
                <pic:pic>
                  <pic:nvPicPr>
                    <pic:cNvPr descr="Graphical user interface, text&#10;&#10;Description automatically generated" id="0" name="image33.png"/>
                    <pic:cNvPicPr preferRelativeResize="0"/>
                  </pic:nvPicPr>
                  <pic:blipFill>
                    <a:blip r:embed="rId30"/>
                    <a:srcRect b="0" l="0" r="0" t="0"/>
                    <a:stretch>
                      <a:fillRect/>
                    </a:stretch>
                  </pic:blipFill>
                  <pic:spPr>
                    <a:xfrm>
                      <a:off x="0" y="0"/>
                      <a:ext cx="6400800" cy="244856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0FD">
      <w:pPr>
        <w:rPr>
          <w:rFonts w:ascii="PalmSprings" w:cs="PalmSprings" w:eastAsia="PalmSprings" w:hAnsi="PalmSpring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tabs>
          <w:tab w:val="left" w:leader="none" w:pos="360"/>
          <w:tab w:val="left" w:leader="none" w:pos="720"/>
          <w:tab w:val="left" w:leader="none" w:pos="1080"/>
        </w:tabs>
        <w:rPr/>
      </w:pPr>
      <w:bookmarkStart w:colFirst="0" w:colLast="0" w:name="_heading=h.3j2qqm3" w:id="23"/>
      <w:bookmarkEnd w:id="23"/>
      <w:r w:rsidDel="00000000" w:rsidR="00000000" w:rsidRPr="00000000">
        <w:rPr>
          <w:rtl w:val="0"/>
        </w:rPr>
        <w:t xml:space="preserve">Exercises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single"/>
          <w:shd w:fill="auto" w:val="clear"/>
          <w:vertAlign w:val="baseline"/>
          <w:rtl w:val="0"/>
        </w:rPr>
        <w:t xml:space="preserve">EXERCISE 1 </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 are going to generate a project using the command line using the command: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mvn archetype:generate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1"/>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Select the project number for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maven-archetype-quickstart.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Choose the latest version.</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your project a sensible groupId, artifactId and version. </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Choose package based on your groupId.</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.gitignore file to your project.</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sectPr>
          <w:type w:val="nextPage"/>
          <w:pgSz w:h="15840" w:w="12240" w:orient="portrait"/>
          <w:pgMar w:bottom="720" w:top="720" w:left="1080" w:right="1080" w:header="0" w:footer="346"/>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Inspect the folder structure, it should look like the example from the workbook. If you’ve chosen a different groupId, it will have certain differences. Can you identify which ones? </w:t>
      </w:r>
    </w:p>
    <w:p w:rsidR="00000000" w:rsidDel="00000000" w:rsidP="00000000" w:rsidRDefault="00000000" w:rsidRPr="00000000" w14:paraId="00000107">
      <w:pPr>
        <w:pStyle w:val="Heading2"/>
        <w:numPr>
          <w:ilvl w:val="1"/>
          <w:numId w:val="8"/>
        </w:numPr>
        <w:ind w:left="0" w:firstLine="0"/>
        <w:rPr/>
      </w:pPr>
      <w:bookmarkStart w:colFirst="0" w:colLast="0" w:name="_heading=h.1y810tw" w:id="24"/>
      <w:bookmarkEnd w:id="24"/>
      <w:r w:rsidDel="00000000" w:rsidR="00000000" w:rsidRPr="00000000">
        <w:rPr>
          <w:rtl w:val="0"/>
        </w:rPr>
        <w:br w:type="textWrapping"/>
        <w:br w:type="textWrapping"/>
        <w:br w:type="textWrapping"/>
        <w:br w:type="textWrapping"/>
        <w:t xml:space="preserve">Importing a Maven Project into Eclipse</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tabs>
          <w:tab w:val="left" w:leader="none" w:pos="360"/>
          <w:tab w:val="left" w:leader="none" w:pos="720"/>
          <w:tab w:val="left" w:leader="none" w:pos="1080"/>
        </w:tabs>
        <w:rPr/>
      </w:pPr>
      <w:bookmarkStart w:colFirst="0" w:colLast="0" w:name="_heading=h.4i7ojhp" w:id="25"/>
      <w:bookmarkEnd w:id="25"/>
      <w:r w:rsidDel="00000000" w:rsidR="00000000" w:rsidRPr="00000000">
        <w:rPr>
          <w:rtl w:val="0"/>
        </w:rPr>
        <w:t xml:space="preserve">Importing a Maven Project</w:t>
      </w:r>
    </w:p>
    <w:p w:rsidR="00000000" w:rsidDel="00000000" w:rsidP="00000000" w:rsidRDefault="00000000" w:rsidRPr="00000000" w14:paraId="0000010A">
      <w:pPr>
        <w:pStyle w:val="Heading4"/>
        <w:numPr>
          <w:ilvl w:val="0"/>
          <w:numId w:val="6"/>
        </w:numPr>
        <w:ind w:left="360" w:hanging="360"/>
        <w:rPr/>
      </w:pPr>
      <w:r w:rsidDel="00000000" w:rsidR="00000000" w:rsidRPr="00000000">
        <w:rPr>
          <w:rtl w:val="0"/>
        </w:rPr>
        <w:t xml:space="preserve">To import into IntelliJ, you can simply open up the pom.xml</w:t>
      </w:r>
    </w:p>
    <w:p w:rsidR="00000000" w:rsidDel="00000000" w:rsidP="00000000" w:rsidRDefault="00000000" w:rsidRPr="00000000" w14:paraId="0000010B">
      <w:pPr>
        <w:pStyle w:val="Heading4"/>
        <w:numPr>
          <w:ilvl w:val="0"/>
          <w:numId w:val="6"/>
        </w:numPr>
        <w:ind w:left="360" w:hanging="360"/>
        <w:rPr/>
      </w:pPr>
      <w:r w:rsidDel="00000000" w:rsidR="00000000" w:rsidRPr="00000000">
        <w:rPr>
          <w:rtl w:val="0"/>
        </w:rPr>
        <w:t xml:space="preserve">You can include an externally-created Maven project into an Eclipse workspace using File &gt; Import…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drawing>
          <wp:inline distB="0" distT="0" distL="0" distR="0">
            <wp:extent cx="2655159" cy="2936121"/>
            <wp:effectExtent b="0" l="0" r="0" t="0"/>
            <wp:docPr descr="Graphical user interface, application&#10;&#10;Description automatically generated" id="159" name="image35.png"/>
            <a:graphic>
              <a:graphicData uri="http://schemas.openxmlformats.org/drawingml/2006/picture">
                <pic:pic>
                  <pic:nvPicPr>
                    <pic:cNvPr descr="Graphical user interface, application&#10;&#10;Description automatically generated" id="0" name="image35.png"/>
                    <pic:cNvPicPr preferRelativeResize="0"/>
                  </pic:nvPicPr>
                  <pic:blipFill>
                    <a:blip r:embed="rId31"/>
                    <a:srcRect b="0" l="0" r="0" t="0"/>
                    <a:stretch>
                      <a:fillRect/>
                    </a:stretch>
                  </pic:blipFill>
                  <pic:spPr>
                    <a:xfrm>
                      <a:off x="0" y="0"/>
                      <a:ext cx="2655159" cy="293612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numPr>
          <w:ilvl w:val="0"/>
          <w:numId w:val="6"/>
        </w:numPr>
        <w:ind w:left="360" w:hanging="360"/>
        <w:rPr/>
      </w:pPr>
      <w:r w:rsidDel="00000000" w:rsidR="00000000" w:rsidRPr="00000000">
        <w:rPr>
          <w:rtl w:val="0"/>
        </w:rPr>
        <w:t xml:space="preserve">In the Import Dialog Box, Select Maven &gt; Existing Maven Projects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0" distT="0" distL="0" distR="0">
            <wp:extent cx="3177539" cy="3383386"/>
            <wp:effectExtent b="0" l="0" r="0" t="0"/>
            <wp:docPr descr="Graphical user interface, text, application, email&#10;&#10;Description automatically generated" id="160" name="image39.png"/>
            <a:graphic>
              <a:graphicData uri="http://schemas.openxmlformats.org/drawingml/2006/picture">
                <pic:pic>
                  <pic:nvPicPr>
                    <pic:cNvPr descr="Graphical user interface, text, application, email&#10;&#10;Description automatically generated" id="0" name="image39.png"/>
                    <pic:cNvPicPr preferRelativeResize="0"/>
                  </pic:nvPicPr>
                  <pic:blipFill>
                    <a:blip r:embed="rId32"/>
                    <a:srcRect b="0" l="0" r="0" t="0"/>
                    <a:stretch>
                      <a:fillRect/>
                    </a:stretch>
                  </pic:blipFill>
                  <pic:spPr>
                    <a:xfrm>
                      <a:off x="0" y="0"/>
                      <a:ext cx="3177539" cy="338338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tabs>
          <w:tab w:val="left" w:leader="none" w:pos="360"/>
          <w:tab w:val="left" w:leader="none" w:pos="720"/>
          <w:tab w:val="left" w:leader="none" w:pos="1080"/>
        </w:tabs>
        <w:rPr/>
      </w:pPr>
      <w:bookmarkStart w:colFirst="0" w:colLast="0" w:name="_heading=h.2xcytpi" w:id="26"/>
      <w:bookmarkEnd w:id="26"/>
      <w:r w:rsidDel="00000000" w:rsidR="00000000" w:rsidRPr="00000000">
        <w:rPr>
          <w:rtl w:val="0"/>
        </w:rPr>
        <w:t xml:space="preserve">Importing a Maven Project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12">
      <w:pPr>
        <w:pStyle w:val="Heading4"/>
        <w:numPr>
          <w:ilvl w:val="0"/>
          <w:numId w:val="6"/>
        </w:numPr>
        <w:ind w:left="360" w:hanging="360"/>
        <w:rPr/>
      </w:pPr>
      <w:r w:rsidDel="00000000" w:rsidR="00000000" w:rsidRPr="00000000">
        <w:rPr>
          <w:rtl w:val="0"/>
        </w:rPr>
        <w:t xml:space="preserve">Locate the root Maven project folder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0" distT="0" distL="0" distR="0">
            <wp:extent cx="4252454" cy="2462036"/>
            <wp:effectExtent b="0" l="0" r="0" t="0"/>
            <wp:docPr descr="Graphical user interface, text, application&#10;&#10;Description automatically generated" id="161" name="image40.png"/>
            <a:graphic>
              <a:graphicData uri="http://schemas.openxmlformats.org/drawingml/2006/picture">
                <pic:pic>
                  <pic:nvPicPr>
                    <pic:cNvPr descr="Graphical user interface, text, application&#10;&#10;Description automatically generated" id="0" name="image40.png"/>
                    <pic:cNvPicPr preferRelativeResize="0"/>
                  </pic:nvPicPr>
                  <pic:blipFill>
                    <a:blip r:embed="rId33"/>
                    <a:srcRect b="0" l="0" r="0" t="0"/>
                    <a:stretch>
                      <a:fillRect/>
                    </a:stretch>
                  </pic:blipFill>
                  <pic:spPr>
                    <a:xfrm>
                      <a:off x="0" y="0"/>
                      <a:ext cx="4252454" cy="246203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drawing>
          <wp:inline distB="0" distT="0" distL="0" distR="0">
            <wp:extent cx="4035165" cy="4043571"/>
            <wp:effectExtent b="0" l="0" r="0" t="0"/>
            <wp:docPr descr="Graphical user interface, text, application&#10;&#10;Description automatically generated" id="163" name="image38.png"/>
            <a:graphic>
              <a:graphicData uri="http://schemas.openxmlformats.org/drawingml/2006/picture">
                <pic:pic>
                  <pic:nvPicPr>
                    <pic:cNvPr descr="Graphical user interface, text, application&#10;&#10;Description automatically generated" id="0" name="image38.png"/>
                    <pic:cNvPicPr preferRelativeResize="0"/>
                  </pic:nvPicPr>
                  <pic:blipFill>
                    <a:blip r:embed="rId34"/>
                    <a:srcRect b="0" l="0" r="0" t="0"/>
                    <a:stretch>
                      <a:fillRect/>
                    </a:stretch>
                  </pic:blipFill>
                  <pic:spPr>
                    <a:xfrm>
                      <a:off x="0" y="0"/>
                      <a:ext cx="4035165" cy="404357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18">
      <w:pPr>
        <w:pStyle w:val="Heading3"/>
        <w:tabs>
          <w:tab w:val="left" w:leader="none" w:pos="360"/>
          <w:tab w:val="left" w:leader="none" w:pos="720"/>
          <w:tab w:val="left" w:leader="none" w:pos="1080"/>
        </w:tabs>
        <w:rPr/>
      </w:pPr>
      <w:bookmarkStart w:colFirst="0" w:colLast="0" w:name="_heading=h.1ci93xb" w:id="27"/>
      <w:bookmarkEnd w:id="27"/>
      <w:r w:rsidDel="00000000" w:rsidR="00000000" w:rsidRPr="00000000">
        <w:rPr>
          <w:rtl w:val="0"/>
        </w:rPr>
        <w:t xml:space="preserve">Understanding the Layout</w:t>
      </w:r>
    </w:p>
    <w:p w:rsidR="00000000" w:rsidDel="00000000" w:rsidP="00000000" w:rsidRDefault="00000000" w:rsidRPr="00000000" w14:paraId="00000119">
      <w:pPr>
        <w:pStyle w:val="Heading4"/>
        <w:numPr>
          <w:ilvl w:val="0"/>
          <w:numId w:val="6"/>
        </w:numPr>
        <w:ind w:left="360" w:hanging="360"/>
        <w:rPr/>
      </w:pPr>
      <w:r w:rsidDel="00000000" w:rsidR="00000000" w:rsidRPr="00000000">
        <w:rPr>
          <w:rtl w:val="0"/>
        </w:rPr>
        <w:t xml:space="preserve">You will see </w:t>
      </w:r>
      <w:r w:rsidDel="00000000" w:rsidR="00000000" w:rsidRPr="00000000">
        <w:rPr>
          <w:rFonts w:ascii="Courier New" w:cs="Courier New" w:eastAsia="Courier New" w:hAnsi="Courier New"/>
          <w:rtl w:val="0"/>
        </w:rPr>
        <w:t xml:space="preserve">src/main/java</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src/test/java</w:t>
      </w:r>
      <w:r w:rsidDel="00000000" w:rsidR="00000000" w:rsidRPr="00000000">
        <w:rPr>
          <w:rtl w:val="0"/>
        </w:rPr>
      </w:r>
    </w:p>
    <w:p w:rsidR="00000000" w:rsidDel="00000000" w:rsidP="00000000" w:rsidRDefault="00000000" w:rsidRPr="00000000" w14:paraId="0000011A">
      <w:pPr>
        <w:pStyle w:val="Heading4"/>
        <w:numPr>
          <w:ilvl w:val="0"/>
          <w:numId w:val="6"/>
        </w:numPr>
        <w:ind w:left="360" w:hanging="360"/>
        <w:rPr/>
      </w:pPr>
      <w:r w:rsidDel="00000000" w:rsidR="00000000" w:rsidRPr="00000000">
        <w:rPr>
          <w:rtl w:val="0"/>
        </w:rPr>
        <w:t xml:space="preserve">In </w:t>
      </w:r>
      <w:r w:rsidDel="00000000" w:rsidR="00000000" w:rsidRPr="00000000">
        <w:rPr>
          <w:rFonts w:ascii="Courier New" w:cs="Courier New" w:eastAsia="Courier New" w:hAnsi="Courier New"/>
          <w:rtl w:val="0"/>
        </w:rPr>
        <w:t xml:space="preserve">src/main/java</w:t>
      </w:r>
      <w:r w:rsidDel="00000000" w:rsidR="00000000" w:rsidRPr="00000000">
        <w:rPr>
          <w:rtl w:val="0"/>
        </w:rPr>
        <w:t xml:space="preserve"> you will find an </w:t>
      </w:r>
      <w:r w:rsidDel="00000000" w:rsidR="00000000" w:rsidRPr="00000000">
        <w:rPr>
          <w:rFonts w:ascii="Courier New" w:cs="Courier New" w:eastAsia="Courier New" w:hAnsi="Courier New"/>
          <w:rtl w:val="0"/>
        </w:rPr>
        <w:t xml:space="preserve">App.java</w:t>
      </w:r>
      <w:r w:rsidDel="00000000" w:rsidR="00000000" w:rsidRPr="00000000">
        <w:rPr>
          <w:rtl w:val="0"/>
        </w:rPr>
        <w:t xml:space="preserve"> which is very simple application "Hello World" with a main method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0" distR="0">
            <wp:extent cx="2296410" cy="2532545"/>
            <wp:effectExtent b="0" l="0" r="0" t="0"/>
            <wp:docPr descr="Graphical user interface, application&#10;&#10;Description automatically generated" id="164" name="image43.png"/>
            <a:graphic>
              <a:graphicData uri="http://schemas.openxmlformats.org/drawingml/2006/picture">
                <pic:pic>
                  <pic:nvPicPr>
                    <pic:cNvPr descr="Graphical user interface, application&#10;&#10;Description automatically generated" id="0" name="image43.png"/>
                    <pic:cNvPicPr preferRelativeResize="0"/>
                  </pic:nvPicPr>
                  <pic:blipFill>
                    <a:blip r:embed="rId35"/>
                    <a:srcRect b="0" l="0" r="0" t="0"/>
                    <a:stretch>
                      <a:fillRect/>
                    </a:stretch>
                  </pic:blipFill>
                  <pic:spPr>
                    <a:xfrm>
                      <a:off x="0" y="0"/>
                      <a:ext cx="2296410" cy="253254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0" distT="0" distL="0" distR="0">
            <wp:extent cx="5601136" cy="3377248"/>
            <wp:effectExtent b="0" l="0" r="0" t="0"/>
            <wp:docPr descr="Graphical user interface, text, application, email&#10;&#10;Description automatically generated" id="138" name="image12.png"/>
            <a:graphic>
              <a:graphicData uri="http://schemas.openxmlformats.org/drawingml/2006/picture">
                <pic:pic>
                  <pic:nvPicPr>
                    <pic:cNvPr descr="Graphical user interface, text, application, email&#10;&#10;Description automatically generated" id="0" name="image12.png"/>
                    <pic:cNvPicPr preferRelativeResize="0"/>
                  </pic:nvPicPr>
                  <pic:blipFill>
                    <a:blip r:embed="rId36"/>
                    <a:srcRect b="0" l="0" r="0" t="0"/>
                    <a:stretch>
                      <a:fillRect/>
                    </a:stretch>
                  </pic:blipFill>
                  <pic:spPr>
                    <a:xfrm>
                      <a:off x="0" y="0"/>
                      <a:ext cx="5601136" cy="337724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21">
      <w:pPr>
        <w:pStyle w:val="Heading3"/>
        <w:tabs>
          <w:tab w:val="left" w:leader="none" w:pos="360"/>
          <w:tab w:val="left" w:leader="none" w:pos="720"/>
          <w:tab w:val="left" w:leader="none" w:pos="1080"/>
        </w:tabs>
        <w:rPr/>
      </w:pPr>
      <w:bookmarkStart w:colFirst="0" w:colLast="0" w:name="_heading=h.3whwml4" w:id="28"/>
      <w:bookmarkEnd w:id="28"/>
      <w:r w:rsidDel="00000000" w:rsidR="00000000" w:rsidRPr="00000000">
        <w:rPr>
          <w:rtl w:val="0"/>
        </w:rPr>
        <w:t xml:space="preserve">Still Need to Fix JRE Problems</w:t>
      </w:r>
    </w:p>
    <w:p w:rsidR="00000000" w:rsidDel="00000000" w:rsidP="00000000" w:rsidRDefault="00000000" w:rsidRPr="00000000" w14:paraId="00000122">
      <w:pPr>
        <w:pStyle w:val="Heading4"/>
        <w:numPr>
          <w:ilvl w:val="0"/>
          <w:numId w:val="6"/>
        </w:numPr>
        <w:ind w:left="360" w:hanging="360"/>
        <w:rPr/>
      </w:pPr>
      <w:r w:rsidDel="00000000" w:rsidR="00000000" w:rsidRPr="00000000">
        <w:rPr>
          <w:rtl w:val="0"/>
        </w:rPr>
        <w:t xml:space="preserve">Although bringing an application happens cleanly, you will need to ensure that the Java Runtime Environment is set up correctly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0" distT="0" distL="0" distR="0">
            <wp:extent cx="6020394" cy="2462139"/>
            <wp:effectExtent b="0" l="0" r="0" t="0"/>
            <wp:docPr descr="Graphical user interface, text, application, email&#10;&#10;Description automatically generated" id="139" name="image14.png"/>
            <a:graphic>
              <a:graphicData uri="http://schemas.openxmlformats.org/drawingml/2006/picture">
                <pic:pic>
                  <pic:nvPicPr>
                    <pic:cNvPr descr="Graphical user interface, text, application, email&#10;&#10;Description automatically generated" id="0" name="image14.png"/>
                    <pic:cNvPicPr preferRelativeResize="0"/>
                  </pic:nvPicPr>
                  <pic:blipFill>
                    <a:blip r:embed="rId37"/>
                    <a:srcRect b="0" l="0" r="0" t="0"/>
                    <a:stretch>
                      <a:fillRect/>
                    </a:stretch>
                  </pic:blipFill>
                  <pic:spPr>
                    <a:xfrm>
                      <a:off x="0" y="0"/>
                      <a:ext cx="6020394" cy="246213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pStyle w:val="Heading3"/>
        <w:tabs>
          <w:tab w:val="left" w:leader="none" w:pos="360"/>
          <w:tab w:val="left" w:leader="none" w:pos="720"/>
          <w:tab w:val="left" w:leader="none" w:pos="1080"/>
        </w:tabs>
        <w:rPr/>
      </w:pPr>
      <w:bookmarkStart w:colFirst="0" w:colLast="0" w:name="_heading=h.2bn6wsx" w:id="29"/>
      <w:bookmarkEnd w:id="29"/>
      <w:r w:rsidDel="00000000" w:rsidR="00000000" w:rsidRPr="00000000">
        <w:rPr>
          <w:rtl w:val="0"/>
        </w:rPr>
        <w:t xml:space="preserve">Running in Eclipse</w:t>
      </w:r>
    </w:p>
    <w:p w:rsidR="00000000" w:rsidDel="00000000" w:rsidP="00000000" w:rsidRDefault="00000000" w:rsidRPr="00000000" w14:paraId="00000127">
      <w:pPr>
        <w:pStyle w:val="Heading4"/>
        <w:numPr>
          <w:ilvl w:val="0"/>
          <w:numId w:val="6"/>
        </w:numPr>
        <w:ind w:left="360" w:hanging="360"/>
        <w:rPr/>
      </w:pPr>
      <w:r w:rsidDel="00000000" w:rsidR="00000000" w:rsidRPr="00000000">
        <w:rPr>
          <w:rtl w:val="0"/>
        </w:rPr>
        <w:t xml:space="preserve">As always, you can run in Eclipse by running the green arrow button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0" distT="0" distL="0" distR="0">
            <wp:extent cx="6400800" cy="4830445"/>
            <wp:effectExtent b="0" l="0" r="0" t="0"/>
            <wp:docPr descr="Graphical user interface, text, application&#10;&#10;Description automatically generated" id="141" name="image26.png"/>
            <a:graphic>
              <a:graphicData uri="http://schemas.openxmlformats.org/drawingml/2006/picture">
                <pic:pic>
                  <pic:nvPicPr>
                    <pic:cNvPr descr="Graphical user interface, text, application&#10;&#10;Description automatically generated" id="0" name="image26.png"/>
                    <pic:cNvPicPr preferRelativeResize="0"/>
                  </pic:nvPicPr>
                  <pic:blipFill>
                    <a:blip r:embed="rId38"/>
                    <a:srcRect b="0" l="0" r="0" t="0"/>
                    <a:stretch>
                      <a:fillRect/>
                    </a:stretch>
                  </pic:blipFill>
                  <pic:spPr>
                    <a:xfrm>
                      <a:off x="0" y="0"/>
                      <a:ext cx="6400800" cy="483044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2B">
      <w:pPr>
        <w:pStyle w:val="Heading3"/>
        <w:tabs>
          <w:tab w:val="left" w:leader="none" w:pos="360"/>
          <w:tab w:val="left" w:leader="none" w:pos="720"/>
          <w:tab w:val="left" w:leader="none" w:pos="1080"/>
        </w:tabs>
        <w:rPr/>
      </w:pPr>
      <w:bookmarkStart w:colFirst="0" w:colLast="0" w:name="_heading=h.qsh70q" w:id="30"/>
      <w:bookmarkEnd w:id="30"/>
      <w:r w:rsidDel="00000000" w:rsidR="00000000" w:rsidRPr="00000000">
        <w:rPr>
          <w:rtl w:val="0"/>
        </w:rPr>
        <w:t xml:space="preserve">Adding A Run Configuration in Eclipse </w:t>
        <w:br w:type="textWrapping"/>
        <w:t xml:space="preserve">for Maven</w:t>
      </w:r>
    </w:p>
    <w:p w:rsidR="00000000" w:rsidDel="00000000" w:rsidP="00000000" w:rsidRDefault="00000000" w:rsidRPr="00000000" w14:paraId="0000012C">
      <w:pPr>
        <w:pStyle w:val="Heading4"/>
        <w:numPr>
          <w:ilvl w:val="0"/>
          <w:numId w:val="6"/>
        </w:numPr>
        <w:ind w:left="360" w:hanging="360"/>
        <w:rPr/>
      </w:pPr>
      <w:r w:rsidDel="00000000" w:rsidR="00000000" w:rsidRPr="00000000">
        <w:rPr>
          <w:rtl w:val="0"/>
        </w:rPr>
        <w:t xml:space="preserve">Click on the arrow next to the run button and open “Run Configurations…”</w:t>
      </w:r>
    </w:p>
    <w:p w:rsidR="00000000" w:rsidDel="00000000" w:rsidP="00000000" w:rsidRDefault="00000000" w:rsidRPr="00000000" w14:paraId="0000012D">
      <w:pPr>
        <w:pStyle w:val="Heading5"/>
        <w:numPr>
          <w:ilvl w:val="0"/>
          <w:numId w:val="4"/>
        </w:numPr>
        <w:tabs>
          <w:tab w:val="left" w:leader="none" w:pos="720"/>
        </w:tabs>
        <w:ind w:left="504" w:firstLine="0"/>
        <w:rPr/>
      </w:pPr>
      <w:r w:rsidDel="00000000" w:rsidR="00000000" w:rsidRPr="00000000">
        <w:rPr>
          <w:rtl w:val="0"/>
        </w:rPr>
        <w:t xml:space="preserve">Then, right-click on “Maven Build” and select “New Configuration” </w:t>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drawing>
          <wp:inline distB="0" distT="0" distL="0" distR="0">
            <wp:extent cx="4445537" cy="2733917"/>
            <wp:effectExtent b="0" l="0" r="0" t="0"/>
            <wp:docPr descr="Graphical user interface, application&#10;&#10;Description automatically generated" id="142" name="image18.png"/>
            <a:graphic>
              <a:graphicData uri="http://schemas.openxmlformats.org/drawingml/2006/picture">
                <pic:pic>
                  <pic:nvPicPr>
                    <pic:cNvPr descr="Graphical user interface, application&#10;&#10;Description automatically generated" id="0" name="image18.png"/>
                    <pic:cNvPicPr preferRelativeResize="0"/>
                  </pic:nvPicPr>
                  <pic:blipFill>
                    <a:blip r:embed="rId39"/>
                    <a:srcRect b="0" l="0" r="0" t="0"/>
                    <a:stretch>
                      <a:fillRect/>
                    </a:stretch>
                  </pic:blipFill>
                  <pic:spPr>
                    <a:xfrm>
                      <a:off x="0" y="0"/>
                      <a:ext cx="4445537" cy="273391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4"/>
        <w:ind w:left="360" w:firstLine="0"/>
        <w:rPr/>
      </w:pPr>
      <w:r w:rsidDel="00000000" w:rsidR="00000000" w:rsidRPr="00000000">
        <w:rPr>
          <w:rtl w:val="0"/>
        </w:rPr>
      </w:r>
    </w:p>
    <w:p w:rsidR="00000000" w:rsidDel="00000000" w:rsidP="00000000" w:rsidRDefault="00000000" w:rsidRPr="00000000" w14:paraId="00000131">
      <w:pPr>
        <w:pStyle w:val="Heading4"/>
        <w:ind w:left="360" w:firstLine="0"/>
        <w:rPr/>
      </w:pPr>
      <w:r w:rsidDel="00000000" w:rsidR="00000000" w:rsidRPr="00000000">
        <w:rPr>
          <w:rtl w:val="0"/>
        </w:rPr>
      </w:r>
    </w:p>
    <w:p w:rsidR="00000000" w:rsidDel="00000000" w:rsidP="00000000" w:rsidRDefault="00000000" w:rsidRPr="00000000" w14:paraId="00000132">
      <w:pPr>
        <w:pStyle w:val="Heading3"/>
        <w:tabs>
          <w:tab w:val="left" w:leader="none" w:pos="360"/>
          <w:tab w:val="left" w:leader="none" w:pos="720"/>
          <w:tab w:val="left" w:leader="none" w:pos="1080"/>
        </w:tabs>
        <w:rPr/>
      </w:pPr>
      <w:bookmarkStart w:colFirst="0" w:colLast="0" w:name="_heading=h.3as4poj" w:id="31"/>
      <w:bookmarkEnd w:id="31"/>
      <w:r w:rsidDel="00000000" w:rsidR="00000000" w:rsidRPr="00000000">
        <w:rPr>
          <w:rtl w:val="0"/>
        </w:rPr>
        <w:t xml:space="preserve">Creating a Run Configuration for Maven</w:t>
      </w:r>
    </w:p>
    <w:p w:rsidR="00000000" w:rsidDel="00000000" w:rsidP="00000000" w:rsidRDefault="00000000" w:rsidRPr="00000000" w14:paraId="00000133">
      <w:pPr>
        <w:pStyle w:val="Heading4"/>
        <w:numPr>
          <w:ilvl w:val="0"/>
          <w:numId w:val="6"/>
        </w:numPr>
        <w:ind w:left="360" w:hanging="360"/>
        <w:rPr/>
      </w:pPr>
      <w:r w:rsidDel="00000000" w:rsidR="00000000" w:rsidRPr="00000000">
        <w:rPr>
          <w:rtl w:val="0"/>
        </w:rPr>
        <w:t xml:space="preserve">Creating a Configuration called run, you can create a configuration with another name and in goals you can enter “compile exec:java”</w:t>
      </w:r>
    </w:p>
    <w:p w:rsidR="00000000" w:rsidDel="00000000" w:rsidP="00000000" w:rsidRDefault="00000000" w:rsidRPr="00000000" w14:paraId="00000134">
      <w:pPr>
        <w:pStyle w:val="Heading5"/>
        <w:numPr>
          <w:ilvl w:val="0"/>
          <w:numId w:val="4"/>
        </w:numPr>
        <w:tabs>
          <w:tab w:val="left" w:leader="none" w:pos="720"/>
        </w:tabs>
        <w:ind w:left="504" w:firstLine="0"/>
        <w:rPr/>
      </w:pPr>
      <w:r w:rsidDel="00000000" w:rsidR="00000000" w:rsidRPr="00000000">
        <w:rPr>
          <w:rtl w:val="0"/>
        </w:rPr>
        <w:t xml:space="preserve">exec:java is a plugin that runs java programs </w:t>
      </w:r>
    </w:p>
    <w:p w:rsidR="00000000" w:rsidDel="00000000" w:rsidP="00000000" w:rsidRDefault="00000000" w:rsidRPr="00000000" w14:paraId="00000135">
      <w:pPr>
        <w:pStyle w:val="Heading4"/>
        <w:numPr>
          <w:ilvl w:val="0"/>
          <w:numId w:val="6"/>
        </w:numPr>
        <w:ind w:left="360" w:hanging="360"/>
        <w:rPr/>
      </w:pPr>
      <w:r w:rsidDel="00000000" w:rsidR="00000000" w:rsidRPr="00000000">
        <w:rPr>
          <w:rtl w:val="0"/>
        </w:rPr>
        <w:t xml:space="preserve">You can add a property in the parameter name section of your run configuration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drawing>
          <wp:inline distB="0" distT="0" distL="0" distR="0">
            <wp:extent cx="5841998" cy="5409064"/>
            <wp:effectExtent b="0" l="0" r="0" t="0"/>
            <wp:docPr descr="Graphical user interface, application, email&#10;&#10;Description automatically generated" id="143" name="image23.png"/>
            <a:graphic>
              <a:graphicData uri="http://schemas.openxmlformats.org/drawingml/2006/picture">
                <pic:pic>
                  <pic:nvPicPr>
                    <pic:cNvPr descr="Graphical user interface, application, email&#10;&#10;Description automatically generated" id="0" name="image23.png"/>
                    <pic:cNvPicPr preferRelativeResize="0"/>
                  </pic:nvPicPr>
                  <pic:blipFill>
                    <a:blip r:embed="rId40"/>
                    <a:srcRect b="0" l="0" r="0" t="0"/>
                    <a:stretch>
                      <a:fillRect/>
                    </a:stretch>
                  </pic:blipFill>
                  <pic:spPr>
                    <a:xfrm>
                      <a:off x="0" y="0"/>
                      <a:ext cx="5841998" cy="5409064"/>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tabs>
          <w:tab w:val="left" w:leader="none" w:pos="360"/>
          <w:tab w:val="left" w:leader="none" w:pos="720"/>
          <w:tab w:val="left" w:leader="none" w:pos="1080"/>
        </w:tabs>
        <w:rPr/>
      </w:pPr>
      <w:bookmarkStart w:colFirst="0" w:colLast="0" w:name="_heading=h.1pxezwc" w:id="32"/>
      <w:bookmarkEnd w:id="32"/>
      <w:r w:rsidDel="00000000" w:rsidR="00000000" w:rsidRPr="00000000">
        <w:rPr>
          <w:rtl w:val="0"/>
        </w:rPr>
        <w:t xml:space="preserve">Creating a Run Configuration for Maven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0" distT="0" distL="0" distR="0">
            <wp:extent cx="6400800" cy="5926455"/>
            <wp:effectExtent b="0" l="0" r="0" t="0"/>
            <wp:docPr descr="Graphical user interface, application&#10;&#10;Description automatically generated" id="144" name="image24.png"/>
            <a:graphic>
              <a:graphicData uri="http://schemas.openxmlformats.org/drawingml/2006/picture">
                <pic:pic>
                  <pic:nvPicPr>
                    <pic:cNvPr descr="Graphical user interface, application&#10;&#10;Description automatically generated" id="0" name="image24.png"/>
                    <pic:cNvPicPr preferRelativeResize="0"/>
                  </pic:nvPicPr>
                  <pic:blipFill>
                    <a:blip r:embed="rId41"/>
                    <a:srcRect b="0" l="0" r="0" t="0"/>
                    <a:stretch>
                      <a:fillRect/>
                    </a:stretch>
                  </pic:blipFill>
                  <pic:spPr>
                    <a:xfrm>
                      <a:off x="0" y="0"/>
                      <a:ext cx="6400800" cy="592645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tabs>
          <w:tab w:val="left" w:leader="none" w:pos="360"/>
          <w:tab w:val="left" w:leader="none" w:pos="720"/>
          <w:tab w:val="left" w:leader="none" w:pos="1080"/>
        </w:tabs>
        <w:rPr/>
      </w:pPr>
      <w:bookmarkStart w:colFirst="0" w:colLast="0" w:name="_heading=h.49x2ik5" w:id="33"/>
      <w:bookmarkEnd w:id="33"/>
      <w:r w:rsidDel="00000000" w:rsidR="00000000" w:rsidRPr="00000000">
        <w:rPr>
          <w:rtl w:val="0"/>
        </w:rPr>
        <w:t xml:space="preserve">Viewing the Run</w:t>
      </w:r>
    </w:p>
    <w:p w:rsidR="00000000" w:rsidDel="00000000" w:rsidP="00000000" w:rsidRDefault="00000000" w:rsidRPr="00000000" w14:paraId="0000013C">
      <w:pPr>
        <w:rPr/>
      </w:pPr>
      <w:r w:rsidDel="00000000" w:rsidR="00000000" w:rsidRPr="00000000">
        <w:rPr/>
        <w:drawing>
          <wp:inline distB="0" distT="0" distL="0" distR="0">
            <wp:extent cx="6400800" cy="4823460"/>
            <wp:effectExtent b="0" l="0" r="0" t="0"/>
            <wp:docPr descr="Graphical user interface, text, application, email&#10;&#10;Description automatically generated" id="145" name="image29.png"/>
            <a:graphic>
              <a:graphicData uri="http://schemas.openxmlformats.org/drawingml/2006/picture">
                <pic:pic>
                  <pic:nvPicPr>
                    <pic:cNvPr descr="Graphical user interface, text, application, email&#10;&#10;Description automatically generated" id="0" name="image29.png"/>
                    <pic:cNvPicPr preferRelativeResize="0"/>
                  </pic:nvPicPr>
                  <pic:blipFill>
                    <a:blip r:embed="rId42"/>
                    <a:srcRect b="0" l="0" r="0" t="0"/>
                    <a:stretch>
                      <a:fillRect/>
                    </a:stretch>
                  </pic:blipFill>
                  <pic:spPr>
                    <a:xfrm>
                      <a:off x="0" y="0"/>
                      <a:ext cx="6400800" cy="482346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4"/>
        <w:ind w:left="360" w:firstLine="0"/>
        <w:rPr/>
      </w:pPr>
      <w:r w:rsidDel="00000000" w:rsidR="00000000" w:rsidRPr="00000000">
        <w:rPr>
          <w:rtl w:val="0"/>
        </w:rPr>
      </w:r>
    </w:p>
    <w:p w:rsidR="00000000" w:rsidDel="00000000" w:rsidP="00000000" w:rsidRDefault="00000000" w:rsidRPr="00000000" w14:paraId="0000013E">
      <w:pPr>
        <w:pStyle w:val="Heading3"/>
        <w:tabs>
          <w:tab w:val="left" w:leader="none" w:pos="360"/>
          <w:tab w:val="left" w:leader="none" w:pos="720"/>
          <w:tab w:val="left" w:leader="none" w:pos="1080"/>
        </w:tabs>
        <w:rPr/>
      </w:pPr>
      <w:bookmarkStart w:colFirst="0" w:colLast="0" w:name="_heading=h.2p2csry" w:id="34"/>
      <w:bookmarkEnd w:id="34"/>
      <w:r w:rsidDel="00000000" w:rsidR="00000000" w:rsidRPr="00000000">
        <w:rPr>
          <w:rtl w:val="0"/>
        </w:rPr>
        <w:t xml:space="preserve">Exercises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single"/>
          <w:shd w:fill="auto" w:val="clear"/>
          <w:vertAlign w:val="baseline"/>
          <w:rtl w:val="0"/>
        </w:rPr>
        <w:t xml:space="preserve">EXERCISE 1</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PalmSprings" w:cs="PalmSprings" w:eastAsia="PalmSprings" w:hAnsi="PalmSprings"/>
          <w:sz w:val="28"/>
          <w:szCs w:val="28"/>
          <w:u w:val="no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Import the project you created in the previous exercise in</w:t>
      </w:r>
      <w:r w:rsidDel="00000000" w:rsidR="00000000" w:rsidRPr="00000000">
        <w:rPr>
          <w:rFonts w:ascii="PalmSprings" w:cs="PalmSprings" w:eastAsia="PalmSprings" w:hAnsi="PalmSprings"/>
          <w:sz w:val="28"/>
          <w:szCs w:val="28"/>
          <w:rtl w:val="0"/>
        </w:rPr>
        <w:t xml:space="preserve"> IntelliJ</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Set up the JRE.</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run configuration for Maven.</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Run the project.</w:t>
      </w:r>
    </w:p>
    <w:p w:rsidR="00000000" w:rsidDel="00000000" w:rsidP="00000000" w:rsidRDefault="00000000" w:rsidRPr="00000000" w14:paraId="00000144">
      <w:pPr>
        <w:rPr>
          <w:rFonts w:ascii="PalmSprings" w:cs="PalmSprings" w:eastAsia="PalmSprings" w:hAnsi="PalmSpring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numPr>
          <w:ilvl w:val="1"/>
          <w:numId w:val="8"/>
        </w:numPr>
        <w:ind w:left="0" w:firstLine="0"/>
        <w:rPr/>
      </w:pPr>
      <w:bookmarkStart w:colFirst="0" w:colLast="0" w:name="_heading=h.147n2zr" w:id="35"/>
      <w:bookmarkEnd w:id="35"/>
      <w:r w:rsidDel="00000000" w:rsidR="00000000" w:rsidRPr="00000000">
        <w:rPr>
          <w:rtl w:val="0"/>
        </w:rPr>
        <w:br w:type="textWrapping"/>
        <w:br w:type="textWrapping"/>
        <w:br w:type="textWrapping"/>
        <w:br w:type="textWrapping"/>
        <w:t xml:space="preserve">Adding to the Maven pom.xml</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3"/>
        <w:tabs>
          <w:tab w:val="left" w:leader="none" w:pos="360"/>
          <w:tab w:val="left" w:leader="none" w:pos="720"/>
          <w:tab w:val="left" w:leader="none" w:pos="1080"/>
        </w:tabs>
        <w:rPr/>
      </w:pPr>
      <w:bookmarkStart w:colFirst="0" w:colLast="0" w:name="_heading=h.3o7alnk" w:id="36"/>
      <w:bookmarkEnd w:id="36"/>
      <w:r w:rsidDel="00000000" w:rsidR="00000000" w:rsidRPr="00000000">
        <w:rPr>
          <w:rtl w:val="0"/>
        </w:rPr>
        <w:t xml:space="preserve">The pom.xml file in Eclipse</w:t>
      </w:r>
    </w:p>
    <w:p w:rsidR="00000000" w:rsidDel="00000000" w:rsidP="00000000" w:rsidRDefault="00000000" w:rsidRPr="00000000" w14:paraId="00000148">
      <w:pPr>
        <w:pStyle w:val="Heading4"/>
        <w:numPr>
          <w:ilvl w:val="0"/>
          <w:numId w:val="6"/>
        </w:numPr>
        <w:ind w:left="360" w:hanging="360"/>
        <w:rPr/>
      </w:pPr>
      <w:r w:rsidDel="00000000" w:rsidR="00000000" w:rsidRPr="00000000">
        <w:rPr>
          <w:rtl w:val="0"/>
        </w:rPr>
        <w:t xml:space="preserve">The Project Object Model (pom) file is an XML file that contains metadata and configuration details for building the project</w:t>
      </w:r>
    </w:p>
    <w:p w:rsidR="00000000" w:rsidDel="00000000" w:rsidP="00000000" w:rsidRDefault="00000000" w:rsidRPr="00000000" w14:paraId="00000149">
      <w:pPr>
        <w:pStyle w:val="Heading4"/>
        <w:numPr>
          <w:ilvl w:val="0"/>
          <w:numId w:val="6"/>
        </w:numPr>
        <w:ind w:left="360" w:hanging="360"/>
        <w:rPr/>
      </w:pPr>
      <w:r w:rsidDel="00000000" w:rsidR="00000000" w:rsidRPr="00000000">
        <w:rPr>
          <w:rtl w:val="0"/>
        </w:rPr>
        <w:t xml:space="preserve">One common thing to modify in the pom.xml is adding or changing dependencies for your project</w:t>
      </w:r>
    </w:p>
    <w:p w:rsidR="00000000" w:rsidDel="00000000" w:rsidP="00000000" w:rsidRDefault="00000000" w:rsidRPr="00000000" w14:paraId="0000014A">
      <w:pPr>
        <w:pStyle w:val="Heading4"/>
        <w:ind w:left="360" w:firstLine="0"/>
        <w:rPr/>
      </w:pPr>
      <w:r w:rsidDel="00000000" w:rsidR="00000000" w:rsidRPr="00000000">
        <w:rPr/>
        <w:drawing>
          <wp:inline distB="0" distT="0" distL="0" distR="0">
            <wp:extent cx="6400800" cy="4164330"/>
            <wp:effectExtent b="0" l="0" r="0" t="0"/>
            <wp:docPr descr="Text&#10;&#10;Description automatically generated" id="146" name="image30.png"/>
            <a:graphic>
              <a:graphicData uri="http://schemas.openxmlformats.org/drawingml/2006/picture">
                <pic:pic>
                  <pic:nvPicPr>
                    <pic:cNvPr descr="Text&#10;&#10;Description automatically generated" id="0" name="image30.png"/>
                    <pic:cNvPicPr preferRelativeResize="0"/>
                  </pic:nvPicPr>
                  <pic:blipFill>
                    <a:blip r:embed="rId43"/>
                    <a:srcRect b="0" l="0" r="0" t="0"/>
                    <a:stretch>
                      <a:fillRect/>
                    </a:stretch>
                  </pic:blipFill>
                  <pic:spPr>
                    <a:xfrm>
                      <a:off x="0" y="0"/>
                      <a:ext cx="6400800" cy="41643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2298700</wp:posOffset>
                </wp:positionV>
                <wp:extent cx="3173185" cy="1006929"/>
                <wp:effectExtent b="0" l="0" r="0" t="0"/>
                <wp:wrapNone/>
                <wp:docPr id="120" name=""/>
                <a:graphic>
                  <a:graphicData uri="http://schemas.microsoft.com/office/word/2010/wordprocessingShape">
                    <wps:wsp>
                      <wps:cNvSpPr/>
                      <wps:cNvPr id="2" name="Shape 2"/>
                      <wps:spPr>
                        <a:xfrm>
                          <a:off x="3778458" y="3295586"/>
                          <a:ext cx="3135085" cy="968829"/>
                        </a:xfrm>
                        <a:prstGeom prst="rect">
                          <a:avLst/>
                        </a:prstGeom>
                        <a:noFill/>
                        <a:ln cap="flat" cmpd="sng" w="381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2298700</wp:posOffset>
                </wp:positionV>
                <wp:extent cx="3173185" cy="1006929"/>
                <wp:effectExtent b="0" l="0" r="0" t="0"/>
                <wp:wrapNone/>
                <wp:docPr id="120" name="image46.png"/>
                <a:graphic>
                  <a:graphicData uri="http://schemas.openxmlformats.org/drawingml/2006/picture">
                    <pic:pic>
                      <pic:nvPicPr>
                        <pic:cNvPr id="0" name="image46.png"/>
                        <pic:cNvPicPr preferRelativeResize="0"/>
                      </pic:nvPicPr>
                      <pic:blipFill>
                        <a:blip r:embed="rId44"/>
                        <a:srcRect/>
                        <a:stretch>
                          <a:fillRect/>
                        </a:stretch>
                      </pic:blipFill>
                      <pic:spPr>
                        <a:xfrm>
                          <a:off x="0" y="0"/>
                          <a:ext cx="3173185" cy="1006929"/>
                        </a:xfrm>
                        <a:prstGeom prst="rect"/>
                        <a:ln/>
                      </pic:spPr>
                    </pic:pic>
                  </a:graphicData>
                </a:graphic>
              </wp:anchor>
            </w:drawing>
          </mc:Fallback>
        </mc:AlternateContent>
      </w:r>
    </w:p>
    <w:p w:rsidR="00000000" w:rsidDel="00000000" w:rsidP="00000000" w:rsidRDefault="00000000" w:rsidRPr="00000000" w14:paraId="0000014B">
      <w:pPr>
        <w:rPr>
          <w:rFonts w:ascii="PalmSprings" w:cs="PalmSprings" w:eastAsia="PalmSprings" w:hAnsi="PalmSprings"/>
          <w:sz w:val="28"/>
          <w:szCs w:val="28"/>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rPr>
          <w:rFonts w:ascii="PalmSprings" w:cs="PalmSprings" w:eastAsia="PalmSprings" w:hAnsi="PalmSpring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3"/>
        <w:tabs>
          <w:tab w:val="left" w:leader="none" w:pos="360"/>
          <w:tab w:val="left" w:leader="none" w:pos="720"/>
          <w:tab w:val="left" w:leader="none" w:pos="1080"/>
        </w:tabs>
        <w:rPr/>
      </w:pPr>
      <w:bookmarkStart w:colFirst="0" w:colLast="0" w:name="_heading=h.23ckvvd" w:id="37"/>
      <w:bookmarkEnd w:id="37"/>
      <w:r w:rsidDel="00000000" w:rsidR="00000000" w:rsidRPr="00000000">
        <w:rPr>
          <w:rtl w:val="0"/>
        </w:rPr>
        <w:t xml:space="preserve">When to add dependencies</w:t>
      </w:r>
    </w:p>
    <w:p w:rsidR="00000000" w:rsidDel="00000000" w:rsidP="00000000" w:rsidRDefault="00000000" w:rsidRPr="00000000" w14:paraId="0000014F">
      <w:pPr>
        <w:pStyle w:val="Heading4"/>
        <w:numPr>
          <w:ilvl w:val="0"/>
          <w:numId w:val="6"/>
        </w:numPr>
        <w:ind w:left="360" w:hanging="360"/>
        <w:rPr/>
      </w:pPr>
      <w:r w:rsidDel="00000000" w:rsidR="00000000" w:rsidRPr="00000000">
        <w:rPr>
          <w:rtl w:val="0"/>
        </w:rPr>
        <w:t xml:space="preserve">Whenever you want to use a third-party library in your project, you’ll need to make sure this is added to your dependency list.</w:t>
      </w:r>
    </w:p>
    <w:p w:rsidR="00000000" w:rsidDel="00000000" w:rsidP="00000000" w:rsidRDefault="00000000" w:rsidRPr="00000000" w14:paraId="00000150">
      <w:pPr>
        <w:pStyle w:val="Heading4"/>
        <w:numPr>
          <w:ilvl w:val="0"/>
          <w:numId w:val="6"/>
        </w:numPr>
        <w:ind w:left="360" w:hanging="360"/>
        <w:rPr/>
      </w:pPr>
      <w:r w:rsidDel="00000000" w:rsidR="00000000" w:rsidRPr="00000000">
        <w:rPr>
          <w:rtl w:val="0"/>
        </w:rPr>
        <w:t xml:space="preserve">For example, when we want to use the Jackson ObjectMapper, we need to add the Jackson dependency</w:t>
      </w:r>
    </w:p>
    <w:p w:rsidR="00000000" w:rsidDel="00000000" w:rsidP="00000000" w:rsidRDefault="00000000" w:rsidRPr="00000000" w14:paraId="00000151">
      <w:pPr>
        <w:pStyle w:val="Heading4"/>
        <w:rPr/>
      </w:pPr>
      <w:r w:rsidDel="00000000" w:rsidR="00000000" w:rsidRPr="00000000">
        <w:rPr/>
        <w:drawing>
          <wp:inline distB="0" distT="0" distL="0" distR="0">
            <wp:extent cx="6400800" cy="3665220"/>
            <wp:effectExtent b="0" l="0" r="0" t="0"/>
            <wp:docPr id="147"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640080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4"/>
        <w:numPr>
          <w:ilvl w:val="0"/>
          <w:numId w:val="6"/>
        </w:numPr>
        <w:ind w:left="360" w:hanging="360"/>
        <w:rPr/>
      </w:pPr>
      <w:r w:rsidDel="00000000" w:rsidR="00000000" w:rsidRPr="00000000">
        <w:rPr>
          <w:rtl w:val="0"/>
        </w:rPr>
        <w:t xml:space="preserve">It cannot find the package from where to import the library, because it is not added to the project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rPr>
          <w:rFonts w:ascii="PalmSprings" w:cs="PalmSprings" w:eastAsia="PalmSprings" w:hAnsi="PalmSprings"/>
          <w:b w:val="1"/>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tabs>
          <w:tab w:val="left" w:leader="none" w:pos="360"/>
          <w:tab w:val="left" w:leader="none" w:pos="720"/>
          <w:tab w:val="left" w:leader="none" w:pos="1080"/>
        </w:tabs>
        <w:rPr/>
      </w:pPr>
      <w:bookmarkStart w:colFirst="0" w:colLast="0" w:name="_heading=h.ihv636" w:id="38"/>
      <w:bookmarkEnd w:id="38"/>
      <w:r w:rsidDel="00000000" w:rsidR="00000000" w:rsidRPr="00000000">
        <w:rPr>
          <w:rtl w:val="0"/>
        </w:rPr>
        <w:t xml:space="preserve">How to add dependencies</w:t>
      </w:r>
    </w:p>
    <w:p w:rsidR="00000000" w:rsidDel="00000000" w:rsidP="00000000" w:rsidRDefault="00000000" w:rsidRPr="00000000" w14:paraId="00000156">
      <w:pPr>
        <w:pStyle w:val="Heading4"/>
        <w:numPr>
          <w:ilvl w:val="0"/>
          <w:numId w:val="6"/>
        </w:numPr>
        <w:ind w:left="360" w:hanging="360"/>
        <w:rPr/>
      </w:pPr>
      <w:r w:rsidDel="00000000" w:rsidR="00000000" w:rsidRPr="00000000">
        <w:rPr>
          <w:rtl w:val="0"/>
        </w:rPr>
        <w:t xml:space="preserve">We add a </w:t>
      </w:r>
      <w:r w:rsidDel="00000000" w:rsidR="00000000" w:rsidRPr="00000000">
        <w:rPr>
          <w:rFonts w:ascii="Courier New" w:cs="Courier New" w:eastAsia="Courier New" w:hAnsi="Courier New"/>
          <w:sz w:val="25"/>
          <w:szCs w:val="25"/>
          <w:rtl w:val="0"/>
        </w:rPr>
        <w:t xml:space="preserve">&lt;dependency&gt;</w:t>
      </w:r>
      <w:r w:rsidDel="00000000" w:rsidR="00000000" w:rsidRPr="00000000">
        <w:rPr>
          <w:rtl w:val="0"/>
        </w:rPr>
        <w:t xml:space="preserve"> node to our XML file in the </w:t>
      </w:r>
      <w:r w:rsidDel="00000000" w:rsidR="00000000" w:rsidRPr="00000000">
        <w:rPr>
          <w:rFonts w:ascii="Courier New" w:cs="Courier New" w:eastAsia="Courier New" w:hAnsi="Courier New"/>
          <w:sz w:val="25"/>
          <w:szCs w:val="25"/>
          <w:rtl w:val="0"/>
        </w:rPr>
        <w:t xml:space="preserve">&lt;dependencies&gt;</w:t>
      </w:r>
      <w:r w:rsidDel="00000000" w:rsidR="00000000" w:rsidRPr="00000000">
        <w:rPr>
          <w:rtl w:val="0"/>
        </w:rPr>
        <w:t xml:space="preserve"> node</w:t>
      </w:r>
    </w:p>
    <w:p w:rsidR="00000000" w:rsidDel="00000000" w:rsidP="00000000" w:rsidRDefault="00000000" w:rsidRPr="00000000" w14:paraId="0000015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&lt;groupId&gt;hca.com&lt;/groupId&gt;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&lt;artifactId&gt;example&lt;/artifactId&gt;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&lt;version&gt;1.02&lt;/version&gt;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5D">
      <w:pPr>
        <w:pStyle w:val="Heading4"/>
        <w:numPr>
          <w:ilvl w:val="0"/>
          <w:numId w:val="6"/>
        </w:numPr>
        <w:ind w:left="360" w:hanging="360"/>
        <w:rPr/>
      </w:pPr>
      <w:r w:rsidDel="00000000" w:rsidR="00000000" w:rsidRPr="00000000">
        <w:rPr>
          <w:rtl w:val="0"/>
        </w:rPr>
        <w:t xml:space="preserve">After adding a dependency we’ll need to make sure that the project gets updated (typically happens in Eclipse after saving the pom.xml)</w:t>
      </w:r>
    </w:p>
    <w:p w:rsidR="00000000" w:rsidDel="00000000" w:rsidP="00000000" w:rsidRDefault="00000000" w:rsidRPr="00000000" w14:paraId="0000015E">
      <w:pPr>
        <w:pStyle w:val="Heading4"/>
        <w:numPr>
          <w:ilvl w:val="0"/>
          <w:numId w:val="6"/>
        </w:numPr>
        <w:ind w:left="360" w:hanging="360"/>
        <w:rPr/>
      </w:pPr>
      <w:r w:rsidDel="00000000" w:rsidR="00000000" w:rsidRPr="00000000">
        <w:rPr>
          <w:rtl w:val="0"/>
        </w:rPr>
        <w:t xml:space="preserve">If it doesn’t, right-click on your Maven project and select Maven &gt; Update Project</w:t>
      </w:r>
    </w:p>
    <w:p w:rsidR="00000000" w:rsidDel="00000000" w:rsidP="00000000" w:rsidRDefault="00000000" w:rsidRPr="00000000" w14:paraId="0000015F">
      <w:pPr>
        <w:pStyle w:val="Heading5"/>
        <w:numPr>
          <w:ilvl w:val="0"/>
          <w:numId w:val="4"/>
        </w:numPr>
        <w:tabs>
          <w:tab w:val="left" w:leader="none" w:pos="720"/>
        </w:tabs>
        <w:ind w:left="504" w:firstLine="0"/>
        <w:rPr/>
      </w:pPr>
      <w:r w:rsidDel="00000000" w:rsidR="00000000" w:rsidRPr="00000000">
        <w:rPr>
          <w:rtl w:val="0"/>
        </w:rPr>
        <w:t xml:space="preserve">You should be able to open the Maven Dependencies and view all the jar files for your project</w:t>
      </w:r>
    </w:p>
    <w:p w:rsidR="00000000" w:rsidDel="00000000" w:rsidP="00000000" w:rsidRDefault="00000000" w:rsidRPr="00000000" w14:paraId="00000160">
      <w:pPr>
        <w:pStyle w:val="Heading4"/>
        <w:ind w:left="360" w:firstLine="0"/>
        <w:rPr/>
      </w:pPr>
      <w:r w:rsidDel="00000000" w:rsidR="00000000" w:rsidRPr="00000000">
        <w:rPr/>
        <w:drawing>
          <wp:inline distB="0" distT="0" distL="0" distR="0">
            <wp:extent cx="3981912" cy="1813983"/>
            <wp:effectExtent b="0" l="0" r="0" t="0"/>
            <wp:docPr descr="Text&#10;&#10;Description automatically generated" id="148" name="image21.png"/>
            <a:graphic>
              <a:graphicData uri="http://schemas.openxmlformats.org/drawingml/2006/picture">
                <pic:pic>
                  <pic:nvPicPr>
                    <pic:cNvPr descr="Text&#10;&#10;Description automatically generated" id="0" name="image21.png"/>
                    <pic:cNvPicPr preferRelativeResize="0"/>
                  </pic:nvPicPr>
                  <pic:blipFill>
                    <a:blip r:embed="rId46"/>
                    <a:srcRect b="0" l="0" r="0" t="0"/>
                    <a:stretch>
                      <a:fillRect/>
                    </a:stretch>
                  </pic:blipFill>
                  <pic:spPr>
                    <a:xfrm>
                      <a:off x="0" y="0"/>
                      <a:ext cx="3981912" cy="181398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3"/>
        <w:tabs>
          <w:tab w:val="left" w:leader="none" w:pos="360"/>
          <w:tab w:val="left" w:leader="none" w:pos="720"/>
          <w:tab w:val="left" w:leader="none" w:pos="1080"/>
        </w:tabs>
        <w:rPr/>
      </w:pPr>
      <w:bookmarkStart w:colFirst="0" w:colLast="0" w:name="_heading=h.32hioqz" w:id="39"/>
      <w:bookmarkEnd w:id="39"/>
      <w:r w:rsidDel="00000000" w:rsidR="00000000" w:rsidRPr="00000000">
        <w:rPr>
          <w:rtl w:val="0"/>
        </w:rPr>
        <w:t xml:space="preserve">How to add dependencies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64">
      <w:pPr>
        <w:pStyle w:val="Heading4"/>
        <w:numPr>
          <w:ilvl w:val="0"/>
          <w:numId w:val="6"/>
        </w:numPr>
        <w:ind w:left="360" w:hanging="360"/>
        <w:rPr/>
      </w:pPr>
      <w:r w:rsidDel="00000000" w:rsidR="00000000" w:rsidRPr="00000000">
        <w:rPr>
          <w:rtl w:val="0"/>
        </w:rPr>
        <w:t xml:space="preserve">Now we’ve added the dependency, the suggested fixes can find the import with our </w:t>
      </w:r>
      <w:r w:rsidDel="00000000" w:rsidR="00000000" w:rsidRPr="00000000">
        <w:rPr>
          <w:rFonts w:ascii="Courier New" w:cs="Courier New" w:eastAsia="Courier New" w:hAnsi="Courier New"/>
          <w:sz w:val="25"/>
          <w:szCs w:val="25"/>
          <w:rtl w:val="0"/>
        </w:rPr>
        <w:t xml:space="preserve">ObjectMapper</w:t>
      </w:r>
      <w:r w:rsidDel="00000000" w:rsidR="00000000" w:rsidRPr="00000000">
        <w:rPr>
          <w:rtl w:val="0"/>
        </w:rPr>
        <w:t xml:space="preserve"> class in it</w:t>
      </w:r>
    </w:p>
    <w:p w:rsidR="00000000" w:rsidDel="00000000" w:rsidP="00000000" w:rsidRDefault="00000000" w:rsidRPr="00000000" w14:paraId="00000165">
      <w:pPr>
        <w:pStyle w:val="Heading4"/>
        <w:ind w:left="360" w:firstLine="0"/>
        <w:rPr/>
      </w:pPr>
      <w:r w:rsidDel="00000000" w:rsidR="00000000" w:rsidRPr="00000000">
        <w:rPr/>
        <w:drawing>
          <wp:inline distB="0" distT="0" distL="0" distR="0">
            <wp:extent cx="6400800" cy="3790950"/>
            <wp:effectExtent b="0" l="0" r="0" t="0"/>
            <wp:docPr descr="Text&#10;&#10;Description automatically generated" id="130" name="image17.png"/>
            <a:graphic>
              <a:graphicData uri="http://schemas.openxmlformats.org/drawingml/2006/picture">
                <pic:pic>
                  <pic:nvPicPr>
                    <pic:cNvPr descr="Text&#10;&#10;Description automatically generated" id="0" name="image17.png"/>
                    <pic:cNvPicPr preferRelativeResize="0"/>
                  </pic:nvPicPr>
                  <pic:blipFill>
                    <a:blip r:embed="rId47"/>
                    <a:srcRect b="0" l="0" r="0" t="0"/>
                    <a:stretch>
                      <a:fillRect/>
                    </a:stretch>
                  </pic:blipFill>
                  <pic:spPr>
                    <a:xfrm>
                      <a:off x="0" y="0"/>
                      <a:ext cx="6400800" cy="3790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1752600</wp:posOffset>
                </wp:positionV>
                <wp:extent cx="905329" cy="535214"/>
                <wp:effectExtent b="0" l="0" r="0" t="0"/>
                <wp:wrapNone/>
                <wp:docPr id="121" name=""/>
                <a:graphic>
                  <a:graphicData uri="http://schemas.microsoft.com/office/word/2010/wordprocessingShape">
                    <wps:wsp>
                      <wps:cNvSpPr/>
                      <wps:cNvPr id="3" name="Shape 3"/>
                      <wps:spPr>
                        <a:xfrm>
                          <a:off x="4899686" y="3518743"/>
                          <a:ext cx="892629" cy="522514"/>
                        </a:xfrm>
                        <a:prstGeom prst="rightArrow">
                          <a:avLst>
                            <a:gd fmla="val 50000" name="adj1"/>
                            <a:gd fmla="val 50000" name="adj2"/>
                          </a:avLst>
                        </a:prstGeom>
                        <a:solidFill>
                          <a:schemeClr val="accent4"/>
                        </a:solidFill>
                        <a:ln cap="flat" cmpd="sng" w="12700">
                          <a:solidFill>
                            <a:srgbClr val="BA8C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1752600</wp:posOffset>
                </wp:positionV>
                <wp:extent cx="905329" cy="535214"/>
                <wp:effectExtent b="0" l="0" r="0" t="0"/>
                <wp:wrapNone/>
                <wp:docPr id="121" name="image47.png"/>
                <a:graphic>
                  <a:graphicData uri="http://schemas.openxmlformats.org/drawingml/2006/picture">
                    <pic:pic>
                      <pic:nvPicPr>
                        <pic:cNvPr id="0" name="image47.png"/>
                        <pic:cNvPicPr preferRelativeResize="0"/>
                      </pic:nvPicPr>
                      <pic:blipFill>
                        <a:blip r:embed="rId48"/>
                        <a:srcRect/>
                        <a:stretch>
                          <a:fillRect/>
                        </a:stretch>
                      </pic:blipFill>
                      <pic:spPr>
                        <a:xfrm>
                          <a:off x="0" y="0"/>
                          <a:ext cx="905329" cy="535214"/>
                        </a:xfrm>
                        <a:prstGeom prst="rect"/>
                        <a:ln/>
                      </pic:spPr>
                    </pic:pic>
                  </a:graphicData>
                </a:graphic>
              </wp:anchor>
            </w:drawing>
          </mc:Fallback>
        </mc:AlternateContent>
      </w:r>
    </w:p>
    <w:p w:rsidR="00000000" w:rsidDel="00000000" w:rsidP="00000000" w:rsidRDefault="00000000" w:rsidRPr="00000000" w14:paraId="00000166">
      <w:pPr>
        <w:pStyle w:val="Heading4"/>
        <w:ind w:left="360" w:firstLine="0"/>
        <w:rPr/>
      </w:pPr>
      <w:r w:rsidDel="00000000" w:rsidR="00000000" w:rsidRPr="00000000">
        <w:rPr>
          <w:rtl w:val="0"/>
        </w:rPr>
      </w:r>
    </w:p>
    <w:p w:rsidR="00000000" w:rsidDel="00000000" w:rsidP="00000000" w:rsidRDefault="00000000" w:rsidRPr="00000000" w14:paraId="00000167">
      <w:pPr>
        <w:ind w:left="426" w:firstLine="0"/>
        <w:rPr>
          <w:rFonts w:ascii="Courier New" w:cs="Courier New" w:eastAsia="Courier New" w:hAnsi="Courier New"/>
          <w:sz w:val="25"/>
          <w:szCs w:val="25"/>
        </w:rPr>
      </w:pPr>
      <w:r w:rsidDel="00000000" w:rsidR="00000000" w:rsidRPr="00000000">
        <w:rPr/>
        <w:drawing>
          <wp:inline distB="0" distT="0" distL="0" distR="0">
            <wp:extent cx="3966430" cy="1476393"/>
            <wp:effectExtent b="0" l="0" r="0" t="0"/>
            <wp:docPr descr="Text&#10;&#10;Description automatically generated" id="131" name="image13.png"/>
            <a:graphic>
              <a:graphicData uri="http://schemas.openxmlformats.org/drawingml/2006/picture">
                <pic:pic>
                  <pic:nvPicPr>
                    <pic:cNvPr descr="Text&#10;&#10;Description automatically generated" id="0" name="image13.png"/>
                    <pic:cNvPicPr preferRelativeResize="0"/>
                  </pic:nvPicPr>
                  <pic:blipFill>
                    <a:blip r:embed="rId49"/>
                    <a:srcRect b="0" l="0" r="0" t="0"/>
                    <a:stretch>
                      <a:fillRect/>
                    </a:stretch>
                  </pic:blipFill>
                  <pic:spPr>
                    <a:xfrm>
                      <a:off x="0" y="0"/>
                      <a:ext cx="3966430" cy="14763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3"/>
        <w:tabs>
          <w:tab w:val="left" w:leader="none" w:pos="360"/>
          <w:tab w:val="left" w:leader="none" w:pos="720"/>
          <w:tab w:val="left" w:leader="none" w:pos="1080"/>
        </w:tabs>
        <w:rPr/>
      </w:pPr>
      <w:bookmarkStart w:colFirst="0" w:colLast="0" w:name="_heading=h.1hmsyys" w:id="40"/>
      <w:bookmarkEnd w:id="40"/>
      <w:r w:rsidDel="00000000" w:rsidR="00000000" w:rsidRPr="00000000">
        <w:rPr>
          <w:rtl w:val="0"/>
        </w:rPr>
        <w:t xml:space="preserve">Exercises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single"/>
          <w:shd w:fill="auto" w:val="clear"/>
          <w:vertAlign w:val="baseline"/>
          <w:rtl w:val="0"/>
        </w:rPr>
        <w:t xml:space="preserve">EXERCISE 1</w:t>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and paste the following code snippet in the App.java of your project (replace all other code except for the package statement)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App{</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final static Logger logger = Logger.getLogger(App.class);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static void main(String[] args)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logMeLikeYouDo("</w:t>
      </w:r>
      <w:r w:rsidDel="00000000" w:rsidR="00000000" w:rsidRPr="00000000">
        <w:rPr>
          <w:rFonts w:ascii="Apple Color Emoji" w:cs="Apple Color Emoji" w:eastAsia="Apple Color Emoji" w:hAnsi="Apple Color Emoji"/>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static void logMeLikeYouDo(String input){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if(logger.isDebugEnabled()){</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logger.debug("This is debug : " + input);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if(logger.isInfoEnabled()){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logger.info("This is info : " + input);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logger.warn("This is warn : " + input);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logger.error("This is error : " + input);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logger.fatal("This is fatal : " + input);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necessary dependency (log4j) to get the imports on top of your file that are needed to get this code to run. This will require some googling.</w:t>
      </w:r>
    </w:p>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Make sure the project is updated and run the code. The code will run, but you don’t get the output you’d expect.</w:t>
      </w:r>
    </w:p>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configure the project such that you can use log4j. Hint: the proper way to do this is adding a resources folder with a .properties file.</w:t>
      </w:r>
    </w:p>
    <w:p w:rsidR="00000000" w:rsidDel="00000000" w:rsidP="00000000" w:rsidRDefault="00000000" w:rsidRPr="00000000" w14:paraId="0000018A">
      <w:pPr>
        <w:rPr/>
        <w:sectPr>
          <w:type w:val="nextPage"/>
          <w:pgSz w:h="15840" w:w="12240" w:orient="portrait"/>
          <w:pgMar w:bottom="720" w:top="720" w:left="1080" w:right="1080" w:header="0" w:footer="346"/>
        </w:sectPr>
      </w:pPr>
      <w:r w:rsidDel="00000000" w:rsidR="00000000" w:rsidRPr="00000000">
        <w:rPr>
          <w:rtl w:val="0"/>
        </w:rPr>
      </w:r>
    </w:p>
    <w:p w:rsidR="00000000" w:rsidDel="00000000" w:rsidP="00000000" w:rsidRDefault="00000000" w:rsidRPr="00000000" w14:paraId="0000018B">
      <w:pPr>
        <w:pStyle w:val="Heading1"/>
        <w:numPr>
          <w:ilvl w:val="0"/>
          <w:numId w:val="8"/>
        </w:numPr>
        <w:ind w:left="90" w:firstLine="0"/>
        <w:rPr/>
        <w:sectPr>
          <w:type w:val="nextPage"/>
          <w:pgSz w:h="15840" w:w="12240" w:orient="portrait"/>
          <w:pgMar w:bottom="720" w:top="720" w:left="1080" w:right="1080" w:header="0" w:footer="346"/>
          <w:pgNumType w:start="1"/>
        </w:sectPr>
      </w:pPr>
      <w:bookmarkStart w:colFirst="0" w:colLast="0" w:name="_heading=h.41mghml" w:id="41"/>
      <w:bookmarkEnd w:id="41"/>
      <w:r w:rsidDel="00000000" w:rsidR="00000000" w:rsidRPr="00000000">
        <w:rPr>
          <w:rtl w:val="0"/>
        </w:rPr>
        <w:br w:type="textWrapping"/>
        <w:br w:type="textWrapping"/>
        <w:br w:type="textWrapping"/>
        <w:br w:type="textWrapping"/>
        <w:t xml:space="preserve">Spring Framework</w:t>
      </w:r>
    </w:p>
    <w:p w:rsidR="00000000" w:rsidDel="00000000" w:rsidP="00000000" w:rsidRDefault="00000000" w:rsidRPr="00000000" w14:paraId="0000018C">
      <w:pPr>
        <w:pStyle w:val="Heading2"/>
        <w:numPr>
          <w:ilvl w:val="1"/>
          <w:numId w:val="8"/>
        </w:numPr>
        <w:ind w:left="0" w:firstLine="0"/>
        <w:rPr/>
      </w:pPr>
      <w:bookmarkStart w:colFirst="0" w:colLast="0" w:name="_heading=h.2grqrue" w:id="42"/>
      <w:bookmarkEnd w:id="42"/>
      <w:r w:rsidDel="00000000" w:rsidR="00000000" w:rsidRPr="00000000">
        <w:rPr>
          <w:rtl w:val="0"/>
        </w:rPr>
        <w:br w:type="textWrapping"/>
        <w:br w:type="textWrapping"/>
        <w:br w:type="textWrapping"/>
        <w:br w:type="textWrapping"/>
        <w:t xml:space="preserve">Spring Framework</w:t>
      </w:r>
    </w:p>
    <w:p w:rsidR="00000000" w:rsidDel="00000000" w:rsidP="00000000" w:rsidRDefault="00000000" w:rsidRPr="00000000" w14:paraId="0000018D">
      <w:pPr>
        <w:pStyle w:val="Heading3"/>
        <w:tabs>
          <w:tab w:val="left" w:leader="none" w:pos="360"/>
          <w:tab w:val="left" w:leader="none" w:pos="720"/>
          <w:tab w:val="left" w:leader="none" w:pos="1080"/>
        </w:tabs>
        <w:rPr/>
      </w:pPr>
      <w:bookmarkStart w:colFirst="0" w:colLast="0" w:name="_heading=h.vx1227" w:id="43"/>
      <w:bookmarkEnd w:id="43"/>
      <w:r w:rsidDel="00000000" w:rsidR="00000000" w:rsidRPr="00000000">
        <w:rPr>
          <w:rtl w:val="0"/>
        </w:rPr>
        <w:t xml:space="preserve">Spring Framework</w:t>
      </w:r>
    </w:p>
    <w:p w:rsidR="00000000" w:rsidDel="00000000" w:rsidP="00000000" w:rsidRDefault="00000000" w:rsidRPr="00000000" w14:paraId="0000018E">
      <w:pPr>
        <w:pStyle w:val="Heading4"/>
        <w:numPr>
          <w:ilvl w:val="0"/>
          <w:numId w:val="6"/>
        </w:numPr>
        <w:ind w:left="360" w:hanging="360"/>
        <w:rPr/>
      </w:pPr>
      <w:r w:rsidDel="00000000" w:rsidR="00000000" w:rsidRPr="00000000">
        <w:rPr>
          <w:rtl w:val="0"/>
        </w:rPr>
        <w:t xml:space="preserve">In the early 2000s, a group of people led by Rod Johnson decided to build a framework that would make programming enterprise Java applications easier</w:t>
      </w:r>
    </w:p>
    <w:p w:rsidR="00000000" w:rsidDel="00000000" w:rsidP="00000000" w:rsidRDefault="00000000" w:rsidRPr="00000000" w14:paraId="0000018F">
      <w:pPr>
        <w:pStyle w:val="Heading5"/>
        <w:numPr>
          <w:ilvl w:val="0"/>
          <w:numId w:val="4"/>
        </w:numPr>
        <w:tabs>
          <w:tab w:val="left" w:leader="none" w:pos="720"/>
        </w:tabs>
        <w:ind w:left="504" w:firstLine="0"/>
        <w:rPr/>
      </w:pPr>
      <w:r w:rsidDel="00000000" w:rsidR="00000000" w:rsidRPr="00000000">
        <w:rPr>
          <w:rtl w:val="0"/>
        </w:rPr>
        <w:t xml:space="preserve">It makes web programming easier, but it can also be used in Java applications as well</w:t>
      </w:r>
    </w:p>
    <w:p w:rsidR="00000000" w:rsidDel="00000000" w:rsidP="00000000" w:rsidRDefault="00000000" w:rsidRPr="00000000" w14:paraId="00000190">
      <w:pPr>
        <w:pStyle w:val="Heading4"/>
        <w:numPr>
          <w:ilvl w:val="0"/>
          <w:numId w:val="6"/>
        </w:numPr>
        <w:ind w:left="360" w:hanging="360"/>
        <w:rPr/>
      </w:pPr>
      <w:r w:rsidDel="00000000" w:rsidR="00000000" w:rsidRPr="00000000">
        <w:rPr>
          <w:rtl w:val="0"/>
        </w:rPr>
        <w:t xml:space="preserve">Spring is a framework that is used to bind objects together and manage scoping</w:t>
      </w:r>
    </w:p>
    <w:p w:rsidR="00000000" w:rsidDel="00000000" w:rsidP="00000000" w:rsidRDefault="00000000" w:rsidRPr="00000000" w14:paraId="00000191">
      <w:pPr>
        <w:pStyle w:val="Heading4"/>
        <w:numPr>
          <w:ilvl w:val="0"/>
          <w:numId w:val="6"/>
        </w:numPr>
        <w:ind w:left="360" w:hanging="360"/>
        <w:rPr/>
      </w:pPr>
      <w:r w:rsidDel="00000000" w:rsidR="00000000" w:rsidRPr="00000000">
        <w:rPr>
          <w:rtl w:val="0"/>
        </w:rPr>
        <w:t xml:space="preserve">The core of the Spring Framework is based on two principles:</w:t>
      </w:r>
    </w:p>
    <w:p w:rsidR="00000000" w:rsidDel="00000000" w:rsidP="00000000" w:rsidRDefault="00000000" w:rsidRPr="00000000" w14:paraId="00000192">
      <w:pPr>
        <w:pStyle w:val="Heading5"/>
        <w:numPr>
          <w:ilvl w:val="0"/>
          <w:numId w:val="4"/>
        </w:numPr>
        <w:tabs>
          <w:tab w:val="left" w:leader="none" w:pos="720"/>
        </w:tabs>
        <w:ind w:left="504" w:firstLine="0"/>
        <w:rPr/>
      </w:pPr>
      <w:r w:rsidDel="00000000" w:rsidR="00000000" w:rsidRPr="00000000">
        <w:rPr>
          <w:rtl w:val="0"/>
        </w:rPr>
        <w:t xml:space="preserve">dependency injection</w:t>
      </w:r>
    </w:p>
    <w:p w:rsidR="00000000" w:rsidDel="00000000" w:rsidP="00000000" w:rsidRDefault="00000000" w:rsidRPr="00000000" w14:paraId="00000193">
      <w:pPr>
        <w:pStyle w:val="Heading5"/>
        <w:numPr>
          <w:ilvl w:val="0"/>
          <w:numId w:val="4"/>
        </w:numPr>
        <w:tabs>
          <w:tab w:val="left" w:leader="none" w:pos="720"/>
        </w:tabs>
        <w:ind w:left="504" w:firstLine="0"/>
        <w:rPr/>
      </w:pPr>
      <w:r w:rsidDel="00000000" w:rsidR="00000000" w:rsidRPr="00000000">
        <w:rPr>
          <w:rtl w:val="0"/>
        </w:rPr>
        <w:t xml:space="preserve">inversion of control</w:t>
      </w:r>
    </w:p>
    <w:p w:rsidR="00000000" w:rsidDel="00000000" w:rsidP="00000000" w:rsidRDefault="00000000" w:rsidRPr="00000000" w14:paraId="00000194">
      <w:pPr>
        <w:pStyle w:val="Heading3"/>
        <w:tabs>
          <w:tab w:val="left" w:leader="none" w:pos="360"/>
          <w:tab w:val="left" w:leader="none" w:pos="720"/>
          <w:tab w:val="left" w:leader="none" w:pos="1080"/>
        </w:tabs>
        <w:rPr/>
      </w:pPr>
      <w:bookmarkStart w:colFirst="0" w:colLast="0" w:name="_heading=h.3fwokq0" w:id="44"/>
      <w:bookmarkEnd w:id="44"/>
      <w:r w:rsidDel="00000000" w:rsidR="00000000" w:rsidRPr="00000000">
        <w:rPr>
          <w:rtl w:val="0"/>
        </w:rPr>
        <w:t xml:space="preserve">Dependency Injection (DI) and </w:t>
        <w:br w:type="textWrapping"/>
        <w:t xml:space="preserve">Inversion of Control (IoC)</w:t>
      </w:r>
    </w:p>
    <w:p w:rsidR="00000000" w:rsidDel="00000000" w:rsidP="00000000" w:rsidRDefault="00000000" w:rsidRPr="00000000" w14:paraId="00000195">
      <w:pPr>
        <w:pStyle w:val="Heading4"/>
        <w:numPr>
          <w:ilvl w:val="0"/>
          <w:numId w:val="6"/>
        </w:numPr>
        <w:ind w:left="360" w:hanging="360"/>
        <w:rPr/>
      </w:pPr>
      <w:r w:rsidDel="00000000" w:rsidR="00000000" w:rsidRPr="00000000">
        <w:rPr>
          <w:rtl w:val="0"/>
        </w:rPr>
        <w:t xml:space="preserve">The Dependency Injection design pattern is based on the idea that you pass to an object the things it needs (dependencies) rather than having it construct them itself</w:t>
      </w:r>
    </w:p>
    <w:p w:rsidR="00000000" w:rsidDel="00000000" w:rsidP="00000000" w:rsidRDefault="00000000" w:rsidRPr="00000000" w14:paraId="00000196">
      <w:pPr>
        <w:pStyle w:val="Heading5"/>
        <w:numPr>
          <w:ilvl w:val="0"/>
          <w:numId w:val="4"/>
        </w:numPr>
        <w:tabs>
          <w:tab w:val="left" w:leader="none" w:pos="720"/>
        </w:tabs>
        <w:ind w:left="504" w:firstLine="0"/>
        <w:rPr/>
      </w:pPr>
      <w:r w:rsidDel="00000000" w:rsidR="00000000" w:rsidRPr="00000000">
        <w:rPr>
          <w:rtl w:val="0"/>
        </w:rPr>
        <w:t xml:space="preserve">Example:  Your data manager object might be passed in a </w:t>
      </w:r>
      <w:r w:rsidDel="00000000" w:rsidR="00000000" w:rsidRPr="00000000">
        <w:rPr>
          <w:rFonts w:ascii="Courier New" w:cs="Courier New" w:eastAsia="Courier New" w:hAnsi="Courier New"/>
          <w:rtl w:val="0"/>
        </w:rPr>
        <w:t xml:space="preserve">DataSource</w:t>
      </w:r>
      <w:r w:rsidDel="00000000" w:rsidR="00000000" w:rsidRPr="00000000">
        <w:rPr>
          <w:rtl w:val="0"/>
        </w:rPr>
        <w:t xml:space="preserve"> identifying the database it needs to access instead of creating the DataSource object itself</w:t>
      </w:r>
    </w:p>
    <w:p w:rsidR="00000000" w:rsidDel="00000000" w:rsidP="00000000" w:rsidRDefault="00000000" w:rsidRPr="00000000" w14:paraId="00000197">
      <w:pPr>
        <w:pStyle w:val="Heading5"/>
        <w:numPr>
          <w:ilvl w:val="0"/>
          <w:numId w:val="4"/>
        </w:numPr>
        <w:tabs>
          <w:tab w:val="left" w:leader="none" w:pos="720"/>
        </w:tabs>
        <w:ind w:left="504" w:firstLine="0"/>
      </w:pPr>
      <w:bookmarkStart w:colFirst="0" w:colLast="0" w:name="_heading=h.ae553rse1c3a" w:id="45"/>
      <w:bookmarkEnd w:id="45"/>
      <w:r w:rsidDel="00000000" w:rsidR="00000000" w:rsidRPr="00000000">
        <w:rPr>
          <w:rtl w:val="0"/>
        </w:rPr>
        <w:t xml:space="preserve">Key takeaway: DI gives us loose coupling…</w:t>
      </w:r>
      <w:r w:rsidDel="00000000" w:rsidR="00000000" w:rsidRPr="00000000">
        <w:rPr>
          <w:rtl w:val="0"/>
        </w:rPr>
      </w:r>
    </w:p>
    <w:p w:rsidR="00000000" w:rsidDel="00000000" w:rsidP="00000000" w:rsidRDefault="00000000" w:rsidRPr="00000000" w14:paraId="00000198">
      <w:pPr>
        <w:pStyle w:val="Heading4"/>
        <w:numPr>
          <w:ilvl w:val="0"/>
          <w:numId w:val="6"/>
        </w:numPr>
        <w:ind w:left="360" w:hanging="360"/>
        <w:rPr/>
      </w:pPr>
      <w:r w:rsidDel="00000000" w:rsidR="00000000" w:rsidRPr="00000000">
        <w:rPr>
          <w:rtl w:val="0"/>
        </w:rPr>
        <w:t xml:space="preserve">The Inversion of Control design pattern inverts the flow of control as compared to traditional control flow</w:t>
      </w:r>
    </w:p>
    <w:p w:rsidR="00000000" w:rsidDel="00000000" w:rsidP="00000000" w:rsidRDefault="00000000" w:rsidRPr="00000000" w14:paraId="00000199">
      <w:pPr>
        <w:pStyle w:val="Heading5"/>
        <w:numPr>
          <w:ilvl w:val="0"/>
          <w:numId w:val="4"/>
        </w:numPr>
        <w:tabs>
          <w:tab w:val="left" w:leader="none" w:pos="720"/>
        </w:tabs>
        <w:ind w:left="504" w:firstLine="0"/>
        <w:rPr/>
      </w:pPr>
      <w:r w:rsidDel="00000000" w:rsidR="00000000" w:rsidRPr="00000000">
        <w:rPr>
          <w:rtl w:val="0"/>
        </w:rPr>
        <w:t xml:space="preserve">Rather than the programmer explicitly creating an instance (e.g. </w:t>
      </w:r>
      <w:r w:rsidDel="00000000" w:rsidR="00000000" w:rsidRPr="00000000">
        <w:rPr>
          <w:rFonts w:ascii="Courier New" w:cs="Courier New" w:eastAsia="Courier New" w:hAnsi="Courier New"/>
          <w:sz w:val="25"/>
          <w:szCs w:val="25"/>
          <w:rtl w:val="0"/>
        </w:rPr>
        <w:t xml:space="preserve">new StudentService()</w:t>
      </w:r>
      <w:r w:rsidDel="00000000" w:rsidR="00000000" w:rsidRPr="00000000">
        <w:rPr>
          <w:rtl w:val="0"/>
        </w:rPr>
        <w:t xml:space="preserve">) of a dependency and passing this instance to an object, the dependency is "received"</w:t>
      </w:r>
    </w:p>
    <w:p w:rsidR="00000000" w:rsidDel="00000000" w:rsidP="00000000" w:rsidRDefault="00000000" w:rsidRPr="00000000" w14:paraId="0000019A">
      <w:pPr>
        <w:pStyle w:val="Heading5"/>
        <w:numPr>
          <w:ilvl w:val="0"/>
          <w:numId w:val="4"/>
        </w:numPr>
        <w:tabs>
          <w:tab w:val="left" w:leader="none" w:pos="720"/>
        </w:tabs>
        <w:ind w:left="504" w:firstLine="0"/>
        <w:rPr/>
      </w:pPr>
      <w:r w:rsidDel="00000000" w:rsidR="00000000" w:rsidRPr="00000000">
        <w:rPr>
          <w:rtl w:val="0"/>
        </w:rPr>
        <w:t xml:space="preserve">A framework is used to manage the process of creating instances of the dependencies and passing them in</w:t>
      </w:r>
    </w:p>
    <w:p w:rsidR="00000000" w:rsidDel="00000000" w:rsidP="00000000" w:rsidRDefault="00000000" w:rsidRPr="00000000" w14:paraId="0000019B">
      <w:pPr>
        <w:pStyle w:val="Heading5"/>
        <w:numPr>
          <w:ilvl w:val="0"/>
          <w:numId w:val="4"/>
        </w:numPr>
        <w:tabs>
          <w:tab w:val="left" w:leader="none" w:pos="720"/>
        </w:tabs>
        <w:ind w:left="504" w:firstLine="0"/>
        <w:rPr/>
      </w:pPr>
      <w:r w:rsidDel="00000000" w:rsidR="00000000" w:rsidRPr="00000000">
        <w:rPr>
          <w:rtl w:val="0"/>
        </w:rPr>
        <w:t xml:space="preserve">Example: In Angular, you can register your services in </w:t>
      </w:r>
      <w:r w:rsidDel="00000000" w:rsidR="00000000" w:rsidRPr="00000000">
        <w:rPr>
          <w:rFonts w:ascii="Courier New" w:cs="Courier New" w:eastAsia="Courier New" w:hAnsi="Courier New"/>
          <w:rtl w:val="0"/>
        </w:rPr>
        <w:t xml:space="preserve">app.module.ts</w:t>
      </w:r>
      <w:r w:rsidDel="00000000" w:rsidR="00000000" w:rsidRPr="00000000">
        <w:rPr>
          <w:rtl w:val="0"/>
        </w:rPr>
        <w:t xml:space="preserve"> and then declare them as parameters in component constructs and then ~voila~ they’re magically passed to component constructors by something deep in Angular!</w:t>
      </w:r>
    </w:p>
    <w:p w:rsidR="00000000" w:rsidDel="00000000" w:rsidP="00000000" w:rsidRDefault="00000000" w:rsidRPr="00000000" w14:paraId="0000019C">
      <w:pPr>
        <w:pStyle w:val="Heading3"/>
        <w:tabs>
          <w:tab w:val="left" w:leader="none" w:pos="360"/>
          <w:tab w:val="left" w:leader="none" w:pos="720"/>
          <w:tab w:val="left" w:leader="none" w:pos="1080"/>
        </w:tabs>
        <w:rPr/>
      </w:pPr>
      <w:bookmarkStart w:colFirst="0" w:colLast="0" w:name="_heading=h.1v1yuxt" w:id="46"/>
      <w:bookmarkEnd w:id="46"/>
      <w:r w:rsidDel="00000000" w:rsidR="00000000" w:rsidRPr="00000000">
        <w:rPr>
          <w:rtl w:val="0"/>
        </w:rPr>
        <w:t xml:space="preserve">Spring and DI / IoC</w:t>
      </w:r>
    </w:p>
    <w:p w:rsidR="00000000" w:rsidDel="00000000" w:rsidP="00000000" w:rsidRDefault="00000000" w:rsidRPr="00000000" w14:paraId="0000019D">
      <w:pPr>
        <w:pStyle w:val="Heading4"/>
        <w:numPr>
          <w:ilvl w:val="0"/>
          <w:numId w:val="6"/>
        </w:numPr>
        <w:ind w:left="360" w:hanging="360"/>
        <w:rPr/>
      </w:pPr>
      <w:r w:rsidDel="00000000" w:rsidR="00000000" w:rsidRPr="00000000">
        <w:rPr>
          <w:rtl w:val="0"/>
        </w:rPr>
        <w:t xml:space="preserve">Inversion of Control externalizes the creation and management of component dependencies inside of a Java Application</w:t>
      </w:r>
    </w:p>
    <w:p w:rsidR="00000000" w:rsidDel="00000000" w:rsidP="00000000" w:rsidRDefault="00000000" w:rsidRPr="00000000" w14:paraId="0000019E">
      <w:pPr>
        <w:pStyle w:val="Heading4"/>
        <w:numPr>
          <w:ilvl w:val="0"/>
          <w:numId w:val="6"/>
        </w:numPr>
        <w:ind w:left="360" w:hanging="360"/>
        <w:rPr/>
      </w:pPr>
      <w:r w:rsidDel="00000000" w:rsidR="00000000" w:rsidRPr="00000000">
        <w:rPr>
          <w:rtl w:val="0"/>
        </w:rPr>
        <w:t xml:space="preserve">Dependencies are injected by the Spring Inversion of Control  (Ioc) Container at runtime</w:t>
      </w:r>
    </w:p>
    <w:p w:rsidR="00000000" w:rsidDel="00000000" w:rsidP="00000000" w:rsidRDefault="00000000" w:rsidRPr="00000000" w14:paraId="0000019F">
      <w:pPr>
        <w:pStyle w:val="Heading5"/>
        <w:numPr>
          <w:ilvl w:val="0"/>
          <w:numId w:val="4"/>
        </w:numPr>
        <w:tabs>
          <w:tab w:val="left" w:leader="none" w:pos="720"/>
        </w:tabs>
        <w:ind w:left="504" w:firstLine="0"/>
        <w:rPr/>
      </w:pPr>
      <w:r w:rsidDel="00000000" w:rsidR="00000000" w:rsidRPr="00000000">
        <w:rPr>
          <w:rtl w:val="0"/>
        </w:rPr>
        <w:t xml:space="preserve">Inversion of Control == where the (Spring) framework takes control of your application</w:t>
      </w:r>
    </w:p>
    <w:p w:rsidR="00000000" w:rsidDel="00000000" w:rsidP="00000000" w:rsidRDefault="00000000" w:rsidRPr="00000000" w14:paraId="000001A0">
      <w:pPr>
        <w:tabs>
          <w:tab w:val="left" w:leader="none" w:pos="720"/>
        </w:tabs>
        <w:ind w:left="0" w:firstLine="0"/>
        <w:rPr/>
      </w:pPr>
      <w:r w:rsidDel="00000000" w:rsidR="00000000" w:rsidRPr="00000000">
        <w:rPr>
          <w:rtl w:val="0"/>
        </w:rPr>
      </w:r>
    </w:p>
    <w:p w:rsidR="00000000" w:rsidDel="00000000" w:rsidP="00000000" w:rsidRDefault="00000000" w:rsidRPr="00000000" w14:paraId="000001A1">
      <w:pPr>
        <w:pStyle w:val="Heading5"/>
        <w:numPr>
          <w:ilvl w:val="0"/>
          <w:numId w:val="4"/>
        </w:numPr>
        <w:tabs>
          <w:tab w:val="left" w:leader="none" w:pos="720"/>
        </w:tabs>
        <w:ind w:left="504" w:firstLine="0"/>
        <w:rPr/>
      </w:pPr>
      <w:r w:rsidDel="00000000" w:rsidR="00000000" w:rsidRPr="00000000">
        <w:rPr>
          <w:rtl w:val="0"/>
        </w:rPr>
        <w:t xml:space="preserve">D</w:t>
      </w:r>
      <w:r w:rsidDel="00000000" w:rsidR="00000000" w:rsidRPr="00000000">
        <w:rPr>
          <w:rtl w:val="0"/>
        </w:rPr>
        <w:t xml:space="preserve">ependency injection is how the Spring framework achieves Inversion of Control </w:t>
      </w:r>
    </w:p>
    <w:p w:rsidR="00000000" w:rsidDel="00000000" w:rsidP="00000000" w:rsidRDefault="00000000" w:rsidRPr="00000000" w14:paraId="000001A2">
      <w:pPr>
        <w:pStyle w:val="Heading5"/>
        <w:numPr>
          <w:ilvl w:val="0"/>
          <w:numId w:val="4"/>
        </w:numPr>
        <w:tabs>
          <w:tab w:val="left" w:leader="none" w:pos="720"/>
        </w:tabs>
        <w:ind w:left="504" w:firstLine="0"/>
        <w:rPr/>
      </w:pPr>
      <w:r w:rsidDel="00000000" w:rsidR="00000000" w:rsidRPr="00000000">
        <w:rPr>
          <w:rtl w:val="0"/>
        </w:rPr>
        <w:t xml:space="preserve">This IoC container works with Dependency Injection to have the dependencies available at the locations necessary</w:t>
      </w:r>
    </w:p>
    <w:p w:rsidR="00000000" w:rsidDel="00000000" w:rsidP="00000000" w:rsidRDefault="00000000" w:rsidRPr="00000000" w14:paraId="000001A3">
      <w:pPr>
        <w:pStyle w:val="Heading4"/>
        <w:numPr>
          <w:ilvl w:val="0"/>
          <w:numId w:val="6"/>
        </w:numPr>
        <w:ind w:left="360" w:hanging="360"/>
        <w:rPr/>
      </w:pPr>
      <w:r w:rsidDel="00000000" w:rsidR="00000000" w:rsidRPr="00000000">
        <w:rPr>
          <w:rtl w:val="0"/>
        </w:rPr>
        <w:t xml:space="preserve">This replaces a programmer manually passing an object into a constructor or a method</w:t>
      </w:r>
    </w:p>
    <w:p w:rsidR="00000000" w:rsidDel="00000000" w:rsidP="00000000" w:rsidRDefault="00000000" w:rsidRPr="00000000" w14:paraId="000001A4">
      <w:pPr>
        <w:pStyle w:val="Heading5"/>
        <w:numPr>
          <w:ilvl w:val="0"/>
          <w:numId w:val="4"/>
        </w:numPr>
        <w:tabs>
          <w:tab w:val="left" w:leader="none" w:pos="720"/>
        </w:tabs>
        <w:ind w:left="504" w:firstLine="0"/>
        <w:rPr/>
      </w:pPr>
      <w:r w:rsidDel="00000000" w:rsidR="00000000" w:rsidRPr="00000000">
        <w:rPr>
          <w:rtl w:val="0"/>
        </w:rPr>
        <w:t xml:space="preserve">Example:  if you create a Service that manages Student Registration, and you require an object that handles Database Access (a Database Access Object), you can </w:t>
      </w:r>
      <w:r w:rsidDel="00000000" w:rsidR="00000000" w:rsidRPr="00000000">
        <w:rPr>
          <w:i w:val="1"/>
          <w:rtl w:val="0"/>
        </w:rPr>
        <w:t xml:space="preserve">inject</w:t>
      </w:r>
      <w:r w:rsidDel="00000000" w:rsidR="00000000" w:rsidRPr="00000000">
        <w:rPr>
          <w:rtl w:val="0"/>
        </w:rPr>
        <w:t xml:space="preserve"> the database access object into the service using Spring </w:t>
      </w:r>
    </w:p>
    <w:p w:rsidR="00000000" w:rsidDel="00000000" w:rsidP="00000000" w:rsidRDefault="00000000" w:rsidRPr="00000000" w14:paraId="000001A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example without DI</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StudentRegistration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StudentDAO sDao = new StudentDAOImpl();</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rest of the class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example with DI &amp; Spring (and the correct configs in place)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StudentRegistration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StudentDAO sDao;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StudentRegistration(StudentDAO sDao) {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rest of the class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4"/>
        <w:ind w:left="360" w:hanging="360"/>
        <w:rPr/>
      </w:pPr>
      <w:r w:rsidDel="00000000" w:rsidR="00000000" w:rsidRPr="00000000">
        <w:rPr>
          <w:rtl w:val="0"/>
        </w:rPr>
      </w:r>
    </w:p>
    <w:p w:rsidR="00000000" w:rsidDel="00000000" w:rsidP="00000000" w:rsidRDefault="00000000" w:rsidRPr="00000000" w14:paraId="000001B7">
      <w:pPr>
        <w:pStyle w:val="Heading4"/>
        <w:numPr>
          <w:ilvl w:val="0"/>
          <w:numId w:val="6"/>
        </w:numPr>
        <w:ind w:left="360" w:hanging="360"/>
        <w:rPr/>
      </w:pPr>
      <w:r w:rsidDel="00000000" w:rsidR="00000000" w:rsidRPr="00000000">
        <w:rPr>
          <w:rtl w:val="0"/>
        </w:rPr>
        <w:t xml:space="preserve">Spring provides classes, configuration files, annotations, etc. to make this magic happen</w:t>
      </w:r>
    </w:p>
    <w:p w:rsidR="00000000" w:rsidDel="00000000" w:rsidP="00000000" w:rsidRDefault="00000000" w:rsidRPr="00000000" w14:paraId="000001B8">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B9">
      <w:pPr>
        <w:pStyle w:val="Heading3"/>
        <w:tabs>
          <w:tab w:val="left" w:leader="none" w:pos="360"/>
          <w:tab w:val="left" w:leader="none" w:pos="720"/>
          <w:tab w:val="left" w:leader="none" w:pos="1080"/>
        </w:tabs>
        <w:rPr/>
      </w:pPr>
      <w:bookmarkStart w:colFirst="0" w:colLast="0" w:name="_heading=h.4f1mdlm" w:id="47"/>
      <w:bookmarkEnd w:id="47"/>
      <w:r w:rsidDel="00000000" w:rsidR="00000000" w:rsidRPr="00000000">
        <w:rPr>
          <w:rtl w:val="0"/>
        </w:rPr>
        <w:t xml:space="preserve">Styles of Dependency Injection</w:t>
      </w:r>
    </w:p>
    <w:p w:rsidR="00000000" w:rsidDel="00000000" w:rsidP="00000000" w:rsidRDefault="00000000" w:rsidRPr="00000000" w14:paraId="000001BA">
      <w:pPr>
        <w:pStyle w:val="Heading4"/>
        <w:numPr>
          <w:ilvl w:val="0"/>
          <w:numId w:val="6"/>
        </w:numPr>
        <w:ind w:left="360" w:hanging="360"/>
        <w:rPr/>
      </w:pPr>
      <w:r w:rsidDel="00000000" w:rsidR="00000000" w:rsidRPr="00000000">
        <w:rPr>
          <w:rtl w:val="0"/>
        </w:rPr>
        <w:t xml:space="preserve">Dependencies can be injected into an object in three ways:</w:t>
      </w:r>
    </w:p>
    <w:p w:rsidR="00000000" w:rsidDel="00000000" w:rsidP="00000000" w:rsidRDefault="00000000" w:rsidRPr="00000000" w14:paraId="000001BB">
      <w:pPr>
        <w:pStyle w:val="Heading5"/>
        <w:numPr>
          <w:ilvl w:val="0"/>
          <w:numId w:val="4"/>
        </w:numPr>
        <w:tabs>
          <w:tab w:val="left" w:leader="none" w:pos="720"/>
        </w:tabs>
        <w:ind w:left="504" w:firstLine="0"/>
        <w:rPr/>
      </w:pPr>
      <w:r w:rsidDel="00000000" w:rsidR="00000000" w:rsidRPr="00000000">
        <w:rPr>
          <w:rtl w:val="0"/>
        </w:rPr>
        <w:t xml:space="preserve">through a constructor</w:t>
      </w:r>
    </w:p>
    <w:p w:rsidR="00000000" w:rsidDel="00000000" w:rsidP="00000000" w:rsidRDefault="00000000" w:rsidRPr="00000000" w14:paraId="000001BC">
      <w:pPr>
        <w:pStyle w:val="Heading5"/>
        <w:numPr>
          <w:ilvl w:val="0"/>
          <w:numId w:val="4"/>
        </w:numPr>
        <w:tabs>
          <w:tab w:val="left" w:leader="none" w:pos="720"/>
        </w:tabs>
        <w:ind w:left="504" w:firstLine="0"/>
        <w:rPr/>
      </w:pPr>
      <w:r w:rsidDel="00000000" w:rsidR="00000000" w:rsidRPr="00000000">
        <w:rPr>
          <w:rtl w:val="0"/>
        </w:rPr>
        <w:t xml:space="preserve">through a setter method</w:t>
      </w:r>
    </w:p>
    <w:p w:rsidR="00000000" w:rsidDel="00000000" w:rsidP="00000000" w:rsidRDefault="00000000" w:rsidRPr="00000000" w14:paraId="000001BD">
      <w:pPr>
        <w:pStyle w:val="Heading5"/>
        <w:numPr>
          <w:ilvl w:val="0"/>
          <w:numId w:val="4"/>
        </w:numPr>
        <w:tabs>
          <w:tab w:val="left" w:leader="none" w:pos="720"/>
        </w:tabs>
        <w:ind w:left="504" w:firstLine="0"/>
        <w:rPr/>
      </w:pPr>
      <w:r w:rsidDel="00000000" w:rsidR="00000000" w:rsidRPr="00000000">
        <w:rPr>
          <w:rtl w:val="0"/>
        </w:rPr>
        <w:t xml:space="preserve">through a field</w:t>
      </w:r>
    </w:p>
    <w:p w:rsidR="00000000" w:rsidDel="00000000" w:rsidP="00000000" w:rsidRDefault="00000000" w:rsidRPr="00000000" w14:paraId="000001BE">
      <w:pPr>
        <w:pStyle w:val="Heading4"/>
        <w:numPr>
          <w:ilvl w:val="0"/>
          <w:numId w:val="6"/>
        </w:numPr>
        <w:ind w:left="360" w:hanging="360"/>
        <w:rPr/>
      </w:pPr>
      <w:r w:rsidDel="00000000" w:rsidR="00000000" w:rsidRPr="00000000">
        <w:rPr>
          <w:rtl w:val="0"/>
        </w:rPr>
        <w:t xml:space="preserve">Constructor dependency injection occurs when a component’s dependencies are provided to it in its constructor(s) </w:t>
      </w:r>
    </w:p>
    <w:p w:rsidR="00000000" w:rsidDel="00000000" w:rsidP="00000000" w:rsidRDefault="00000000" w:rsidRPr="00000000" w14:paraId="000001BF">
      <w:pPr>
        <w:pStyle w:val="Heading5"/>
        <w:numPr>
          <w:ilvl w:val="0"/>
          <w:numId w:val="4"/>
        </w:numPr>
        <w:tabs>
          <w:tab w:val="left" w:leader="none" w:pos="720"/>
        </w:tabs>
        <w:ind w:left="504" w:firstLine="0"/>
        <w:rPr/>
      </w:pPr>
      <w:r w:rsidDel="00000000" w:rsidR="00000000" w:rsidRPr="00000000">
        <w:rPr>
          <w:rtl w:val="0"/>
        </w:rPr>
        <w:t xml:space="preserve">The IoC container passes (injects) the dependencies to the component when instantiation occurs and is managed by the Spring Framework</w:t>
      </w:r>
    </w:p>
    <w:p w:rsidR="00000000" w:rsidDel="00000000" w:rsidP="00000000" w:rsidRDefault="00000000" w:rsidRPr="00000000" w14:paraId="000001C0">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StudentRegistration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StudentDAO sDao;</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sz w:val="25"/>
          <w:szCs w:val="25"/>
          <w:rtl w:val="0"/>
        </w:rPr>
        <w:t xml:space="preserve">  //constructor dependency injection:</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@Autowired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StudentRegistration(StudentDAO sDao) { …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here, </w:t>
      </w:r>
      <w:r w:rsidDel="00000000" w:rsidR="00000000" w:rsidRPr="00000000">
        <w:rPr>
          <w:rFonts w:ascii="Courier New" w:cs="Courier New" w:eastAsia="Courier New" w:hAnsi="Courier New"/>
          <w:sz w:val="25"/>
          <w:szCs w:val="25"/>
          <w:rtl w:val="0"/>
        </w:rPr>
        <w:t xml:space="preserve">an instance sDao will be provided by the Spring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  // Framework, as opposed to creating an instance yourself</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CB">
      <w:pPr>
        <w:pStyle w:val="Heading4"/>
        <w:numPr>
          <w:ilvl w:val="0"/>
          <w:numId w:val="6"/>
        </w:numPr>
        <w:ind w:left="360" w:hanging="360"/>
        <w:rPr/>
      </w:pPr>
      <w:r w:rsidDel="00000000" w:rsidR="00000000" w:rsidRPr="00000000">
        <w:rPr>
          <w:rtl w:val="0"/>
        </w:rPr>
        <w:t xml:space="preserve">Setter dependency injection occurs when a component’s dependencies are provided to it via a setter method </w:t>
      </w:r>
    </w:p>
    <w:p w:rsidR="00000000" w:rsidDel="00000000" w:rsidP="00000000" w:rsidRDefault="00000000" w:rsidRPr="00000000" w14:paraId="000001CC">
      <w:pPr>
        <w:pStyle w:val="Heading5"/>
        <w:numPr>
          <w:ilvl w:val="0"/>
          <w:numId w:val="4"/>
        </w:numPr>
        <w:tabs>
          <w:tab w:val="left" w:leader="none" w:pos="720"/>
        </w:tabs>
        <w:ind w:left="504" w:firstLine="0"/>
        <w:rPr/>
      </w:pPr>
      <w:r w:rsidDel="00000000" w:rsidR="00000000" w:rsidRPr="00000000">
        <w:rPr>
          <w:rtl w:val="0"/>
        </w:rPr>
        <w:t xml:space="preserve">The IoC container passes (injects) the dependencies via setter methods (e.g.</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32"/>
          <w:szCs w:val="32"/>
          <w:rtl w:val="0"/>
        </w:rPr>
        <w:t xml:space="preserve">setDataSource()</w:t>
      </w:r>
      <w:r w:rsidDel="00000000" w:rsidR="00000000" w:rsidRPr="00000000">
        <w:rPr>
          <w:rtl w:val="0"/>
        </w:rPr>
        <w:t xml:space="preserve">).</w:t>
      </w:r>
    </w:p>
    <w:p w:rsidR="00000000" w:rsidDel="00000000" w:rsidP="00000000" w:rsidRDefault="00000000" w:rsidRPr="00000000" w14:paraId="000001CD">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CE">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CF">
      <w:pPr>
        <w:pStyle w:val="Heading5"/>
        <w:tabs>
          <w:tab w:val="left" w:leader="none" w:pos="720"/>
        </w:tabs>
        <w:ind w:left="720" w:hanging="360"/>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StudentRegistration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StudentDAO sDao;</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StudentRegistration() {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omitted</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@Autowired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setStudentDAO(StudentDao sDao)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this.sDAO = sDAO;</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rest of the class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DF">
      <w:pPr>
        <w:pStyle w:val="Heading4"/>
        <w:numPr>
          <w:ilvl w:val="0"/>
          <w:numId w:val="6"/>
        </w:numPr>
        <w:ind w:left="360" w:hanging="360"/>
        <w:rPr/>
      </w:pPr>
      <w:r w:rsidDel="00000000" w:rsidR="00000000" w:rsidRPr="00000000">
        <w:rPr>
          <w:rtl w:val="0"/>
        </w:rPr>
        <w:t xml:space="preserve">Field dependency injection occurs when a component’s dependencies are provided to it via the field </w:t>
      </w:r>
    </w:p>
    <w:p w:rsidR="00000000" w:rsidDel="00000000" w:rsidP="00000000" w:rsidRDefault="00000000" w:rsidRPr="00000000" w14:paraId="000001E0">
      <w:pPr>
        <w:pStyle w:val="Heading5"/>
        <w:numPr>
          <w:ilvl w:val="0"/>
          <w:numId w:val="4"/>
        </w:numPr>
        <w:tabs>
          <w:tab w:val="left" w:leader="none" w:pos="720"/>
        </w:tabs>
        <w:ind w:left="504" w:firstLine="0"/>
        <w:rPr/>
      </w:pPr>
      <w:r w:rsidDel="00000000" w:rsidR="00000000" w:rsidRPr="00000000">
        <w:rPr>
          <w:rtl w:val="0"/>
        </w:rPr>
        <w:t xml:space="preserve">The IoC container passes (injects) the dependencies via the declaration of the field</w:t>
      </w:r>
    </w:p>
    <w:p w:rsidR="00000000" w:rsidDel="00000000" w:rsidP="00000000" w:rsidRDefault="00000000" w:rsidRPr="00000000" w14:paraId="000001E1">
      <w:pPr>
        <w:pStyle w:val="Heading5"/>
        <w:numPr>
          <w:ilvl w:val="0"/>
          <w:numId w:val="4"/>
        </w:numPr>
        <w:tabs>
          <w:tab w:val="left" w:leader="none" w:pos="720"/>
        </w:tabs>
        <w:ind w:left="504" w:firstLine="0"/>
        <w:rPr/>
      </w:pPr>
      <w:r w:rsidDel="00000000" w:rsidR="00000000" w:rsidRPr="00000000">
        <w:rPr>
          <w:rtl w:val="0"/>
        </w:rPr>
        <w:t xml:space="preserve">Not the preferred DI option due to performance issues </w:t>
      </w:r>
    </w:p>
    <w:p w:rsidR="00000000" w:rsidDel="00000000" w:rsidP="00000000" w:rsidRDefault="00000000" w:rsidRPr="00000000" w14:paraId="000001E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StudentRegistration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@Autowired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StudentDAO sDao;</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rest of the class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sectPr>
          <w:type w:val="nextPage"/>
          <w:pgSz w:h="15840" w:w="12240" w:orient="portrait"/>
          <w:pgMar w:bottom="720" w:top="720" w:left="1080" w:right="1080" w:header="0" w:footer="346"/>
        </w:sect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E9">
      <w:pPr>
        <w:pStyle w:val="Heading2"/>
        <w:numPr>
          <w:ilvl w:val="1"/>
          <w:numId w:val="8"/>
        </w:numPr>
        <w:ind w:left="0" w:firstLine="0"/>
        <w:rPr/>
      </w:pPr>
      <w:bookmarkStart w:colFirst="0" w:colLast="0" w:name="_heading=h.2u6wntf" w:id="48"/>
      <w:bookmarkEnd w:id="48"/>
      <w:r w:rsidDel="00000000" w:rsidR="00000000" w:rsidRPr="00000000">
        <w:rPr>
          <w:rtl w:val="0"/>
        </w:rPr>
        <w:br w:type="textWrapping"/>
        <w:br w:type="textWrapping"/>
        <w:br w:type="textWrapping"/>
        <w:br w:type="textWrapping"/>
        <w:t xml:space="preserve">Example: Simple Spring App</w:t>
      </w:r>
    </w:p>
    <w:p w:rsidR="00000000" w:rsidDel="00000000" w:rsidP="00000000" w:rsidRDefault="00000000" w:rsidRPr="00000000" w14:paraId="000001EA">
      <w:pPr>
        <w:pStyle w:val="Heading3"/>
        <w:tabs>
          <w:tab w:val="left" w:leader="none" w:pos="360"/>
          <w:tab w:val="left" w:leader="none" w:pos="720"/>
          <w:tab w:val="left" w:leader="none" w:pos="1080"/>
        </w:tabs>
        <w:rPr/>
      </w:pPr>
      <w:bookmarkStart w:colFirst="0" w:colLast="0" w:name="_heading=h.19c6y18" w:id="49"/>
      <w:bookmarkEnd w:id="49"/>
      <w:r w:rsidDel="00000000" w:rsidR="00000000" w:rsidRPr="00000000">
        <w:rPr>
          <w:rtl w:val="0"/>
        </w:rPr>
        <w:t xml:space="preserve">Getting Started with a Basic Spring Application</w:t>
      </w:r>
    </w:p>
    <w:p w:rsidR="00000000" w:rsidDel="00000000" w:rsidP="00000000" w:rsidRDefault="00000000" w:rsidRPr="00000000" w14:paraId="000001EB">
      <w:pPr>
        <w:pStyle w:val="Heading4"/>
        <w:numPr>
          <w:ilvl w:val="0"/>
          <w:numId w:val="6"/>
        </w:numPr>
        <w:ind w:left="360" w:hanging="360"/>
        <w:rPr/>
      </w:pPr>
      <w:r w:rsidDel="00000000" w:rsidR="00000000" w:rsidRPr="00000000">
        <w:rPr>
          <w:rtl w:val="0"/>
        </w:rPr>
        <w:t xml:space="preserve">Create an Application in Maven (you can use the archetype we created earlier)</w:t>
      </w:r>
    </w:p>
    <w:p w:rsidR="00000000" w:rsidDel="00000000" w:rsidP="00000000" w:rsidRDefault="00000000" w:rsidRPr="00000000" w14:paraId="000001EC">
      <w:pPr>
        <w:pStyle w:val="Heading4"/>
        <w:numPr>
          <w:ilvl w:val="0"/>
          <w:numId w:val="6"/>
        </w:numPr>
        <w:ind w:left="360" w:hanging="360"/>
        <w:rPr/>
      </w:pPr>
      <w:r w:rsidDel="00000000" w:rsidR="00000000" w:rsidRPr="00000000">
        <w:rPr>
          <w:rtl w:val="0"/>
        </w:rPr>
        <w:t xml:space="preserve">Then, add Spring as a dependency in pom.xml because we want to use it in our application</w:t>
      </w:r>
    </w:p>
    <w:p w:rsidR="00000000" w:rsidDel="00000000" w:rsidP="00000000" w:rsidRDefault="00000000" w:rsidRPr="00000000" w14:paraId="000001ED">
      <w:pPr>
        <w:pStyle w:val="Heading5"/>
        <w:numPr>
          <w:ilvl w:val="0"/>
          <w:numId w:val="4"/>
        </w:numPr>
        <w:tabs>
          <w:tab w:val="left" w:leader="none" w:pos="720"/>
        </w:tabs>
        <w:ind w:left="504" w:firstLine="0"/>
        <w:rPr/>
      </w:pPr>
      <w:r w:rsidDel="00000000" w:rsidR="00000000" w:rsidRPr="00000000">
        <w:rPr>
          <w:rtl w:val="0"/>
        </w:rPr>
        <w:t xml:space="preserve">Add a Spring version into Maven within the &lt;properties&gt; section of the pom.xml</w:t>
      </w:r>
    </w:p>
    <w:p w:rsidR="00000000" w:rsidDel="00000000" w:rsidP="00000000" w:rsidRDefault="00000000" w:rsidRPr="00000000" w14:paraId="000001E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&lt;org.springframework.version&gt;5.2.8.RELEASE&lt;/org.springframework.version&gt;</w:t>
      </w:r>
    </w:p>
    <w:p w:rsidR="00000000" w:rsidDel="00000000" w:rsidP="00000000" w:rsidRDefault="00000000" w:rsidRPr="00000000" w14:paraId="000001F0">
      <w:pPr>
        <w:pStyle w:val="Heading4"/>
        <w:numPr>
          <w:ilvl w:val="0"/>
          <w:numId w:val="6"/>
        </w:numPr>
        <w:ind w:left="360" w:hanging="360"/>
        <w:rPr/>
      </w:pPr>
      <w:r w:rsidDel="00000000" w:rsidR="00000000" w:rsidRPr="00000000">
        <w:rPr>
          <w:rtl w:val="0"/>
        </w:rPr>
        <w:t xml:space="preserve">Now, add this dependency that references the property variable to your pom.xml:</w:t>
      </w:r>
    </w:p>
    <w:p w:rsidR="00000000" w:rsidDel="00000000" w:rsidP="00000000" w:rsidRDefault="00000000" w:rsidRPr="00000000" w14:paraId="000001F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&lt;groupId&gt;org.springframework&lt;/groupId&gt;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&lt;artifactId&gt;spring-context&lt;/artifactId&gt;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&lt;version&gt;${org.springframework.version}&lt;/version&gt;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1FD">
      <w:pPr>
        <w:pStyle w:val="Heading4"/>
        <w:numPr>
          <w:ilvl w:val="0"/>
          <w:numId w:val="6"/>
        </w:numPr>
        <w:ind w:left="360" w:hanging="360"/>
        <w:rPr/>
      </w:pPr>
      <w:r w:rsidDel="00000000" w:rsidR="00000000" w:rsidRPr="00000000">
        <w:rPr>
          <w:rtl w:val="0"/>
        </w:rPr>
        <w:t xml:space="preserve">The completed maven pom.xml would be (ensure that maven compiler source and target are set to 11):</w:t>
      </w:r>
    </w:p>
    <w:p w:rsidR="00000000" w:rsidDel="00000000" w:rsidP="00000000" w:rsidRDefault="00000000" w:rsidRPr="00000000" w14:paraId="000001F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&lt;project xmlns="http://maven.apache.org/POM/4.0.0"</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xmlns:xsi="http://www.w3.org/2001/XMLSchema-instance"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xsi:schemaLocation="http://maven.apache.org/POM/4.0.0 http://maven.apache.org/xsd/maven-4.0.0.xsd"&gt;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&lt;modelVersion&gt;4.0.0&lt;/modelVersion&gt;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3"/>
        <w:tabs>
          <w:tab w:val="left" w:leader="none" w:pos="360"/>
          <w:tab w:val="left" w:leader="none" w:pos="720"/>
          <w:tab w:val="left" w:leader="none" w:pos="1080"/>
        </w:tabs>
        <w:rPr/>
      </w:pPr>
      <w:bookmarkStart w:colFirst="0" w:colLast="0" w:name="_heading=h.3tbugp1" w:id="50"/>
      <w:bookmarkEnd w:id="50"/>
      <w:r w:rsidDel="00000000" w:rsidR="00000000" w:rsidRPr="00000000">
        <w:rPr>
          <w:rtl w:val="0"/>
        </w:rPr>
        <w:t xml:space="preserve">Getting Started with a Basic Spring Application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&lt;groupId&gt;com.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&lt;/groupId&gt;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&lt;artifactId&gt;basic-spring&lt;/artifactId&gt;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&lt;version&gt;1.0-SNAPSHOT&lt;/version&gt;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&lt;name&gt;basic-spring&lt;/name&gt;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 FIXME change it to the project's website --&gt;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&lt;url&gt;http://www.example.com&lt;/url&gt;</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&lt;properties&gt;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&lt;project.build.sourceEncoding&gt;</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UTF-8</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&lt;/project.build.sourceEncoding&gt;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&lt;maven.compiler.source&gt;1</w:t>
      </w:r>
      <w:r w:rsidDel="00000000" w:rsidR="00000000" w:rsidRPr="00000000">
        <w:rPr>
          <w:rFonts w:ascii="Courier New" w:cs="Courier New" w:eastAsia="Courier New" w:hAnsi="Courier New"/>
          <w:sz w:val="25"/>
          <w:szCs w:val="25"/>
          <w:rtl w:val="0"/>
        </w:rPr>
        <w:t xml:space="preserve">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&lt;/maven.compiler.source&gt;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&lt;maven.compiler.target&gt;1</w:t>
      </w:r>
      <w:r w:rsidDel="00000000" w:rsidR="00000000" w:rsidRPr="00000000">
        <w:rPr>
          <w:rFonts w:ascii="Courier New" w:cs="Courier New" w:eastAsia="Courier New" w:hAnsi="Courier New"/>
          <w:sz w:val="25"/>
          <w:szCs w:val="25"/>
          <w:rtl w:val="0"/>
        </w:rPr>
        <w:t xml:space="preserve">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&lt;/maven.compiler.target&gt;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&lt;org.springframework.version&gt;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5.2.8.RELEASE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&lt;/org.springframework.version&gt;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&lt;/properties&gt;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&lt;dependencies&gt;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&lt;dependency&gt;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&lt;groupId&gt;junit&lt;/groupId&gt;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&lt;artifactId&gt;junit&lt;/artifactId&gt;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&lt;version&gt;4.11&lt;/version&gt;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&lt;scope&gt;test&lt;/scope&gt;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&lt;/dependency&gt;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ab/>
        <w:t xml:space="preserve">&lt;groupId&gt;org.springframework&lt;/groupId&gt;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ab/>
        <w:t xml:space="preserve">&lt;artifactId&gt;spring-context&lt;/artifactId&gt;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ab/>
        <w:t xml:space="preserve">&lt;version&gt;${org.springframework.version}&lt;/version&gt;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&lt;/dependency&gt;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&lt;/dependencies&gt;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NOTE:  Plugins not shown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3"/>
        <w:tabs>
          <w:tab w:val="left" w:leader="none" w:pos="360"/>
          <w:tab w:val="left" w:leader="none" w:pos="720"/>
          <w:tab w:val="left" w:leader="none" w:pos="1080"/>
        </w:tabs>
        <w:rPr/>
      </w:pPr>
      <w:bookmarkStart w:colFirst="0" w:colLast="0" w:name="_heading=h.28h4qwu" w:id="51"/>
      <w:bookmarkEnd w:id="51"/>
      <w:r w:rsidDel="00000000" w:rsidR="00000000" w:rsidRPr="00000000">
        <w:rPr>
          <w:rtl w:val="0"/>
        </w:rPr>
        <w:t xml:space="preserve">Ensuring Dependencies are Loaded into IntelliJ</w:t>
      </w:r>
    </w:p>
    <w:p w:rsidR="00000000" w:rsidDel="00000000" w:rsidP="00000000" w:rsidRDefault="00000000" w:rsidRPr="00000000" w14:paraId="0000022B">
      <w:pPr>
        <w:pStyle w:val="Heading4"/>
        <w:numPr>
          <w:ilvl w:val="0"/>
          <w:numId w:val="6"/>
        </w:numPr>
        <w:ind w:left="360" w:hanging="360"/>
        <w:rPr/>
      </w:pPr>
      <w:r w:rsidDel="00000000" w:rsidR="00000000" w:rsidRPr="00000000">
        <w:rPr>
          <w:rtl w:val="0"/>
        </w:rPr>
        <w:t xml:space="preserve">This is very important!  After you add a Dependency, like Spring, you must tell IntelliJ / Maven to update</w:t>
      </w:r>
    </w:p>
    <w:p w:rsidR="00000000" w:rsidDel="00000000" w:rsidP="00000000" w:rsidRDefault="00000000" w:rsidRPr="00000000" w14:paraId="0000022C">
      <w:pPr>
        <w:pStyle w:val="Heading4"/>
        <w:numPr>
          <w:ilvl w:val="0"/>
          <w:numId w:val="6"/>
        </w:numPr>
        <w:ind w:left="360" w:hanging="360"/>
        <w:rPr/>
      </w:pPr>
      <w:r w:rsidDel="00000000" w:rsidR="00000000" w:rsidRPr="00000000">
        <w:rPr>
          <w:rtl w:val="0"/>
        </w:rPr>
        <w:t xml:space="preserve">You will see an icon that has the Maven “m” and blue arrows on it - like below - just click on that and Maven will download any of the new dependencies for you.  </w:t>
      </w:r>
    </w:p>
    <w:p w:rsidR="00000000" w:rsidDel="00000000" w:rsidP="00000000" w:rsidRDefault="00000000" w:rsidRPr="00000000" w14:paraId="0000022D">
      <w:pPr>
        <w:pStyle w:val="Heading4"/>
        <w:numPr>
          <w:ilvl w:val="0"/>
          <w:numId w:val="6"/>
        </w:numPr>
        <w:ind w:left="360" w:hanging="360"/>
        <w:rPr/>
      </w:pPr>
      <w:r w:rsidDel="00000000" w:rsidR="00000000" w:rsidRPr="00000000">
        <w:rPr>
          <w:rtl w:val="0"/>
        </w:rPr>
        <w:t xml:space="preserve">It will put those dependencies in the ~/.m2 directory and they will show up in the External Libraries folder which you should should see in the Project view on the left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sz w:val="25"/>
          <w:szCs w:val="25"/>
        </w:rPr>
        <w:drawing>
          <wp:inline distB="114300" distT="114300" distL="114300" distR="114300">
            <wp:extent cx="5810250" cy="2286000"/>
            <wp:effectExtent b="0" l="0" r="0" t="0"/>
            <wp:docPr id="128"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810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3"/>
        <w:tabs>
          <w:tab w:val="left" w:leader="none" w:pos="360"/>
          <w:tab w:val="left" w:leader="none" w:pos="720"/>
          <w:tab w:val="left" w:leader="none" w:pos="1080"/>
        </w:tabs>
        <w:rPr/>
      </w:pPr>
      <w:bookmarkStart w:colFirst="0" w:colLast="0" w:name="_heading=h.nmf14n" w:id="52"/>
      <w:bookmarkEnd w:id="52"/>
      <w:r w:rsidDel="00000000" w:rsidR="00000000" w:rsidRPr="00000000">
        <w:rPr>
          <w:rtl w:val="0"/>
        </w:rPr>
        <w:t xml:space="preserve">Java Beans</w:t>
      </w:r>
    </w:p>
    <w:p w:rsidR="00000000" w:rsidDel="00000000" w:rsidP="00000000" w:rsidRDefault="00000000" w:rsidRPr="00000000" w14:paraId="00000233">
      <w:pPr>
        <w:pStyle w:val="Heading4"/>
        <w:numPr>
          <w:ilvl w:val="0"/>
          <w:numId w:val="6"/>
        </w:numPr>
        <w:ind w:left="360" w:hanging="360"/>
        <w:rPr>
          <w:b w:val="0"/>
          <w:sz w:val="24"/>
          <w:szCs w:val="24"/>
        </w:rPr>
      </w:pPr>
      <w:r w:rsidDel="00000000" w:rsidR="00000000" w:rsidRPr="00000000">
        <w:rPr>
          <w:b w:val="0"/>
          <w:rtl w:val="0"/>
        </w:rPr>
        <w:t xml:space="preserve">JavaBeans are Java classes that follow certain conventions</w:t>
      </w:r>
    </w:p>
    <w:p w:rsidR="00000000" w:rsidDel="00000000" w:rsidP="00000000" w:rsidRDefault="00000000" w:rsidRPr="00000000" w14:paraId="00000234">
      <w:pPr>
        <w:pStyle w:val="Heading4"/>
        <w:numPr>
          <w:ilvl w:val="0"/>
          <w:numId w:val="6"/>
        </w:numPr>
        <w:rPr>
          <w:sz w:val="24"/>
          <w:szCs w:val="24"/>
        </w:rPr>
      </w:pPr>
      <w:bookmarkStart w:colFirst="0" w:colLast="0" w:name="_heading=h.zest2mffmaw" w:id="53"/>
      <w:bookmarkEnd w:id="53"/>
      <w:r w:rsidDel="00000000" w:rsidR="00000000" w:rsidRPr="00000000">
        <w:rPr>
          <w:b w:val="0"/>
          <w:rtl w:val="0"/>
        </w:rPr>
        <w:t xml:space="preserve">JavaBeans are used outside of the Spring Framework as well - they are not only used in Spring</w:t>
      </w:r>
    </w:p>
    <w:p w:rsidR="00000000" w:rsidDel="00000000" w:rsidP="00000000" w:rsidRDefault="00000000" w:rsidRPr="00000000" w14:paraId="00000235">
      <w:pPr>
        <w:pStyle w:val="Heading4"/>
        <w:numPr>
          <w:ilvl w:val="0"/>
          <w:numId w:val="6"/>
        </w:numPr>
      </w:pPr>
      <w:bookmarkStart w:colFirst="0" w:colLast="0" w:name="_heading=h.ae63qks286qi" w:id="54"/>
      <w:bookmarkEnd w:id="54"/>
      <w:r w:rsidDel="00000000" w:rsidR="00000000" w:rsidRPr="00000000">
        <w:rPr>
          <w:b w:val="0"/>
          <w:rtl w:val="0"/>
        </w:rPr>
        <w:t xml:space="preserve">JavaBeans are a specific type of POJO’s (Plain old Java Objects) </w:t>
      </w:r>
      <w:r w:rsidDel="00000000" w:rsidR="00000000" w:rsidRPr="00000000">
        <w:rPr>
          <w:rtl w:val="0"/>
        </w:rPr>
      </w:r>
    </w:p>
    <w:p w:rsidR="00000000" w:rsidDel="00000000" w:rsidP="00000000" w:rsidRDefault="00000000" w:rsidRPr="00000000" w14:paraId="00000236">
      <w:pPr>
        <w:pStyle w:val="Heading4"/>
        <w:numPr>
          <w:ilvl w:val="0"/>
          <w:numId w:val="6"/>
        </w:numPr>
        <w:ind w:left="360" w:hanging="360"/>
        <w:rPr>
          <w:b w:val="0"/>
          <w:sz w:val="24"/>
          <w:szCs w:val="24"/>
        </w:rPr>
      </w:pPr>
      <w:r w:rsidDel="00000000" w:rsidR="00000000" w:rsidRPr="00000000">
        <w:rPr>
          <w:b w:val="0"/>
          <w:rtl w:val="0"/>
        </w:rPr>
        <w:t xml:space="preserve">It’s a Java class that should adhere to the following 3 conventions:</w:t>
      </w:r>
      <w:r w:rsidDel="00000000" w:rsidR="00000000" w:rsidRPr="00000000">
        <w:rPr>
          <w:rtl w:val="0"/>
        </w:rPr>
      </w:r>
    </w:p>
    <w:p w:rsidR="00000000" w:rsidDel="00000000" w:rsidP="00000000" w:rsidRDefault="00000000" w:rsidRPr="00000000" w14:paraId="00000237">
      <w:pPr>
        <w:pStyle w:val="Heading5"/>
        <w:numPr>
          <w:ilvl w:val="0"/>
          <w:numId w:val="4"/>
        </w:numPr>
        <w:tabs>
          <w:tab w:val="left" w:leader="none" w:pos="720"/>
        </w:tabs>
        <w:ind w:left="504" w:firstLine="0"/>
        <w:rPr/>
      </w:pPr>
      <w:r w:rsidDel="00000000" w:rsidR="00000000" w:rsidRPr="00000000">
        <w:rPr>
          <w:rtl w:val="0"/>
        </w:rPr>
        <w:t xml:space="preserve">Must implement</w:t>
      </w:r>
      <w:r w:rsidDel="00000000" w:rsidR="00000000" w:rsidRPr="00000000">
        <w:rPr>
          <w:rFonts w:ascii="Calibri" w:cs="Calibri" w:eastAsia="Calibri" w:hAnsi="Calibri"/>
          <w:rtl w:val="0"/>
        </w:rPr>
        <w:t xml:space="preserve"> </w:t>
      </w:r>
      <w:hyperlink r:id="rId51">
        <w:r w:rsidDel="00000000" w:rsidR="00000000" w:rsidRPr="00000000">
          <w:rPr>
            <w:rFonts w:ascii="Courier New" w:cs="Courier New" w:eastAsia="Courier New" w:hAnsi="Courier New"/>
            <w:sz w:val="32"/>
            <w:szCs w:val="32"/>
            <w:rtl w:val="0"/>
          </w:rPr>
          <w:t xml:space="preserve">Serializable</w:t>
        </w:r>
      </w:hyperlink>
      <w:hyperlink r:id="rId52">
        <w:r w:rsidDel="00000000" w:rsidR="00000000" w:rsidRPr="00000000">
          <w:rPr>
            <w:rFonts w:ascii="PalmSprings" w:cs="PalmSprings" w:eastAsia="PalmSprings" w:hAnsi="PalmSprings"/>
            <w:sz w:val="32"/>
            <w:szCs w:val="32"/>
            <w:rtl w:val="0"/>
          </w:rPr>
          <w:t xml:space="preserve"> Interface</w:t>
        </w:r>
      </w:hyperlink>
      <w:r w:rsidDel="00000000" w:rsidR="00000000" w:rsidRPr="00000000">
        <w:rPr>
          <w:rtl w:val="0"/>
        </w:rPr>
        <w:t xml:space="preserve"> - this tells Java that objects of the class can be converted to a sequence of bytes which can then be persisted to a file, stored in a database, or sent over a network</w:t>
      </w:r>
    </w:p>
    <w:p w:rsidR="00000000" w:rsidDel="00000000" w:rsidP="00000000" w:rsidRDefault="00000000" w:rsidRPr="00000000" w14:paraId="00000238">
      <w:pPr>
        <w:pStyle w:val="Heading5"/>
        <w:numPr>
          <w:ilvl w:val="0"/>
          <w:numId w:val="4"/>
        </w:numPr>
        <w:tabs>
          <w:tab w:val="left" w:leader="none" w:pos="720"/>
        </w:tabs>
        <w:ind w:left="504" w:firstLine="0"/>
        <w:rPr/>
      </w:pPr>
      <w:r w:rsidDel="00000000" w:rsidR="00000000" w:rsidRPr="00000000">
        <w:rPr>
          <w:rtl w:val="0"/>
        </w:rPr>
        <w:t xml:space="preserve">It should have a public parameterless constructor</w:t>
      </w:r>
    </w:p>
    <w:p w:rsidR="00000000" w:rsidDel="00000000" w:rsidP="00000000" w:rsidRDefault="00000000" w:rsidRPr="00000000" w14:paraId="00000239">
      <w:pPr>
        <w:pStyle w:val="Heading5"/>
        <w:numPr>
          <w:ilvl w:val="0"/>
          <w:numId w:val="4"/>
        </w:numPr>
        <w:tabs>
          <w:tab w:val="left" w:leader="none" w:pos="720"/>
        </w:tabs>
        <w:ind w:left="504" w:firstLine="0"/>
        <w:rPr/>
      </w:pPr>
      <w:r w:rsidDel="00000000" w:rsidR="00000000" w:rsidRPr="00000000">
        <w:rPr>
          <w:rtl w:val="0"/>
        </w:rPr>
        <w:t xml:space="preserve">All properties in Java bean must be private with public getters and setter methods and stick to naming conventions for these</w:t>
      </w:r>
    </w:p>
    <w:p w:rsidR="00000000" w:rsidDel="00000000" w:rsidP="00000000" w:rsidRDefault="00000000" w:rsidRPr="00000000" w14:paraId="0000023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.demo;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java.io.Serializable;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Person implements Serializable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Private properties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Default Constructor - no parameters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Getters / Setters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4F">
      <w:pPr>
        <w:rPr>
          <w:rFonts w:ascii="Noto Serif" w:cs="Noto Serif" w:eastAsia="Noto Serif" w:hAnsi="Noto Serif"/>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3"/>
        <w:tabs>
          <w:tab w:val="left" w:leader="none" w:pos="360"/>
          <w:tab w:val="left" w:leader="none" w:pos="720"/>
          <w:tab w:val="left" w:leader="none" w:pos="1080"/>
        </w:tabs>
        <w:rPr/>
      </w:pPr>
      <w:bookmarkStart w:colFirst="0" w:colLast="0" w:name="_heading=h.37m2jsg" w:id="55"/>
      <w:bookmarkEnd w:id="55"/>
      <w:r w:rsidDel="00000000" w:rsidR="00000000" w:rsidRPr="00000000">
        <w:rPr>
          <w:rtl w:val="0"/>
        </w:rPr>
        <w:t xml:space="preserve">Spring Beans</w:t>
      </w:r>
    </w:p>
    <w:p w:rsidR="00000000" w:rsidDel="00000000" w:rsidP="00000000" w:rsidRDefault="00000000" w:rsidRPr="00000000" w14:paraId="00000251">
      <w:pPr>
        <w:pStyle w:val="Heading4"/>
        <w:numPr>
          <w:ilvl w:val="0"/>
          <w:numId w:val="6"/>
        </w:numPr>
        <w:ind w:left="360" w:hanging="360"/>
        <w:rPr>
          <w:b w:val="0"/>
          <w:sz w:val="24"/>
          <w:szCs w:val="24"/>
        </w:rPr>
      </w:pPr>
      <w:r w:rsidDel="00000000" w:rsidR="00000000" w:rsidRPr="00000000">
        <w:rPr>
          <w:b w:val="0"/>
          <w:rtl w:val="0"/>
        </w:rPr>
        <w:t xml:space="preserve">A Spring bean is an instance of a class, whose lifecycle is managed by the Spring container. These Spring beans can be injected elsewhere in the application.</w:t>
      </w:r>
      <w:r w:rsidDel="00000000" w:rsidR="00000000" w:rsidRPr="00000000">
        <w:rPr>
          <w:rtl w:val="0"/>
        </w:rPr>
      </w:r>
    </w:p>
    <w:p w:rsidR="00000000" w:rsidDel="00000000" w:rsidP="00000000" w:rsidRDefault="00000000" w:rsidRPr="00000000" w14:paraId="00000252">
      <w:pPr>
        <w:pStyle w:val="Heading4"/>
        <w:numPr>
          <w:ilvl w:val="0"/>
          <w:numId w:val="6"/>
        </w:numPr>
        <w:ind w:left="360" w:hanging="360"/>
        <w:rPr>
          <w:b w:val="0"/>
          <w:sz w:val="24"/>
          <w:szCs w:val="24"/>
        </w:rPr>
      </w:pPr>
      <w:r w:rsidDel="00000000" w:rsidR="00000000" w:rsidRPr="00000000">
        <w:rPr>
          <w:b w:val="0"/>
          <w:rtl w:val="0"/>
        </w:rPr>
        <w:t xml:space="preserve">It’s a Java class that is marked as a Spring bean:</w:t>
      </w:r>
      <w:r w:rsidDel="00000000" w:rsidR="00000000" w:rsidRPr="00000000">
        <w:rPr>
          <w:rtl w:val="0"/>
        </w:rPr>
      </w:r>
    </w:p>
    <w:p w:rsidR="00000000" w:rsidDel="00000000" w:rsidP="00000000" w:rsidRDefault="00000000" w:rsidRPr="00000000" w14:paraId="00000253">
      <w:pPr>
        <w:pStyle w:val="Heading5"/>
        <w:numPr>
          <w:ilvl w:val="0"/>
          <w:numId w:val="4"/>
        </w:numPr>
        <w:tabs>
          <w:tab w:val="left" w:leader="none" w:pos="720"/>
        </w:tabs>
        <w:ind w:left="504" w:firstLine="0"/>
        <w:rPr/>
      </w:pPr>
      <w:r w:rsidDel="00000000" w:rsidR="00000000" w:rsidRPr="00000000">
        <w:rPr>
          <w:rtl w:val="0"/>
        </w:rPr>
        <w:t xml:space="preserve">This can be done in an XML file (that sticks to specific conventions) such as the example below</w:t>
      </w:r>
    </w:p>
    <w:p w:rsidR="00000000" w:rsidDel="00000000" w:rsidP="00000000" w:rsidRDefault="00000000" w:rsidRPr="00000000" w14:paraId="0000025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44" w:hanging="491"/>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&lt;beans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xmlns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="http://www.springframework.org/schema/beans"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xmlns:xsi</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="http://www.w3.org/2001/XMLSchema-instance"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44" w:hanging="491"/>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xmlns:context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="http://www.springframework.org/schema/context"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xsi:schemaLocation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="http://www.springframework.org/schema/beans/spring-beans-3.0.xsd"&gt;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class="com.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.example.ExampleClassName"&gt;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&lt;property name="field" value="example "&gt;&lt;/property&gt;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PalmSprings" w:cs="PalmSprings" w:eastAsia="PalmSprings" w:hAnsi="PalmSprings"/>
          <w:b w:val="0"/>
          <w:i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&lt;/beans&gt;</w:t>
      </w:r>
      <w:r w:rsidDel="00000000" w:rsidR="00000000" w:rsidRPr="00000000">
        <w:rPr>
          <w:rtl w:val="0"/>
        </w:rPr>
      </w:r>
    </w:p>
    <w:p w:rsidR="00000000" w:rsidDel="00000000" w:rsidP="00000000" w:rsidRDefault="00000000" w:rsidRPr="00000000" w14:paraId="0000025B">
      <w:pPr>
        <w:pStyle w:val="Heading5"/>
        <w:numPr>
          <w:ilvl w:val="0"/>
          <w:numId w:val="4"/>
        </w:numPr>
        <w:tabs>
          <w:tab w:val="left" w:leader="none" w:pos="720"/>
        </w:tabs>
        <w:ind w:left="504" w:firstLine="0"/>
        <w:rPr>
          <w:rFonts w:ascii="PalmSprings" w:cs="PalmSprings" w:eastAsia="PalmSprings" w:hAnsi="PalmSprings"/>
          <w:sz w:val="32"/>
          <w:szCs w:val="32"/>
        </w:rPr>
      </w:pPr>
      <w:r w:rsidDel="00000000" w:rsidR="00000000" w:rsidRPr="00000000">
        <w:rPr>
          <w:rtl w:val="0"/>
        </w:rPr>
        <w:t xml:space="preserve">Since version Spring 3 it is possible to define beans in a JavaConfig instead of an XML file. This is a Java class that is annotated with </w:t>
      </w:r>
      <w:r w:rsidDel="00000000" w:rsidR="00000000" w:rsidRPr="00000000">
        <w:rPr>
          <w:rFonts w:ascii="Courier New" w:cs="Courier New" w:eastAsia="Courier New" w:hAnsi="Courier New"/>
          <w:sz w:val="25"/>
          <w:szCs w:val="25"/>
          <w:rtl w:val="0"/>
        </w:rPr>
        <w:t xml:space="preserve">@Configuration.</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@Configuration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SomeConfig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@Bean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StudentService studentService()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new StudentService();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64">
      <w:pPr>
        <w:pStyle w:val="Heading5"/>
        <w:numPr>
          <w:ilvl w:val="0"/>
          <w:numId w:val="4"/>
        </w:numPr>
        <w:tabs>
          <w:tab w:val="left" w:leader="none" w:pos="720"/>
        </w:tabs>
        <w:ind w:left="504" w:firstLine="0"/>
        <w:rPr>
          <w:rFonts w:ascii="Noto Serif" w:cs="Noto Serif" w:eastAsia="Noto Serif" w:hAnsi="Noto Serif"/>
        </w:rPr>
      </w:pPr>
      <w:r w:rsidDel="00000000" w:rsidR="00000000" w:rsidRPr="00000000">
        <w:rPr>
          <w:rtl w:val="0"/>
        </w:rPr>
        <w:t xml:space="preserve">By marking a class with </w:t>
      </w:r>
      <w:r w:rsidDel="00000000" w:rsidR="00000000" w:rsidRPr="00000000">
        <w:rPr>
          <w:rFonts w:ascii="Courier New" w:cs="Courier New" w:eastAsia="Courier New" w:hAnsi="Courier New"/>
          <w:sz w:val="25"/>
          <w:szCs w:val="25"/>
          <w:rtl w:val="0"/>
        </w:rPr>
        <w:t xml:space="preserve">@Component</w:t>
      </w:r>
      <w:r w:rsidDel="00000000" w:rsidR="00000000" w:rsidRPr="00000000">
        <w:rPr>
          <w:rtl w:val="0"/>
        </w:rPr>
        <w:t xml:space="preserve"> (shown in just a bit).</w:t>
      </w:r>
      <w:r w:rsidDel="00000000" w:rsidR="00000000" w:rsidRPr="00000000">
        <w:rPr>
          <w:rtl w:val="0"/>
        </w:rPr>
      </w:r>
    </w:p>
    <w:p w:rsidR="00000000" w:rsidDel="00000000" w:rsidP="00000000" w:rsidRDefault="00000000" w:rsidRPr="00000000" w14:paraId="00000265">
      <w:pPr>
        <w:shd w:fill="ffffff" w:val="clear"/>
        <w:rPr>
          <w:rFonts w:ascii="Noto Serif" w:cs="Noto Serif" w:eastAsia="Noto Serif" w:hAnsi="Noto Serif"/>
        </w:rPr>
      </w:pPr>
      <w:r w:rsidDel="00000000" w:rsidR="00000000" w:rsidRPr="00000000">
        <w:rPr>
          <w:rtl w:val="0"/>
        </w:rPr>
      </w:r>
    </w:p>
    <w:p w:rsidR="00000000" w:rsidDel="00000000" w:rsidP="00000000" w:rsidRDefault="00000000" w:rsidRPr="00000000" w14:paraId="00000266">
      <w:pPr>
        <w:pStyle w:val="Heading3"/>
        <w:tabs>
          <w:tab w:val="left" w:leader="none" w:pos="360"/>
          <w:tab w:val="left" w:leader="none" w:pos="720"/>
          <w:tab w:val="left" w:leader="none" w:pos="1080"/>
        </w:tabs>
        <w:rPr/>
      </w:pPr>
      <w:bookmarkStart w:colFirst="0" w:colLast="0" w:name="_heading=h.1mrcu09" w:id="56"/>
      <w:bookmarkEnd w:id="56"/>
      <w:r w:rsidDel="00000000" w:rsidR="00000000" w:rsidRPr="00000000">
        <w:rPr>
          <w:rtl w:val="0"/>
        </w:rPr>
        <w:t xml:space="preserve">Adding a </w:t>
      </w:r>
      <w:r w:rsidDel="00000000" w:rsidR="00000000" w:rsidRPr="00000000">
        <w:rPr>
          <w:rFonts w:ascii="Courier New" w:cs="Courier New" w:eastAsia="Courier New" w:hAnsi="Courier New"/>
          <w:rtl w:val="0"/>
        </w:rPr>
        <w:t xml:space="preserve">beans.xml</w:t>
      </w:r>
      <w:r w:rsidDel="00000000" w:rsidR="00000000" w:rsidRPr="00000000">
        <w:rPr>
          <w:rtl w:val="0"/>
        </w:rPr>
        <w:t xml:space="preserve"> Configuration File</w:t>
      </w:r>
    </w:p>
    <w:p w:rsidR="00000000" w:rsidDel="00000000" w:rsidP="00000000" w:rsidRDefault="00000000" w:rsidRPr="00000000" w14:paraId="00000267">
      <w:pPr>
        <w:pStyle w:val="Heading4"/>
        <w:numPr>
          <w:ilvl w:val="0"/>
          <w:numId w:val="6"/>
        </w:numPr>
        <w:ind w:left="360" w:hanging="360"/>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beans.xml</w:t>
      </w:r>
      <w:r w:rsidDel="00000000" w:rsidR="00000000" w:rsidRPr="00000000">
        <w:rPr>
          <w:rtl w:val="0"/>
        </w:rPr>
        <w:t xml:space="preserve"> file is used to configure a Spring Application </w:t>
      </w:r>
    </w:p>
    <w:p w:rsidR="00000000" w:rsidDel="00000000" w:rsidP="00000000" w:rsidRDefault="00000000" w:rsidRPr="00000000" w14:paraId="00000268">
      <w:pPr>
        <w:pStyle w:val="Heading5"/>
        <w:numPr>
          <w:ilvl w:val="0"/>
          <w:numId w:val="4"/>
        </w:numPr>
        <w:tabs>
          <w:tab w:val="left" w:leader="none" w:pos="720"/>
        </w:tabs>
        <w:ind w:left="504" w:firstLine="0"/>
        <w:rPr/>
      </w:pPr>
      <w:r w:rsidDel="00000000" w:rsidR="00000000" w:rsidRPr="00000000">
        <w:rPr>
          <w:rtl w:val="0"/>
        </w:rPr>
        <w:t xml:space="preserve">In </w:t>
      </w:r>
      <w:r w:rsidDel="00000000" w:rsidR="00000000" w:rsidRPr="00000000">
        <w:rPr>
          <w:rFonts w:ascii="Courier New" w:cs="Courier New" w:eastAsia="Courier New" w:hAnsi="Courier New"/>
          <w:rtl w:val="0"/>
        </w:rPr>
        <w:t xml:space="preserve">src/main/resources</w:t>
      </w:r>
      <w:r w:rsidDel="00000000" w:rsidR="00000000" w:rsidRPr="00000000">
        <w:rPr>
          <w:rtl w:val="0"/>
        </w:rPr>
        <w:t xml:space="preserve">, add a beans.xml file</w:t>
      </w:r>
    </w:p>
    <w:p w:rsidR="00000000" w:rsidDel="00000000" w:rsidP="00000000" w:rsidRDefault="00000000" w:rsidRPr="00000000" w14:paraId="00000269">
      <w:pPr>
        <w:pStyle w:val="Heading6"/>
        <w:numPr>
          <w:ilvl w:val="0"/>
          <w:numId w:val="2"/>
        </w:numPr>
        <w:tabs>
          <w:tab w:val="left" w:leader="none" w:pos="936"/>
        </w:tabs>
        <w:ind w:left="1080" w:hanging="360"/>
        <w:rPr/>
      </w:pPr>
      <w:r w:rsidDel="00000000" w:rsidR="00000000" w:rsidRPr="00000000">
        <w:rPr>
          <w:rFonts w:ascii="Courier New" w:cs="Courier New" w:eastAsia="Courier New" w:hAnsi="Courier New"/>
          <w:rtl w:val="0"/>
        </w:rPr>
        <w:t xml:space="preserve">src/main/resources</w:t>
      </w:r>
      <w:r w:rsidDel="00000000" w:rsidR="00000000" w:rsidRPr="00000000">
        <w:rPr>
          <w:rtl w:val="0"/>
        </w:rPr>
        <w:t xml:space="preserve"> is used in Maven to store non-programming configuration files, images, data files, etc.</w:t>
      </w:r>
    </w:p>
    <w:p w:rsidR="00000000" w:rsidDel="00000000" w:rsidP="00000000" w:rsidRDefault="00000000" w:rsidRPr="00000000" w14:paraId="0000026A">
      <w:pPr>
        <w:pStyle w:val="Heading4"/>
        <w:numPr>
          <w:ilvl w:val="0"/>
          <w:numId w:val="6"/>
        </w:numPr>
        <w:ind w:left="360" w:hanging="360"/>
        <w:rPr/>
      </w:pPr>
      <w:r w:rsidDel="00000000" w:rsidR="00000000" w:rsidRPr="00000000">
        <w:rPr>
          <w:rtl w:val="0"/>
        </w:rPr>
        <w:t xml:space="preserve">Copy the following:</w:t>
      </w:r>
    </w:p>
    <w:p w:rsidR="00000000" w:rsidDel="00000000" w:rsidP="00000000" w:rsidRDefault="00000000" w:rsidRPr="00000000" w14:paraId="0000026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&lt;?xml version="1.0" encoding="UTF-8"?&gt;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&lt;beans xmlns="http://www.springframework.org/schema/beans"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xmlns:xsi="http://www.w3.org/2001/XMLSchema-instance"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xmlns:context="http://www.springframework.org/schema/context"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xsi:schemaLocation="http://www.springframework.org/schema/beans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http://www.springframework.org/schema/beans/spring-beans-3.0.xsd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http://www.springframework.org/schema/context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http://www.springframework.org/schema/context/spring-context-3.0.xsd"&gt;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&lt;context:component-scan base-package="com.</w:t>
      </w:r>
      <w:r w:rsidDel="00000000" w:rsidR="00000000" w:rsidRPr="00000000">
        <w:rPr>
          <w:rFonts w:ascii="Courier New" w:cs="Courier New" w:eastAsia="Courier New" w:hAnsi="Courier New"/>
          <w:b w:val="1"/>
          <w:sz w:val="25"/>
          <w:szCs w:val="25"/>
          <w:rtl w:val="0"/>
        </w:rPr>
        <w:t xml:space="preserve">intuit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/&gt;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&lt;/beans&gt;</w:t>
      </w:r>
    </w:p>
    <w:p w:rsidR="00000000" w:rsidDel="00000000" w:rsidP="00000000" w:rsidRDefault="00000000" w:rsidRPr="00000000" w14:paraId="00000278">
      <w:pPr>
        <w:pStyle w:val="Heading4"/>
        <w:numPr>
          <w:ilvl w:val="0"/>
          <w:numId w:val="6"/>
        </w:numPr>
        <w:ind w:left="360" w:hanging="360"/>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component-scan</w:t>
      </w:r>
      <w:r w:rsidDel="00000000" w:rsidR="00000000" w:rsidRPr="00000000">
        <w:rPr>
          <w:rtl w:val="0"/>
        </w:rPr>
        <w:t xml:space="preserve"> tag tells Spring to scan that package and all the subpackages </w:t>
      </w:r>
    </w:p>
    <w:p w:rsidR="00000000" w:rsidDel="00000000" w:rsidP="00000000" w:rsidRDefault="00000000" w:rsidRPr="00000000" w14:paraId="00000279">
      <w:pPr>
        <w:pStyle w:val="Heading5"/>
        <w:numPr>
          <w:ilvl w:val="0"/>
          <w:numId w:val="4"/>
        </w:numPr>
        <w:tabs>
          <w:tab w:val="left" w:leader="none" w:pos="720"/>
        </w:tabs>
        <w:ind w:left="504" w:firstLine="0"/>
        <w:rPr/>
      </w:pPr>
      <w:r w:rsidDel="00000000" w:rsidR="00000000" w:rsidRPr="00000000">
        <w:rPr>
          <w:rtl w:val="0"/>
        </w:rPr>
        <w:t xml:space="preserve">It looks for all the classes with certain Spring annotations and remembers them</w:t>
      </w:r>
    </w:p>
    <w:p w:rsidR="00000000" w:rsidDel="00000000" w:rsidP="00000000" w:rsidRDefault="00000000" w:rsidRPr="00000000" w14:paraId="0000027A">
      <w:pPr>
        <w:pStyle w:val="Heading3"/>
        <w:tabs>
          <w:tab w:val="left" w:leader="none" w:pos="360"/>
          <w:tab w:val="left" w:leader="none" w:pos="720"/>
          <w:tab w:val="left" w:leader="none" w:pos="1080"/>
        </w:tabs>
        <w:rPr/>
      </w:pPr>
      <w:bookmarkStart w:colFirst="0" w:colLast="0" w:name="_heading=h.46r0co2" w:id="57"/>
      <w:bookmarkEnd w:id="57"/>
      <w:r w:rsidDel="00000000" w:rsidR="00000000" w:rsidRPr="00000000">
        <w:rPr>
          <w:rtl w:val="0"/>
        </w:rPr>
        <w:t xml:space="preserve">Adding a </w:t>
      </w:r>
      <w:r w:rsidDel="00000000" w:rsidR="00000000" w:rsidRPr="00000000">
        <w:rPr>
          <w:rFonts w:ascii="Courier New" w:cs="Courier New" w:eastAsia="Courier New" w:hAnsi="Courier New"/>
          <w:rtl w:val="0"/>
        </w:rPr>
        <w:t xml:space="preserve">beans.xml</w:t>
      </w:r>
      <w:r w:rsidDel="00000000" w:rsidR="00000000" w:rsidRPr="00000000">
        <w:rPr>
          <w:rtl w:val="0"/>
        </w:rPr>
        <w:t xml:space="preserve"> Configuration File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7B">
      <w:pPr>
        <w:pStyle w:val="Heading4"/>
        <w:numPr>
          <w:ilvl w:val="0"/>
          <w:numId w:val="6"/>
        </w:numPr>
        <w:ind w:left="360" w:hanging="360"/>
        <w:rPr/>
      </w:pPr>
      <w:r w:rsidDel="00000000" w:rsidR="00000000" w:rsidRPr="00000000">
        <w:rPr>
          <w:rtl w:val="0"/>
        </w:rPr>
        <w:t xml:space="preserve">IMPORTANT (note this only needs to be done in Eclipse, NOT IntelliJ):  Add src/main/resources to your build path</w:t>
      </w:r>
    </w:p>
    <w:p w:rsidR="00000000" w:rsidDel="00000000" w:rsidP="00000000" w:rsidRDefault="00000000" w:rsidRPr="00000000" w14:paraId="0000027C">
      <w:pPr>
        <w:pStyle w:val="Heading4"/>
        <w:numPr>
          <w:ilvl w:val="0"/>
          <w:numId w:val="6"/>
        </w:numPr>
        <w:ind w:left="360" w:hanging="360"/>
        <w:rPr/>
      </w:pPr>
      <w:r w:rsidDel="00000000" w:rsidR="00000000" w:rsidRPr="00000000">
        <w:rPr>
          <w:rtl w:val="0"/>
        </w:rPr>
        <w:t xml:space="preserve">Do this by right clicking on the folder src/main/resources &gt; Build Path &gt; Use as Source Folder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drawing>
          <wp:inline distB="0" distT="0" distL="0" distR="0">
            <wp:extent cx="3999071" cy="2861638"/>
            <wp:effectExtent b="0" l="0" r="0" t="0"/>
            <wp:docPr descr="Graphical user interface, text, application&#10;&#10;Description automatically generated" id="132" name="image10.png"/>
            <a:graphic>
              <a:graphicData uri="http://schemas.openxmlformats.org/drawingml/2006/picture">
                <pic:pic>
                  <pic:nvPicPr>
                    <pic:cNvPr descr="Graphical user interface, text, application&#10;&#10;Description automatically generated" id="0" name="image10.png"/>
                    <pic:cNvPicPr preferRelativeResize="0"/>
                  </pic:nvPicPr>
                  <pic:blipFill>
                    <a:blip r:embed="rId53"/>
                    <a:srcRect b="0" l="0" r="0" t="0"/>
                    <a:stretch>
                      <a:fillRect/>
                    </a:stretch>
                  </pic:blipFill>
                  <pic:spPr>
                    <a:xfrm>
                      <a:off x="0" y="0"/>
                      <a:ext cx="3999071" cy="286163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4"/>
        <w:numPr>
          <w:ilvl w:val="0"/>
          <w:numId w:val="6"/>
        </w:numPr>
        <w:ind w:left="360" w:hanging="360"/>
        <w:rPr/>
      </w:pPr>
      <w:r w:rsidDel="00000000" w:rsidR="00000000" w:rsidRPr="00000000">
        <w:rPr>
          <w:rtl w:val="0"/>
        </w:rPr>
        <w:t xml:space="preserve">The result should look like the following: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drawing>
          <wp:inline distB="0" distT="0" distL="0" distR="0">
            <wp:extent cx="4339192" cy="1598093"/>
            <wp:effectExtent b="0" l="0" r="0" t="0"/>
            <wp:docPr descr="Graphical user interface, text, application&#10;&#10;Description automatically generated" id="133" name="image20.png"/>
            <a:graphic>
              <a:graphicData uri="http://schemas.openxmlformats.org/drawingml/2006/picture">
                <pic:pic>
                  <pic:nvPicPr>
                    <pic:cNvPr descr="Graphical user interface, text, application&#10;&#10;Description automatically generated" id="0" name="image20.png"/>
                    <pic:cNvPicPr preferRelativeResize="0"/>
                  </pic:nvPicPr>
                  <pic:blipFill>
                    <a:blip r:embed="rId54"/>
                    <a:srcRect b="0" l="0" r="0" t="0"/>
                    <a:stretch>
                      <a:fillRect/>
                    </a:stretch>
                  </pic:blipFill>
                  <pic:spPr>
                    <a:xfrm>
                      <a:off x="0" y="0"/>
                      <a:ext cx="4339192" cy="1598093"/>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3"/>
        <w:tabs>
          <w:tab w:val="left" w:leader="none" w:pos="360"/>
          <w:tab w:val="left" w:leader="none" w:pos="720"/>
          <w:tab w:val="left" w:leader="none" w:pos="1080"/>
        </w:tabs>
        <w:rPr/>
      </w:pPr>
      <w:bookmarkStart w:colFirst="0" w:colLast="0" w:name="_heading=h.2lwamvv" w:id="58"/>
      <w:bookmarkEnd w:id="58"/>
      <w:r w:rsidDel="00000000" w:rsidR="00000000" w:rsidRPr="00000000">
        <w:rPr>
          <w:rtl w:val="0"/>
        </w:rPr>
        <w:t xml:space="preserve">Example:  Model for Student (go ahead and create a Student.java file with this code:)</w:t>
      </w:r>
    </w:p>
    <w:p w:rsidR="00000000" w:rsidDel="00000000" w:rsidP="00000000" w:rsidRDefault="00000000" w:rsidRPr="00000000" w14:paraId="0000028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java.util.Objects;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Student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Long id;</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String firstName;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String lastName;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String major;</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Student(Long id, String firstName, String lastName,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major)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this.id = id;</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this.firstName = firstName;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this.lastName = lastName;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this.major = major;</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Student(String firstName, String lastName,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major)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this.firstName = firstName;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this.lastName = lastName;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this.major = major;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Long getId()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id;</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getFirstName()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firstName;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getLastName()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lastName;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getMajor()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major;</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AF">
      <w:pPr>
        <w:pStyle w:val="Heading3"/>
        <w:tabs>
          <w:tab w:val="left" w:leader="none" w:pos="360"/>
          <w:tab w:val="left" w:leader="none" w:pos="720"/>
          <w:tab w:val="left" w:leader="none" w:pos="1080"/>
        </w:tabs>
        <w:rPr/>
      </w:pPr>
      <w:bookmarkStart w:colFirst="0" w:colLast="0" w:name="_heading=h.111kx3o" w:id="59"/>
      <w:bookmarkEnd w:id="59"/>
      <w:r w:rsidDel="00000000" w:rsidR="00000000" w:rsidRPr="00000000">
        <w:rPr>
          <w:rtl w:val="0"/>
        </w:rPr>
        <w:t xml:space="preserve">Example:  Model for Student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@Override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toString()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"Student [id=" + id + ", firstName=" + firstName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lastName=" + lastName + ", major=" + major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@Override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int hashCode()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Objects.</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hash</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(firstName, id, lastName);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@Override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boolean equals(Object obj)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 (this == obj) return true;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 (obj == null) return false;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 (getClass() != obj.getClass()) </w:t>
        <w:tab/>
        <w:t xml:space="preserve">return false;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Student other = (Student) obj;</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Objects.</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equals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(firstName, other.firstName)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&amp;&amp; Objects.</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equals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(id, other.id)</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ab/>
        <w:t xml:space="preserve">&amp;&amp; Objects.</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equals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(lastName, other.lastName);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CA">
      <w:pPr>
        <w:pStyle w:val="Heading3"/>
        <w:tabs>
          <w:tab w:val="left" w:leader="none" w:pos="360"/>
          <w:tab w:val="left" w:leader="none" w:pos="720"/>
          <w:tab w:val="left" w:leader="none" w:pos="1080"/>
        </w:tabs>
        <w:rPr/>
      </w:pPr>
      <w:bookmarkStart w:colFirst="0" w:colLast="0" w:name="_heading=h.3l18frh" w:id="60"/>
      <w:bookmarkEnd w:id="60"/>
      <w:r w:rsidDel="00000000" w:rsidR="00000000" w:rsidRPr="00000000">
        <w:rPr>
          <w:rtl w:val="0"/>
        </w:rPr>
        <w:t xml:space="preserve">Example:  Creating a RegistrationDAO</w:t>
      </w:r>
    </w:p>
    <w:p w:rsidR="00000000" w:rsidDel="00000000" w:rsidP="00000000" w:rsidRDefault="00000000" w:rsidRPr="00000000" w14:paraId="000002CB">
      <w:pPr>
        <w:pStyle w:val="Heading4"/>
        <w:numPr>
          <w:ilvl w:val="0"/>
          <w:numId w:val="6"/>
        </w:numPr>
        <w:ind w:left="360" w:hanging="360"/>
        <w:rPr/>
      </w:pPr>
      <w:r w:rsidDel="00000000" w:rsidR="00000000" w:rsidRPr="00000000">
        <w:rPr>
          <w:rtl w:val="0"/>
        </w:rPr>
        <w:t xml:space="preserve">This is an interface that represents a Data Access Object. </w:t>
      </w:r>
    </w:p>
    <w:p w:rsidR="00000000" w:rsidDel="00000000" w:rsidP="00000000" w:rsidRDefault="00000000" w:rsidRPr="00000000" w14:paraId="000002CC">
      <w:pPr>
        <w:pStyle w:val="Heading4"/>
        <w:numPr>
          <w:ilvl w:val="0"/>
          <w:numId w:val="6"/>
        </w:numPr>
      </w:pPr>
      <w:bookmarkStart w:colFirst="0" w:colLast="0" w:name="_heading=h.pb35rgk7gsmx" w:id="61"/>
      <w:bookmarkEnd w:id="61"/>
      <w:r w:rsidDel="00000000" w:rsidR="00000000" w:rsidRPr="00000000">
        <w:rPr>
          <w:rtl w:val="0"/>
        </w:rPr>
        <w:t xml:space="preserve">DAO pattern is a design pattern that separates the data access logic from the business logic (our Student in this case) in an application</w:t>
      </w:r>
      <w:r w:rsidDel="00000000" w:rsidR="00000000" w:rsidRPr="00000000">
        <w:rPr>
          <w:rtl w:val="0"/>
        </w:rPr>
      </w:r>
    </w:p>
    <w:p w:rsidR="00000000" w:rsidDel="00000000" w:rsidP="00000000" w:rsidRDefault="00000000" w:rsidRPr="00000000" w14:paraId="000002CD">
      <w:pPr>
        <w:ind w:left="360" w:firstLine="0"/>
        <w:rPr/>
      </w:pPr>
      <w:r w:rsidDel="00000000" w:rsidR="00000000" w:rsidRPr="00000000">
        <w:rPr>
          <w:rtl w:val="0"/>
        </w:rPr>
      </w:r>
    </w:p>
    <w:p w:rsidR="00000000" w:rsidDel="00000000" w:rsidP="00000000" w:rsidRDefault="00000000" w:rsidRPr="00000000" w14:paraId="000002CE">
      <w:pPr>
        <w:pStyle w:val="Heading4"/>
        <w:numPr>
          <w:ilvl w:val="0"/>
          <w:numId w:val="6"/>
        </w:numPr>
        <w:rPr>
          <w:b w:val="1"/>
          <w:sz w:val="36"/>
          <w:szCs w:val="36"/>
        </w:rPr>
      </w:pPr>
      <w:bookmarkStart w:colFirst="0" w:colLast="0" w:name="_heading=h.3s101i24av0" w:id="62"/>
      <w:bookmarkEnd w:id="62"/>
      <w:r w:rsidDel="00000000" w:rsidR="00000000" w:rsidRPr="00000000">
        <w:rPr>
          <w:rtl w:val="0"/>
        </w:rPr>
        <w:t xml:space="preserve">It gives us a structured way to interact with a data storage system, such as a database and abstracts away the underlying implementation details of the database.</w:t>
      </w:r>
      <w:r w:rsidDel="00000000" w:rsidR="00000000" w:rsidRPr="00000000">
        <w:rPr>
          <w:rtl w:val="0"/>
        </w:rPr>
      </w:r>
    </w:p>
    <w:p w:rsidR="00000000" w:rsidDel="00000000" w:rsidP="00000000" w:rsidRDefault="00000000" w:rsidRPr="00000000" w14:paraId="000002CF">
      <w:pPr>
        <w:ind w:left="360" w:firstLine="0"/>
        <w:rPr/>
      </w:pPr>
      <w:r w:rsidDel="00000000" w:rsidR="00000000" w:rsidRPr="00000000">
        <w:rPr>
          <w:rtl w:val="0"/>
        </w:rPr>
      </w:r>
    </w:p>
    <w:p w:rsidR="00000000" w:rsidDel="00000000" w:rsidP="00000000" w:rsidRDefault="00000000" w:rsidRPr="00000000" w14:paraId="000002D0">
      <w:pPr>
        <w:ind w:left="360" w:firstLine="0"/>
        <w:rPr/>
      </w:pPr>
      <w:r w:rsidDel="00000000" w:rsidR="00000000" w:rsidRPr="00000000">
        <w:rPr>
          <w:rtl w:val="0"/>
        </w:rPr>
      </w:r>
    </w:p>
    <w:p w:rsidR="00000000" w:rsidDel="00000000" w:rsidP="00000000" w:rsidRDefault="00000000" w:rsidRPr="00000000" w14:paraId="000002D1">
      <w:pPr>
        <w:pStyle w:val="Heading4"/>
        <w:numPr>
          <w:ilvl w:val="0"/>
          <w:numId w:val="6"/>
        </w:numPr>
        <w:ind w:left="360" w:hanging="360"/>
        <w:rPr/>
      </w:pPr>
      <w:r w:rsidDel="00000000" w:rsidR="00000000" w:rsidRPr="00000000">
        <w:rPr>
          <w:rtl w:val="0"/>
        </w:rPr>
        <w:t xml:space="preserve">An implementation of the following interface</w:t>
      </w:r>
      <w:r w:rsidDel="00000000" w:rsidR="00000000" w:rsidRPr="00000000">
        <w:rPr>
          <w:rtl w:val="0"/>
        </w:rPr>
        <w:t xml:space="preserve"> would be responsible for handling, storing, and retrieving information in a database. Create this file as well: </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.dao;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.model.Student;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RegistrationDAO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Long persistStudent(Student student);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Student findById(Long id);</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E">
      <w:pPr>
        <w:pStyle w:val="Heading3"/>
        <w:tabs>
          <w:tab w:val="left" w:leader="none" w:pos="360"/>
          <w:tab w:val="left" w:leader="none" w:pos="720"/>
          <w:tab w:val="left" w:leader="none" w:pos="1080"/>
        </w:tabs>
        <w:rPr/>
      </w:pPr>
      <w:bookmarkStart w:colFirst="0" w:colLast="0" w:name="_heading=h.206ipza" w:id="63"/>
      <w:bookmarkEnd w:id="63"/>
      <w:r w:rsidDel="00000000" w:rsidR="00000000" w:rsidRPr="00000000">
        <w:rPr>
          <w:rtl w:val="0"/>
        </w:rPr>
        <w:t xml:space="preserve">Example: Implementing RegistrationDAO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DF">
      <w:pPr>
        <w:pStyle w:val="Heading4"/>
        <w:numPr>
          <w:ilvl w:val="0"/>
          <w:numId w:val="6"/>
        </w:numPr>
        <w:ind w:left="360" w:hanging="360"/>
        <w:rPr/>
      </w:pPr>
      <w:r w:rsidDel="00000000" w:rsidR="00000000" w:rsidRPr="00000000">
        <w:rPr>
          <w:rtl w:val="0"/>
        </w:rPr>
        <w:t xml:space="preserve">This is an implementation of the RegistrationDAO object</w:t>
      </w:r>
    </w:p>
    <w:p w:rsidR="00000000" w:rsidDel="00000000" w:rsidP="00000000" w:rsidRDefault="00000000" w:rsidRPr="00000000" w14:paraId="000002E0">
      <w:pPr>
        <w:pStyle w:val="Heading5"/>
        <w:numPr>
          <w:ilvl w:val="0"/>
          <w:numId w:val="4"/>
        </w:numPr>
        <w:tabs>
          <w:tab w:val="left" w:leader="none" w:pos="720"/>
        </w:tabs>
        <w:ind w:left="504" w:firstLine="0"/>
        <w:rPr/>
      </w:pPr>
      <w:r w:rsidDel="00000000" w:rsidR="00000000" w:rsidRPr="00000000">
        <w:rPr>
          <w:rtl w:val="0"/>
        </w:rPr>
        <w:t xml:space="preserve">Instead of running with an actual database we will make one out of an internal in-memory </w:t>
      </w:r>
      <w:r w:rsidDel="00000000" w:rsidR="00000000" w:rsidRPr="00000000">
        <w:rPr>
          <w:rFonts w:ascii="Courier New" w:cs="Courier New" w:eastAsia="Courier New" w:hAnsi="Courier New"/>
          <w:rtl w:val="0"/>
        </w:rPr>
        <w:t xml:space="preserve">HashMap</w:t>
      </w:r>
      <w:r w:rsidDel="00000000" w:rsidR="00000000" w:rsidRPr="00000000">
        <w:rPr>
          <w:rtl w:val="0"/>
        </w:rPr>
      </w:r>
    </w:p>
    <w:p w:rsidR="00000000" w:rsidDel="00000000" w:rsidP="00000000" w:rsidRDefault="00000000" w:rsidRPr="00000000" w14:paraId="000002E1">
      <w:pPr>
        <w:pStyle w:val="Heading4"/>
        <w:numPr>
          <w:ilvl w:val="0"/>
          <w:numId w:val="6"/>
        </w:numPr>
        <w:ind w:left="360" w:hanging="360"/>
        <w:rPr/>
      </w:pPr>
      <w:r w:rsidDel="00000000" w:rsidR="00000000" w:rsidRPr="00000000">
        <w:rPr>
          <w:rtl w:val="0"/>
        </w:rPr>
        <w:t xml:space="preserve">This class will be marked with an </w:t>
      </w:r>
      <w:r w:rsidDel="00000000" w:rsidR="00000000" w:rsidRPr="00000000">
        <w:rPr>
          <w:rFonts w:ascii="Courier New" w:cs="Courier New" w:eastAsia="Courier New" w:hAnsi="Courier New"/>
          <w:rtl w:val="0"/>
        </w:rPr>
        <w:t xml:space="preserve">@Component</w:t>
      </w:r>
      <w:r w:rsidDel="00000000" w:rsidR="00000000" w:rsidRPr="00000000">
        <w:rPr>
          <w:rtl w:val="0"/>
        </w:rPr>
        <w:t xml:space="preserve"> annotation to turn it into a bean</w:t>
      </w:r>
    </w:p>
    <w:p w:rsidR="00000000" w:rsidDel="00000000" w:rsidP="00000000" w:rsidRDefault="00000000" w:rsidRPr="00000000" w14:paraId="000002E2">
      <w:pPr>
        <w:pStyle w:val="Heading5"/>
        <w:numPr>
          <w:ilvl w:val="0"/>
          <w:numId w:val="4"/>
        </w:numPr>
        <w:tabs>
          <w:tab w:val="left" w:leader="none" w:pos="720"/>
        </w:tabs>
        <w:ind w:left="504" w:firstLine="0"/>
        <w:rPr/>
      </w:pPr>
      <w:r w:rsidDel="00000000" w:rsidR="00000000" w:rsidRPr="00000000">
        <w:rPr>
          <w:rtl w:val="0"/>
        </w:rPr>
        <w:t xml:space="preserve">This is an annotation that tells Spring to inject an object of this class whenever a (Simple)RegistrationDAO is required.</w:t>
      </w:r>
    </w:p>
    <w:p w:rsidR="00000000" w:rsidDel="00000000" w:rsidP="00000000" w:rsidRDefault="00000000" w:rsidRPr="00000000" w14:paraId="000002E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.dao;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org.springframework.stereotype.Component;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.model.Student;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Component tells Spring to create an object from the class and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identify it as RegistrationDAO type.  This object is a Spring   // bean If any other component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requires a RegistrationDAO type it will use this object created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by Spring.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The default scope for the object is singleton. Which means that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it will be available for the duration of the application</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Menlo" w:cs="Menlo" w:eastAsia="Menlo" w:hAnsi="Menlo"/>
          <w:b w:val="0"/>
          <w:i w:val="0"/>
          <w:smallCaps w:val="0"/>
          <w:strike w:val="0"/>
          <w:color w:val="000000"/>
          <w:sz w:val="25"/>
          <w:szCs w:val="25"/>
          <w:u w:val="none"/>
          <w:shd w:fill="d4d4d4" w:val="clear"/>
          <w:vertAlign w:val="baseline"/>
          <w:rtl w:val="0"/>
        </w:rPr>
        <w:br w:type="textWrapping"/>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SimpleRegistrationDAO implements RegistrationDAO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HashMap&lt;Long, Student&gt; hashMap;</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Long counter = 60L;</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SimpleRegistrationDAO()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 = new HashMap&lt;Long, Student&gt;();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sz w:val="25"/>
          <w:szCs w:val="25"/>
        </w:rPr>
      </w:pPr>
      <w:r w:rsidDel="00000000" w:rsidR="00000000" w:rsidRPr="00000000">
        <w:rPr>
          <w:rtl w:val="0"/>
        </w:rPr>
      </w:r>
    </w:p>
    <w:sdt>
      <w:sdtPr>
        <w:tag w:val="goog_rdk_1"/>
      </w:sdtPr>
      <w:sdtContent>
        <w:p w:rsidR="00000000" w:rsidDel="00000000" w:rsidP="00000000" w:rsidRDefault="00000000" w:rsidRPr="00000000" w14:paraId="000002FC">
          <w:pPr>
            <w:pStyle w:val="Heading3"/>
            <w:tabs>
              <w:tab w:val="left" w:leader="none" w:pos="360"/>
              <w:tab w:val="left" w:leader="none" w:pos="720"/>
              <w:tab w:val="left" w:leader="none" w:pos="1080"/>
            </w:tabs>
            <w:rPr>
              <w:ins w:author="Shylaja Deshpande" w:id="0" w:date="2023-11-30T18:29:46Z"/>
            </w:rPr>
          </w:pPr>
          <w:r w:rsidDel="00000000" w:rsidR="00000000" w:rsidRPr="00000000">
            <w:rPr>
              <w:rtl w:val="0"/>
            </w:rPr>
            <w:t xml:space="preserve">Example: Implementing RegistrationDAO    </w:t>
          </w:r>
          <w:sdt>
            <w:sdtPr>
              <w:tag w:val="goog_rdk_0"/>
            </w:sdtPr>
            <w:sdtContent>
              <w:ins w:author="Shylaja Deshpande" w:id="0" w:date="2023-11-30T18:29:46Z">
                <w:bookmarkStart w:colFirst="0" w:colLast="0" w:name="_heading=h.4k668n3" w:id="64"/>
                <w:bookmarkEnd w:id="64"/>
                <w:r w:rsidDel="00000000" w:rsidR="00000000" w:rsidRPr="00000000">
                  <w:rPr>
                    <w:rtl w:val="0"/>
                  </w:rPr>
                </w:r>
              </w:ins>
            </w:sdtContent>
          </w:sdt>
        </w:p>
      </w:sdtContent>
    </w:sdt>
    <w:sdt>
      <w:sdtPr>
        <w:tag w:val="goog_rdk_2"/>
      </w:sdtPr>
      <w:sdtContent>
        <w:p w:rsidR="00000000" w:rsidDel="00000000" w:rsidP="00000000" w:rsidRDefault="00000000" w:rsidRPr="00000000" w14:paraId="000002FD">
          <w:pPr>
            <w:pStyle w:val="Heading3"/>
            <w:tabs>
              <w:tab w:val="left" w:leader="none" w:pos="360"/>
              <w:tab w:val="left" w:leader="none" w:pos="720"/>
              <w:tab w:val="left" w:leader="none" w:pos="1080"/>
            </w:tabs>
            <w:rPr/>
            <w:pPrChange w:author="Shylaja Deshpande" w:id="0" w:date="2023-11-30T18:29:46Z">
              <w:pPr>
                <w:pStyle w:val="Heading3"/>
                <w:tabs>
                  <w:tab w:val="left" w:leader="none" w:pos="360"/>
                  <w:tab w:val="left" w:leader="none" w:pos="720"/>
                  <w:tab w:val="left" w:leader="none" w:pos="1080"/>
                </w:tabs>
              </w:pPr>
            </w:pPrChange>
          </w:pPr>
          <w:bookmarkStart w:colFirst="0" w:colLast="0" w:name="_heading=h.4k668n3" w:id="64"/>
          <w:bookmarkEnd w:id="64"/>
          <w:r w:rsidDel="00000000" w:rsidR="00000000" w:rsidRPr="00000000">
            <w:rPr>
              <w:b w:val="0"/>
              <w:i w:val="1"/>
              <w:rtl w:val="0"/>
            </w:rPr>
            <w:t xml:space="preserve">cont'd</w:t>
          </w:r>
          <w:r w:rsidDel="00000000" w:rsidR="00000000" w:rsidRPr="00000000">
            <w:rPr>
              <w:rtl w:val="0"/>
            </w:rPr>
          </w:r>
        </w:p>
      </w:sdtContent>
    </w:sdt>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this.hashMap.put(10L,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Student(10L, "Marie", "Curie", "Science"));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this.hashMap.put(22L,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Student(22L, "Albert", "Einstein", "Science"));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this.hashMap.put(44L,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Student(44L, "Niels", "Bohr", "Science"));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this.hashMap.put(54L,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Student(54L, "Carl", "Jung", "Psychology"));</w:t>
        <w:tab/>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@Override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Long persistStudent(Student student)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long freshId = counter++;</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this.hashMap.put(freshId,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Student(freshId, student.getFirstName(),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student.getLastName(),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student.getMajor()));</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freshId;</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@Override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Student findById(Long id)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hashMap.get(id);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sdt>
      <w:sdtPr>
        <w:tag w:val="goog_rdk_4"/>
      </w:sdtPr>
      <w:sdtContent>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del w:author="Shylaja Deshpande" w:id="0" w:date="2023-11-30T18:29:46Z"/>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sdt>
            <w:sdtPr>
              <w:tag w:val="goog_rdk_3"/>
            </w:sdtPr>
            <w:sdtContent>
              <w:del w:author="Shylaja Deshpande" w:id="0" w:date="2023-11-30T18:29:46Z">
                <w:r w:rsidDel="00000000" w:rsidR="00000000" w:rsidRPr="00000000">
                  <w:rPr>
                    <w:rtl w:val="0"/>
                  </w:rPr>
                </w:r>
              </w:del>
            </w:sdtContent>
          </w:sdt>
        </w:p>
      </w:sdtContent>
    </w:sdt>
    <w:sdt>
      <w:sdtPr>
        <w:tag w:val="goog_rdk_5"/>
      </w:sdtPr>
      <w:sdtContent>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s>
            <w:spacing w:after="0" w:before="0" w:line="240" w:lineRule="auto"/>
            <w:ind w:left="0" w:right="144" w:firstLine="0"/>
            <w:jc w:val="left"/>
            <w:rPr/>
            <w:pPrChange w:author="Shylaja Deshpande" w:id="0" w:date="2023-11-30T18:29:46Z">
              <w:pPr>
                <w:pStyle w:val="Heading3"/>
                <w:tabs>
                  <w:tab w:val="left" w:leader="none" w:pos="360"/>
                  <w:tab w:val="left" w:leader="none" w:pos="720"/>
                  <w:tab w:val="left" w:leader="none" w:pos="1080"/>
                </w:tabs>
              </w:pPr>
            </w:pPrChange>
          </w:pPr>
          <w:bookmarkStart w:colFirst="0" w:colLast="0" w:name="_heading=h.2zbgiuw" w:id="65"/>
          <w:bookmarkEnd w:id="65"/>
          <w:r w:rsidDel="00000000" w:rsidR="00000000" w:rsidRPr="00000000">
            <w:rPr>
              <w:rtl w:val="0"/>
            </w:rPr>
            <w:t xml:space="preserve">Example:  Creating a Registration Service</w:t>
          </w:r>
        </w:p>
      </w:sdtContent>
    </w:sdt>
    <w:p w:rsidR="00000000" w:rsidDel="00000000" w:rsidP="00000000" w:rsidRDefault="00000000" w:rsidRPr="00000000" w14:paraId="0000031A">
      <w:pPr>
        <w:pStyle w:val="Heading4"/>
        <w:numPr>
          <w:ilvl w:val="0"/>
          <w:numId w:val="6"/>
        </w:numPr>
        <w:ind w:left="360" w:hanging="360"/>
        <w:rPr/>
      </w:pPr>
      <w:r w:rsidDel="00000000" w:rsidR="00000000" w:rsidRPr="00000000">
        <w:rPr>
          <w:rtl w:val="0"/>
        </w:rPr>
        <w:t xml:space="preserve">The RegistrationService is a class that registers a student</w:t>
      </w:r>
    </w:p>
    <w:p w:rsidR="00000000" w:rsidDel="00000000" w:rsidP="00000000" w:rsidRDefault="00000000" w:rsidRPr="00000000" w14:paraId="0000031B">
      <w:pPr>
        <w:pStyle w:val="Heading5"/>
        <w:numPr>
          <w:ilvl w:val="0"/>
          <w:numId w:val="4"/>
        </w:numPr>
        <w:tabs>
          <w:tab w:val="left" w:leader="none" w:pos="720"/>
        </w:tabs>
        <w:ind w:left="504" w:firstLine="0"/>
        <w:rPr/>
      </w:pPr>
      <w:r w:rsidDel="00000000" w:rsidR="00000000" w:rsidRPr="00000000">
        <w:rPr>
          <w:rtl w:val="0"/>
        </w:rPr>
        <w:t xml:space="preserve">A Service usually is domain specific and not database specific in its method names</w:t>
      </w:r>
    </w:p>
    <w:p w:rsidR="00000000" w:rsidDel="00000000" w:rsidP="00000000" w:rsidRDefault="00000000" w:rsidRPr="00000000" w14:paraId="0000031C">
      <w:pPr>
        <w:pStyle w:val="Heading4"/>
        <w:numPr>
          <w:ilvl w:val="0"/>
          <w:numId w:val="6"/>
        </w:numPr>
        <w:ind w:left="360" w:hanging="360"/>
        <w:rPr/>
      </w:pPr>
      <w:r w:rsidDel="00000000" w:rsidR="00000000" w:rsidRPr="00000000">
        <w:rPr>
          <w:rtl w:val="0"/>
        </w:rPr>
        <w:t xml:space="preserve">The Service requires a RegistrationDAO</w:t>
      </w:r>
    </w:p>
    <w:p w:rsidR="00000000" w:rsidDel="00000000" w:rsidP="00000000" w:rsidRDefault="00000000" w:rsidRPr="00000000" w14:paraId="0000031D">
      <w:pPr>
        <w:pStyle w:val="Heading5"/>
        <w:numPr>
          <w:ilvl w:val="0"/>
          <w:numId w:val="4"/>
        </w:numPr>
        <w:tabs>
          <w:tab w:val="left" w:leader="none" w:pos="720"/>
        </w:tabs>
        <w:ind w:left="504" w:firstLine="0"/>
        <w:rPr/>
      </w:pPr>
      <w:r w:rsidDel="00000000" w:rsidR="00000000" w:rsidRPr="00000000">
        <w:rPr>
          <w:rtl w:val="0"/>
        </w:rPr>
        <w:t xml:space="preserve">The RegistrationDAO is an interface -- not a specific implementation</w:t>
      </w:r>
    </w:p>
    <w:p w:rsidR="00000000" w:rsidDel="00000000" w:rsidP="00000000" w:rsidRDefault="00000000" w:rsidRPr="00000000" w14:paraId="0000031E">
      <w:pPr>
        <w:pStyle w:val="Heading4"/>
        <w:numPr>
          <w:ilvl w:val="0"/>
          <w:numId w:val="6"/>
        </w:numPr>
        <w:ind w:left="360" w:hanging="360"/>
        <w:rPr/>
      </w:pPr>
      <w:r w:rsidDel="00000000" w:rsidR="00000000" w:rsidRPr="00000000">
        <w:rPr>
          <w:rtl w:val="0"/>
        </w:rPr>
        <w:t xml:space="preserve">Notice the constructor -- it contains an @Autowired annotation which tells Spring, look for a @Component that is a RegistrationDAO and inject it here</w:t>
      </w:r>
    </w:p>
    <w:p w:rsidR="00000000" w:rsidDel="00000000" w:rsidP="00000000" w:rsidRDefault="00000000" w:rsidRPr="00000000" w14:paraId="0000031F">
      <w:pPr>
        <w:pStyle w:val="Heading4"/>
        <w:numPr>
          <w:ilvl w:val="0"/>
          <w:numId w:val="6"/>
        </w:numPr>
        <w:ind w:left="360" w:hanging="360"/>
        <w:rPr/>
      </w:pPr>
      <w:r w:rsidDel="00000000" w:rsidR="00000000" w:rsidRPr="00000000">
        <w:rPr>
          <w:rtl w:val="0"/>
        </w:rPr>
        <w:t xml:space="preserve">The RegistrationService is also a bean because of the @Component and can be injected when required</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.service;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org.springframework.beans.factory.annotation.Autowired;</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org.springframework.stereotype.Component;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.dao.RegistrationDAO;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.model.Student;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RegistrationService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final RegistrationDAO registrationDAO;</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0">
      <w:pPr>
        <w:pStyle w:val="Heading3"/>
        <w:tabs>
          <w:tab w:val="left" w:leader="none" w:pos="360"/>
          <w:tab w:val="left" w:leader="none" w:pos="720"/>
          <w:tab w:val="left" w:leader="none" w:pos="1080"/>
        </w:tabs>
        <w:rPr/>
      </w:pPr>
      <w:bookmarkStart w:colFirst="0" w:colLast="0" w:name="_heading=h.1egqt2p" w:id="66"/>
      <w:bookmarkEnd w:id="66"/>
      <w:r w:rsidDel="00000000" w:rsidR="00000000" w:rsidRPr="00000000">
        <w:rPr>
          <w:rtl w:val="0"/>
        </w:rPr>
        <w:t xml:space="preserve">Example:  Creating a Registration Service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Autowired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tells Spring to automatically inject a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object into this constructor when a RegistrationService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is created, more on this later</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 When there’s only one constructor with args, @autowired</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 is optional</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@Autowired</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RegistrationService(RegistrationDAO registrationDAO)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this.registrationDAO = registrationDAO;</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Long registerStudent(Student student) throws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StudentAlreadyRegisteredException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 (this.registrationDAO.findById(student.getId())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null)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throw new StudentAlreadyRegisteredException();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registrationDAO.persistStudent(student);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49">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3"/>
        <w:tabs>
          <w:tab w:val="left" w:leader="none" w:pos="360"/>
          <w:tab w:val="left" w:leader="none" w:pos="720"/>
          <w:tab w:val="left" w:leader="none" w:pos="1080"/>
        </w:tabs>
        <w:rPr/>
      </w:pPr>
      <w:bookmarkStart w:colFirst="0" w:colLast="0" w:name="_heading=h.3ygebqi" w:id="67"/>
      <w:bookmarkEnd w:id="67"/>
      <w:r w:rsidDel="00000000" w:rsidR="00000000" w:rsidRPr="00000000">
        <w:rPr>
          <w:rtl w:val="0"/>
        </w:rPr>
        <w:t xml:space="preserve">Main Method</w:t>
      </w:r>
    </w:p>
    <w:p w:rsidR="00000000" w:rsidDel="00000000" w:rsidP="00000000" w:rsidRDefault="00000000" w:rsidRPr="00000000" w14:paraId="0000034B">
      <w:pPr>
        <w:pStyle w:val="Heading4"/>
        <w:numPr>
          <w:ilvl w:val="0"/>
          <w:numId w:val="6"/>
        </w:numPr>
        <w:ind w:left="360" w:hanging="360"/>
        <w:rPr/>
      </w:pPr>
      <w:r w:rsidDel="00000000" w:rsidR="00000000" w:rsidRPr="00000000">
        <w:rPr>
          <w:rtl w:val="0"/>
        </w:rPr>
        <w:t xml:space="preserve">To start our application, we instantiate a </w:t>
      </w:r>
      <w:r w:rsidDel="00000000" w:rsidR="00000000" w:rsidRPr="00000000">
        <w:rPr>
          <w:rFonts w:ascii="Courier New" w:cs="Courier New" w:eastAsia="Courier New" w:hAnsi="Courier New"/>
          <w:rtl w:val="0"/>
        </w:rPr>
        <w:t xml:space="preserve">ClasspathXMLApplicationContext </w:t>
      </w:r>
      <w:r w:rsidDel="00000000" w:rsidR="00000000" w:rsidRPr="00000000">
        <w:rPr>
          <w:rtl w:val="0"/>
        </w:rPr>
        <w:t xml:space="preserve">and direct it to the /</w:t>
      </w:r>
      <w:r w:rsidDel="00000000" w:rsidR="00000000" w:rsidRPr="00000000">
        <w:rPr>
          <w:rFonts w:ascii="Courier New" w:cs="Courier New" w:eastAsia="Courier New" w:hAnsi="Courier New"/>
          <w:rtl w:val="0"/>
        </w:rPr>
        <w:t xml:space="preserve">beans.xml</w:t>
      </w:r>
      <w:r w:rsidDel="00000000" w:rsidR="00000000" w:rsidRPr="00000000">
        <w:rPr>
          <w:rtl w:val="0"/>
        </w:rPr>
        <w:t xml:space="preserve"> file</w:t>
      </w:r>
    </w:p>
    <w:p w:rsidR="00000000" w:rsidDel="00000000" w:rsidP="00000000" w:rsidRDefault="00000000" w:rsidRPr="00000000" w14:paraId="0000034C">
      <w:pPr>
        <w:pStyle w:val="Heading5"/>
        <w:numPr>
          <w:ilvl w:val="0"/>
          <w:numId w:val="4"/>
        </w:numPr>
        <w:tabs>
          <w:tab w:val="left" w:leader="none" w:pos="720"/>
        </w:tabs>
        <w:ind w:left="504" w:firstLine="0"/>
        <w:rPr/>
      </w:pPr>
      <w:r w:rsidDel="00000000" w:rsidR="00000000" w:rsidRPr="00000000">
        <w:rPr>
          <w:rtl w:val="0"/>
        </w:rPr>
        <w:t xml:space="preserve">Please ensure that </w:t>
      </w:r>
      <w:r w:rsidDel="00000000" w:rsidR="00000000" w:rsidRPr="00000000">
        <w:rPr>
          <w:rFonts w:ascii="Courier New" w:cs="Courier New" w:eastAsia="Courier New" w:hAnsi="Courier New"/>
          <w:rtl w:val="0"/>
        </w:rPr>
        <w:t xml:space="preserve">src/main/resources</w:t>
      </w:r>
      <w:r w:rsidDel="00000000" w:rsidR="00000000" w:rsidRPr="00000000">
        <w:rPr>
          <w:rtl w:val="0"/>
        </w:rPr>
        <w:t xml:space="preserve"> is in the Eclipse build path, otherwise the application will not find the beans.xml </w:t>
      </w:r>
    </w:p>
    <w:p w:rsidR="00000000" w:rsidDel="00000000" w:rsidP="00000000" w:rsidRDefault="00000000" w:rsidRPr="00000000" w14:paraId="0000034D">
      <w:pPr>
        <w:pStyle w:val="Heading4"/>
        <w:numPr>
          <w:ilvl w:val="0"/>
          <w:numId w:val="6"/>
        </w:numPr>
        <w:ind w:left="360" w:hanging="360"/>
        <w:rPr/>
      </w:pPr>
      <w:r w:rsidDel="00000000" w:rsidR="00000000" w:rsidRPr="00000000">
        <w:rPr>
          <w:rtl w:val="0"/>
        </w:rPr>
        <w:t xml:space="preserve">Once the context is established you can query for the object with all references assigned for you.</w:t>
      </w:r>
    </w:p>
    <w:p w:rsidR="00000000" w:rsidDel="00000000" w:rsidP="00000000" w:rsidRDefault="00000000" w:rsidRPr="00000000" w14:paraId="0000034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org.springframework.context.ApplicationContext;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org.springframework.context.support.ClassPathXmlApplicationContext;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.model.Student;</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.service.RegistrationService;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.service.StudentAlreadyRegisteredException;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App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static void main(String[] args) throws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StudentAlreadyRegisteredException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    // Open beans.xml where in this file there is a directive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    // called component-scan Spring scans the files in the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    // package declared looking for annotations like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@Component and @Autowired.  Spring will then do the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wiring for you.</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ApplicationContext ctx =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new ClassPathXmlApplicationContext("/beans.xml");</w:t>
      </w:r>
    </w:p>
    <w:p w:rsidR="00000000" w:rsidDel="00000000" w:rsidP="00000000" w:rsidRDefault="00000000" w:rsidRPr="00000000" w14:paraId="00000365">
      <w:pPr>
        <w:pStyle w:val="Heading3"/>
        <w:tabs>
          <w:tab w:val="left" w:leader="none" w:pos="360"/>
          <w:tab w:val="left" w:leader="none" w:pos="720"/>
          <w:tab w:val="left" w:leader="none" w:pos="1080"/>
        </w:tabs>
        <w:rPr/>
      </w:pPr>
      <w:bookmarkStart w:colFirst="0" w:colLast="0" w:name="_heading=h.2dlolyb" w:id="68"/>
      <w:bookmarkEnd w:id="68"/>
      <w:r w:rsidDel="00000000" w:rsidR="00000000" w:rsidRPr="00000000">
        <w:rPr>
          <w:rtl w:val="0"/>
        </w:rPr>
        <w:t xml:space="preserve">Main Method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 Pluck out the Registration Service from Spring. Think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 of your application like black box and you are asking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 for a component of a certain type.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 RegistrationService will already have the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DataAccessObject injected into it by the time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you receive this reference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RegistrationService registrationService =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ctx.getBean(RegistrationService.class);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Long studentID = registrationService.registerStudent(</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Student("Alan", "Turing", "Computer Science"));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System.out.println("Student Registered with ID: "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studentID);</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Long studentID2 = registrationService.registerStudent(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Student("Johannes", "Kepler", "Astronomy"));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System.out.println("Student Registered with ID: "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studentID2);</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7D">
      <w:pPr>
        <w:pStyle w:val="Heading3"/>
        <w:tabs>
          <w:tab w:val="left" w:leader="none" w:pos="360"/>
          <w:tab w:val="left" w:leader="none" w:pos="720"/>
          <w:tab w:val="left" w:leader="none" w:pos="1080"/>
        </w:tabs>
        <w:rPr/>
      </w:pPr>
      <w:bookmarkStart w:colFirst="0" w:colLast="0" w:name="_heading=h.sqyw64" w:id="69"/>
      <w:bookmarkEnd w:id="69"/>
      <w:r w:rsidDel="00000000" w:rsidR="00000000" w:rsidRPr="00000000">
        <w:rPr>
          <w:rtl w:val="0"/>
        </w:rPr>
        <w:t xml:space="preserve">Example: Exception Used in the Service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.service;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StudentAlreadyRegisteredException extends Exception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86">
      <w:pPr>
        <w:pStyle w:val="Heading4"/>
        <w:ind w:left="360" w:hanging="360"/>
        <w:rPr/>
      </w:pPr>
      <w:r w:rsidDel="00000000" w:rsidR="00000000" w:rsidRPr="00000000">
        <w:rPr>
          <w:rtl w:val="0"/>
        </w:rPr>
      </w:r>
    </w:p>
    <w:p w:rsidR="00000000" w:rsidDel="00000000" w:rsidP="00000000" w:rsidRDefault="00000000" w:rsidRPr="00000000" w14:paraId="00000387">
      <w:pPr>
        <w:pStyle w:val="Heading4"/>
        <w:rPr/>
      </w:pPr>
      <w:r w:rsidDel="00000000" w:rsidR="00000000" w:rsidRPr="00000000">
        <w:rPr>
          <w:rtl w:val="0"/>
        </w:rPr>
      </w:r>
    </w:p>
    <w:p w:rsidR="00000000" w:rsidDel="00000000" w:rsidP="00000000" w:rsidRDefault="00000000" w:rsidRPr="00000000" w14:paraId="00000388">
      <w:pPr>
        <w:pStyle w:val="Heading3"/>
        <w:tabs>
          <w:tab w:val="left" w:leader="none" w:pos="360"/>
          <w:tab w:val="left" w:leader="none" w:pos="720"/>
          <w:tab w:val="left" w:leader="none" w:pos="1080"/>
        </w:tabs>
        <w:rPr/>
      </w:pPr>
      <w:bookmarkStart w:colFirst="0" w:colLast="0" w:name="_heading=h.3cqmetx" w:id="70"/>
      <w:bookmarkEnd w:id="70"/>
      <w:r w:rsidDel="00000000" w:rsidR="00000000" w:rsidRPr="00000000">
        <w:rPr>
          <w:rtl w:val="0"/>
        </w:rPr>
        <w:t xml:space="preserve">Final Project Structure</w:t>
      </w:r>
    </w:p>
    <w:p w:rsidR="00000000" w:rsidDel="00000000" w:rsidP="00000000" w:rsidRDefault="00000000" w:rsidRPr="00000000" w14:paraId="00000389">
      <w:pPr>
        <w:pStyle w:val="Heading4"/>
        <w:ind w:left="360" w:hanging="360"/>
        <w:rPr/>
      </w:pPr>
      <w:r w:rsidDel="00000000" w:rsidR="00000000" w:rsidRPr="00000000">
        <w:rPr/>
        <w:drawing>
          <wp:inline distB="0" distT="0" distL="0" distR="0">
            <wp:extent cx="6400800" cy="5400040"/>
            <wp:effectExtent b="0" l="0" r="0" t="0"/>
            <wp:docPr descr="Graphical user interface, application&#10;&#10;Description automatically generated" id="134" name="image7.png"/>
            <a:graphic>
              <a:graphicData uri="http://schemas.openxmlformats.org/drawingml/2006/picture">
                <pic:pic>
                  <pic:nvPicPr>
                    <pic:cNvPr descr="Graphical user interface, application&#10;&#10;Description automatically generated" id="0" name="image7.png"/>
                    <pic:cNvPicPr preferRelativeResize="0"/>
                  </pic:nvPicPr>
                  <pic:blipFill>
                    <a:blip r:embed="rId55"/>
                    <a:srcRect b="0" l="0" r="0" t="0"/>
                    <a:stretch>
                      <a:fillRect/>
                    </a:stretch>
                  </pic:blipFill>
                  <pic:spPr>
                    <a:xfrm>
                      <a:off x="0" y="0"/>
                      <a:ext cx="6400800" cy="540004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4"/>
        <w:rPr/>
      </w:pPr>
      <w:r w:rsidDel="00000000" w:rsidR="00000000" w:rsidRPr="00000000">
        <w:rPr>
          <w:rtl w:val="0"/>
        </w:rPr>
        <w:tab/>
        <w:tab/>
      </w:r>
    </w:p>
    <w:p w:rsidR="00000000" w:rsidDel="00000000" w:rsidP="00000000" w:rsidRDefault="00000000" w:rsidRPr="00000000" w14:paraId="0000038B">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3"/>
        <w:tabs>
          <w:tab w:val="left" w:leader="none" w:pos="360"/>
          <w:tab w:val="left" w:leader="none" w:pos="720"/>
          <w:tab w:val="left" w:leader="none" w:pos="1080"/>
        </w:tabs>
        <w:rPr>
          <w:color w:val="000000"/>
        </w:rPr>
      </w:pPr>
      <w:bookmarkStart w:colFirst="0" w:colLast="0" w:name="_heading=h.1rvwp1q" w:id="71"/>
      <w:bookmarkEnd w:id="71"/>
      <w:r w:rsidDel="00000000" w:rsidR="00000000" w:rsidRPr="00000000">
        <w:rPr>
          <w:color w:val="000000"/>
          <w:rtl w:val="0"/>
        </w:rPr>
        <w:t xml:space="preserve">Exercises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 are going to recreate our HR app.</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w:t>
      </w:r>
    </w:p>
    <w:p w:rsidR="00000000" w:rsidDel="00000000" w:rsidP="00000000" w:rsidRDefault="00000000" w:rsidRPr="00000000" w14:paraId="000003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an application in Maven</w:t>
      </w:r>
    </w:p>
    <w:p w:rsidR="00000000" w:rsidDel="00000000" w:rsidP="00000000" w:rsidRDefault="00000000" w:rsidRPr="00000000" w14:paraId="000003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Spring version to your pom.xml</w:t>
      </w:r>
    </w:p>
    <w:p w:rsidR="00000000" w:rsidDel="00000000" w:rsidP="00000000" w:rsidRDefault="00000000" w:rsidRPr="00000000" w14:paraId="000003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Spring framework dependency to your pom.xml</w:t>
      </w:r>
    </w:p>
    <w:p w:rsidR="00000000" w:rsidDel="00000000" w:rsidP="00000000" w:rsidRDefault="00000000" w:rsidRPr="00000000" w14:paraId="000003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beans.xml configuration file and let it point to the correct base package for finding beans</w:t>
      </w:r>
    </w:p>
    <w:p w:rsidR="00000000" w:rsidDel="00000000" w:rsidP="00000000" w:rsidRDefault="00000000" w:rsidRPr="00000000" w14:paraId="000003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model for employees</w:t>
      </w:r>
    </w:p>
    <w:p w:rsidR="00000000" w:rsidDel="00000000" w:rsidP="00000000" w:rsidRDefault="00000000" w:rsidRPr="00000000" w14:paraId="000003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an EmployeeDAO interface for CRUD (Create Read Update Delete) operations on employees</w:t>
      </w:r>
    </w:p>
    <w:p w:rsidR="00000000" w:rsidDel="00000000" w:rsidP="00000000" w:rsidRDefault="00000000" w:rsidRPr="00000000" w14:paraId="000003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basic implementation for your EmployeeDAO</w:t>
      </w:r>
    </w:p>
    <w:p w:rsidR="00000000" w:rsidDel="00000000" w:rsidP="00000000" w:rsidRDefault="00000000" w:rsidRPr="00000000" w14:paraId="000003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service class for your Employee model in which there are methods for the CRUD operations on your employee objects that use the basic implementation of the EmployeeDAO interface.</w:t>
      </w:r>
      <w:r w:rsidDel="00000000" w:rsidR="00000000" w:rsidRPr="00000000">
        <w:rPr>
          <w:rFonts w:ascii="PalmSprings" w:cs="PalmSprings" w:eastAsia="PalmSprings" w:hAnsi="PalmSprings"/>
          <w:sz w:val="28"/>
          <w:szCs w:val="28"/>
          <w:rtl w:val="0"/>
        </w:rPr>
        <w:t xml:space="preserve"> </w:t>
      </w:r>
    </w:p>
    <w:p w:rsidR="00000000" w:rsidDel="00000000" w:rsidP="00000000" w:rsidRDefault="00000000" w:rsidRPr="00000000" w14:paraId="000003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custom exception for double registration of an employee and throw this from the service class when the employee already exists.</w:t>
      </w:r>
    </w:p>
    <w:p w:rsidR="00000000" w:rsidDel="00000000" w:rsidP="00000000" w:rsidRDefault="00000000" w:rsidRPr="00000000" w14:paraId="000003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Finally, add the main method for your Spring project and run the project.</w:t>
      </w:r>
    </w:p>
    <w:p w:rsidR="00000000" w:rsidDel="00000000" w:rsidP="00000000" w:rsidRDefault="00000000" w:rsidRPr="00000000" w14:paraId="000003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sz w:val="28"/>
          <w:szCs w:val="28"/>
          <w:u w:val="none"/>
        </w:rPr>
      </w:pPr>
      <w:r w:rsidDel="00000000" w:rsidR="00000000" w:rsidRPr="00000000">
        <w:rPr>
          <w:rFonts w:ascii="PalmSprings" w:cs="PalmSprings" w:eastAsia="PalmSprings" w:hAnsi="PalmSprings"/>
          <w:sz w:val="28"/>
          <w:szCs w:val="28"/>
          <w:rtl w:val="0"/>
        </w:rPr>
        <w:t xml:space="preserve">Now, add another implementation of the EmployeeDAO interface - use a LinkedHashMap instead of a Hashmap.  With 2 implementations of the interface, how does Spring determine which one to use?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sectPr>
      </w:pPr>
      <w:r w:rsidDel="00000000" w:rsidR="00000000" w:rsidRPr="00000000">
        <w:rPr>
          <w:rtl w:val="0"/>
        </w:rPr>
      </w:r>
    </w:p>
    <w:p w:rsidR="00000000" w:rsidDel="00000000" w:rsidP="00000000" w:rsidRDefault="00000000" w:rsidRPr="00000000" w14:paraId="0000039B">
      <w:pPr>
        <w:pStyle w:val="Heading4"/>
        <w:rPr/>
      </w:pPr>
      <w:r w:rsidDel="00000000" w:rsidR="00000000" w:rsidRPr="00000000">
        <w:rPr>
          <w:rtl w:val="0"/>
        </w:rPr>
      </w:r>
    </w:p>
    <w:p w:rsidR="00000000" w:rsidDel="00000000" w:rsidP="00000000" w:rsidRDefault="00000000" w:rsidRPr="00000000" w14:paraId="0000039C">
      <w:pPr>
        <w:pStyle w:val="Heading1"/>
        <w:numPr>
          <w:ilvl w:val="0"/>
          <w:numId w:val="8"/>
        </w:numPr>
        <w:ind w:left="90" w:firstLine="0"/>
        <w:rPr/>
        <w:sectPr>
          <w:type w:val="nextPage"/>
          <w:pgSz w:h="15840" w:w="12240" w:orient="portrait"/>
          <w:pgMar w:bottom="720" w:top="720" w:left="1080" w:right="1080" w:header="0" w:footer="346"/>
          <w:pgNumType w:start="1"/>
        </w:sectPr>
      </w:pPr>
      <w:bookmarkStart w:colFirst="0" w:colLast="0" w:name="_heading=h.4bvk7pj" w:id="72"/>
      <w:bookmarkEnd w:id="72"/>
      <w:r w:rsidDel="00000000" w:rsidR="00000000" w:rsidRPr="00000000">
        <w:rPr>
          <w:rtl w:val="0"/>
        </w:rPr>
        <w:br w:type="textWrapping"/>
        <w:br w:type="textWrapping"/>
        <w:br w:type="textWrapping"/>
        <w:br w:type="textWrapping"/>
        <w:t xml:space="preserve">Spring Boot</w:t>
      </w:r>
    </w:p>
    <w:p w:rsidR="00000000" w:rsidDel="00000000" w:rsidP="00000000" w:rsidRDefault="00000000" w:rsidRPr="00000000" w14:paraId="0000039D">
      <w:pPr>
        <w:pStyle w:val="Heading2"/>
        <w:numPr>
          <w:ilvl w:val="1"/>
          <w:numId w:val="8"/>
        </w:numPr>
        <w:ind w:left="0" w:firstLine="0"/>
        <w:rPr/>
      </w:pPr>
      <w:bookmarkStart w:colFirst="0" w:colLast="0" w:name="_heading=h.2r0uhxc" w:id="73"/>
      <w:bookmarkEnd w:id="73"/>
      <w:r w:rsidDel="00000000" w:rsidR="00000000" w:rsidRPr="00000000">
        <w:rPr>
          <w:rtl w:val="0"/>
        </w:rPr>
        <w:br w:type="textWrapping"/>
        <w:br w:type="textWrapping"/>
        <w:br w:type="textWrapping"/>
        <w:br w:type="textWrapping"/>
        <w:t xml:space="preserve">Getting started with Spring Boot</w:t>
      </w:r>
    </w:p>
    <w:p w:rsidR="00000000" w:rsidDel="00000000" w:rsidP="00000000" w:rsidRDefault="00000000" w:rsidRPr="00000000" w14:paraId="0000039E">
      <w:pPr>
        <w:pStyle w:val="Heading3"/>
        <w:tabs>
          <w:tab w:val="left" w:leader="none" w:pos="360"/>
          <w:tab w:val="left" w:leader="none" w:pos="720"/>
          <w:tab w:val="left" w:leader="none" w:pos="1080"/>
        </w:tabs>
        <w:rPr/>
      </w:pPr>
      <w:bookmarkStart w:colFirst="0" w:colLast="0" w:name="_heading=h.1664s55" w:id="74"/>
      <w:bookmarkEnd w:id="74"/>
      <w:r w:rsidDel="00000000" w:rsidR="00000000" w:rsidRPr="00000000">
        <w:rPr>
          <w:rtl w:val="0"/>
        </w:rPr>
        <w:t xml:space="preserve">Spring Boot</w:t>
      </w:r>
    </w:p>
    <w:p w:rsidR="00000000" w:rsidDel="00000000" w:rsidP="00000000" w:rsidRDefault="00000000" w:rsidRPr="00000000" w14:paraId="0000039F">
      <w:pPr>
        <w:pStyle w:val="Heading4"/>
        <w:numPr>
          <w:ilvl w:val="0"/>
          <w:numId w:val="6"/>
        </w:numPr>
        <w:ind w:left="360" w:hanging="360"/>
        <w:rPr/>
      </w:pPr>
      <w:r w:rsidDel="00000000" w:rsidR="00000000" w:rsidRPr="00000000">
        <w:rPr>
          <w:rtl w:val="0"/>
        </w:rPr>
        <w:t xml:space="preserve">Preconfigured “Out-of-the-box” Spring Application.</w:t>
      </w:r>
    </w:p>
    <w:p w:rsidR="00000000" w:rsidDel="00000000" w:rsidP="00000000" w:rsidRDefault="00000000" w:rsidRPr="00000000" w14:paraId="000003A0">
      <w:pPr>
        <w:pStyle w:val="Heading4"/>
        <w:numPr>
          <w:ilvl w:val="0"/>
          <w:numId w:val="6"/>
        </w:numPr>
        <w:ind w:left="360" w:hanging="360"/>
        <w:rPr/>
      </w:pPr>
      <w:r w:rsidDel="00000000" w:rsidR="00000000" w:rsidRPr="00000000">
        <w:rPr>
          <w:rtl w:val="0"/>
        </w:rPr>
        <w:t xml:space="preserve">Opinionated view of the Spring Framework with a set of libraries and extensions that are “Spring approved” and ready to go.</w:t>
      </w:r>
    </w:p>
    <w:p w:rsidR="00000000" w:rsidDel="00000000" w:rsidP="00000000" w:rsidRDefault="00000000" w:rsidRPr="00000000" w14:paraId="000003A1">
      <w:pPr>
        <w:pStyle w:val="Heading4"/>
        <w:numPr>
          <w:ilvl w:val="0"/>
          <w:numId w:val="6"/>
        </w:numPr>
        <w:ind w:left="360" w:hanging="360"/>
        <w:rPr/>
      </w:pPr>
      <w:r w:rsidDel="00000000" w:rsidR="00000000" w:rsidRPr="00000000">
        <w:rPr>
          <w:rtl w:val="0"/>
        </w:rPr>
        <w:t xml:space="preserve">Provides production-ready features, like metrics and health checks which are required for microservices.</w:t>
      </w:r>
    </w:p>
    <w:p w:rsidR="00000000" w:rsidDel="00000000" w:rsidP="00000000" w:rsidRDefault="00000000" w:rsidRPr="00000000" w14:paraId="000003A2">
      <w:pPr>
        <w:pStyle w:val="Heading4"/>
        <w:numPr>
          <w:ilvl w:val="0"/>
          <w:numId w:val="6"/>
        </w:numPr>
        <w:ind w:left="360" w:hanging="360"/>
        <w:rPr/>
      </w:pPr>
      <w:r w:rsidDel="00000000" w:rsidR="00000000" w:rsidRPr="00000000">
        <w:rPr>
          <w:rtl w:val="0"/>
        </w:rPr>
        <w:t xml:space="preserve">All annotation based, with little to no required XML configuration. </w:t>
      </w:r>
    </w:p>
    <w:p w:rsidR="00000000" w:rsidDel="00000000" w:rsidP="00000000" w:rsidRDefault="00000000" w:rsidRPr="00000000" w14:paraId="000003A3">
      <w:pPr>
        <w:pStyle w:val="Heading4"/>
        <w:numPr>
          <w:ilvl w:val="0"/>
          <w:numId w:val="6"/>
        </w:numPr>
        <w:ind w:left="360" w:hanging="360"/>
        <w:rPr/>
      </w:pPr>
      <w:r w:rsidDel="00000000" w:rsidR="00000000" w:rsidRPr="00000000">
        <w:rPr>
          <w:rtl w:val="0"/>
        </w:rPr>
        <w:t xml:space="preserve">Building small, self-contained, ready to run applications can bring great flexibility and added resilience to your code.</w:t>
      </w:r>
    </w:p>
    <w:p w:rsidR="00000000" w:rsidDel="00000000" w:rsidP="00000000" w:rsidRDefault="00000000" w:rsidRPr="00000000" w14:paraId="000003A4">
      <w:pPr>
        <w:pStyle w:val="Heading4"/>
        <w:numPr>
          <w:ilvl w:val="0"/>
          <w:numId w:val="6"/>
        </w:numPr>
      </w:pPr>
      <w:bookmarkStart w:colFirst="0" w:colLast="0" w:name="_heading=h.wpc3af3enmne" w:id="75"/>
      <w:bookmarkEnd w:id="75"/>
      <w:r w:rsidDel="00000000" w:rsidR="00000000" w:rsidRPr="00000000">
        <w:rPr>
          <w:rtl w:val="0"/>
        </w:rPr>
        <w:t xml:space="preserve">Why Spring Boot?  Because it helps you build production-ready applications faster</w:t>
      </w:r>
      <w:r w:rsidDel="00000000" w:rsidR="00000000" w:rsidRPr="00000000">
        <w:rPr>
          <w:rtl w:val="0"/>
        </w:rPr>
      </w:r>
    </w:p>
    <w:p w:rsidR="00000000" w:rsidDel="00000000" w:rsidP="00000000" w:rsidRDefault="00000000" w:rsidRPr="00000000" w14:paraId="000003A5">
      <w:pPr>
        <w:pStyle w:val="Heading3"/>
        <w:tabs>
          <w:tab w:val="left" w:leader="none" w:pos="360"/>
          <w:tab w:val="left" w:leader="none" w:pos="720"/>
          <w:tab w:val="left" w:leader="none" w:pos="1080"/>
        </w:tabs>
        <w:rPr/>
      </w:pPr>
      <w:bookmarkStart w:colFirst="0" w:colLast="0" w:name="_heading=h.3q5sasy" w:id="76"/>
      <w:bookmarkEnd w:id="76"/>
      <w:r w:rsidDel="00000000" w:rsidR="00000000" w:rsidRPr="00000000">
        <w:rPr>
          <w:rtl w:val="0"/>
        </w:rPr>
        <w:t xml:space="preserve">Getting Started with Spring Boot</w:t>
      </w:r>
    </w:p>
    <w:p w:rsidR="00000000" w:rsidDel="00000000" w:rsidP="00000000" w:rsidRDefault="00000000" w:rsidRPr="00000000" w14:paraId="000003A6">
      <w:pPr>
        <w:pStyle w:val="Heading4"/>
        <w:numPr>
          <w:ilvl w:val="0"/>
          <w:numId w:val="6"/>
        </w:numPr>
        <w:ind w:left="360" w:hanging="360"/>
        <w:rPr/>
      </w:pPr>
      <w:r w:rsidDel="00000000" w:rsidR="00000000" w:rsidRPr="00000000">
        <w:rPr>
          <w:rtl w:val="0"/>
        </w:rPr>
        <w:t xml:space="preserve">Use </w:t>
      </w:r>
      <w:hyperlink r:id="rId56">
        <w:r w:rsidDel="00000000" w:rsidR="00000000" w:rsidRPr="00000000">
          <w:rPr>
            <w:rFonts w:ascii="Open Sans" w:cs="Open Sans" w:eastAsia="Open Sans" w:hAnsi="Open Sans"/>
            <w:color w:val="086dc3"/>
            <w:u w:val="none"/>
            <w:rtl w:val="0"/>
          </w:rPr>
          <w:t xml:space="preserve">start.spring.io</w:t>
        </w:r>
      </w:hyperlink>
      <w:r w:rsidDel="00000000" w:rsidR="00000000" w:rsidRPr="00000000">
        <w:rPr>
          <w:rtl w:val="0"/>
        </w:rPr>
        <w:t xml:space="preserve"> to create a “web” project.</w:t>
      </w:r>
    </w:p>
    <w:p w:rsidR="00000000" w:rsidDel="00000000" w:rsidP="00000000" w:rsidRDefault="00000000" w:rsidRPr="00000000" w14:paraId="000003A7">
      <w:pPr>
        <w:pStyle w:val="Heading4"/>
        <w:numPr>
          <w:ilvl w:val="0"/>
          <w:numId w:val="6"/>
        </w:numPr>
        <w:rPr>
          <w:b w:val="1"/>
          <w:sz w:val="36"/>
          <w:szCs w:val="36"/>
        </w:rPr>
      </w:pPr>
      <w:bookmarkStart w:colFirst="0" w:colLast="0" w:name="_heading=h.kai6cx9be93j" w:id="77"/>
      <w:bookmarkEnd w:id="77"/>
      <w:r w:rsidDel="00000000" w:rsidR="00000000" w:rsidRPr="00000000">
        <w:rPr>
          <w:rtl w:val="0"/>
        </w:rPr>
        <w:t xml:space="preserve">Select Maven as the project and Java as language, then for spring boot version select 3.3.1, and for everything else just leave the defaults alone - Java version should be set to 17</w:t>
      </w:r>
    </w:p>
    <w:p w:rsidR="00000000" w:rsidDel="00000000" w:rsidP="00000000" w:rsidRDefault="00000000" w:rsidRPr="00000000" w14:paraId="000003A8">
      <w:pPr>
        <w:ind w:left="360" w:firstLine="0"/>
        <w:rPr/>
      </w:pPr>
      <w:r w:rsidDel="00000000" w:rsidR="00000000" w:rsidRPr="00000000">
        <w:rPr>
          <w:rtl w:val="0"/>
        </w:rPr>
      </w:r>
    </w:p>
    <w:p w:rsidR="00000000" w:rsidDel="00000000" w:rsidP="00000000" w:rsidRDefault="00000000" w:rsidRPr="00000000" w14:paraId="000003A9">
      <w:pPr>
        <w:pStyle w:val="Heading4"/>
        <w:numPr>
          <w:ilvl w:val="0"/>
          <w:numId w:val="6"/>
        </w:numPr>
        <w:ind w:left="360" w:hanging="360"/>
        <w:rPr/>
      </w:pPr>
      <w:r w:rsidDel="00000000" w:rsidR="00000000" w:rsidRPr="00000000">
        <w:rPr>
          <w:rtl w:val="0"/>
        </w:rPr>
        <w:t xml:space="preserve">In the “Dependencies” dialog search for and add the “web” dependency as shown in the screenshot. </w:t>
      </w:r>
    </w:p>
    <w:p w:rsidR="00000000" w:rsidDel="00000000" w:rsidP="00000000" w:rsidRDefault="00000000" w:rsidRPr="00000000" w14:paraId="000003AA">
      <w:pPr>
        <w:pStyle w:val="Heading4"/>
        <w:numPr>
          <w:ilvl w:val="0"/>
          <w:numId w:val="6"/>
        </w:numPr>
        <w:ind w:left="360" w:hanging="360"/>
        <w:rPr/>
      </w:pPr>
      <w:r w:rsidDel="00000000" w:rsidR="00000000" w:rsidRPr="00000000">
        <w:rPr>
          <w:rtl w:val="0"/>
        </w:rPr>
        <w:t xml:space="preserve">Hit the “Generate” button, download the zip, and unpack it into a folder on your computer.</w:t>
      </w:r>
    </w:p>
    <w:p w:rsidR="00000000" w:rsidDel="00000000" w:rsidP="00000000" w:rsidRDefault="00000000" w:rsidRPr="00000000" w14:paraId="000003AB">
      <w:pPr>
        <w:pStyle w:val="Heading4"/>
        <w:numPr>
          <w:ilvl w:val="0"/>
          <w:numId w:val="6"/>
        </w:numPr>
        <w:ind w:left="360" w:hanging="360"/>
        <w:rPr/>
      </w:pPr>
      <w:r w:rsidDel="00000000" w:rsidR="00000000" w:rsidRPr="00000000">
        <w:rPr>
          <w:rtl w:val="0"/>
        </w:rPr>
        <w:t xml:space="preserve">The download, if you selected Maven as your build tool, will be ready to go and will just require an import into IntelliJ</w:t>
      </w:r>
    </w:p>
    <w:p w:rsidR="00000000" w:rsidDel="00000000" w:rsidP="00000000" w:rsidRDefault="00000000" w:rsidRPr="00000000" w14:paraId="000003AC">
      <w:pPr>
        <w:rPr>
          <w:sz w:val="24"/>
          <w:szCs w:val="24"/>
        </w:rPr>
      </w:pPr>
      <w:r w:rsidDel="00000000" w:rsidR="00000000" w:rsidRPr="00000000">
        <w:rPr>
          <w:sz w:val="24"/>
          <w:szCs w:val="24"/>
        </w:rPr>
        <w:drawing>
          <wp:inline distB="0" distT="0" distL="0" distR="0">
            <wp:extent cx="6400800" cy="3499485"/>
            <wp:effectExtent b="0" l="0" r="0" t="0"/>
            <wp:docPr descr="The Spring Initializr (start.spring.io) being asked to generate a simple Spring Boot ‘Web’ project. Hitting the ‘generate’ button will create an archive of a project which you can unpack and use to get started." id="135" name="image22.png"/>
            <a:graphic>
              <a:graphicData uri="http://schemas.openxmlformats.org/drawingml/2006/picture">
                <pic:pic>
                  <pic:nvPicPr>
                    <pic:cNvPr descr="The Spring Initializr (start.spring.io) being asked to generate a simple Spring Boot ‘Web’ project. Hitting the ‘generate’ button will create an archive of a project which you can unpack and use to get started." id="0" name="image22.png"/>
                    <pic:cNvPicPr preferRelativeResize="0"/>
                  </pic:nvPicPr>
                  <pic:blipFill>
                    <a:blip r:embed="rId57"/>
                    <a:srcRect b="0" l="0" r="0" t="0"/>
                    <a:stretch>
                      <a:fillRect/>
                    </a:stretch>
                  </pic:blipFill>
                  <pic:spPr>
                    <a:xfrm>
                      <a:off x="0" y="0"/>
                      <a:ext cx="6400800" cy="349948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pStyle w:val="Heading3"/>
        <w:tabs>
          <w:tab w:val="left" w:leader="none" w:pos="360"/>
          <w:tab w:val="left" w:leader="none" w:pos="720"/>
          <w:tab w:val="left" w:leader="none" w:pos="1080"/>
        </w:tabs>
        <w:rPr/>
      </w:pPr>
      <w:bookmarkStart w:colFirst="0" w:colLast="0" w:name="_heading=h.25b2l0r" w:id="78"/>
      <w:bookmarkEnd w:id="78"/>
      <w:r w:rsidDel="00000000" w:rsidR="00000000" w:rsidRPr="00000000">
        <w:rPr>
          <w:rtl w:val="0"/>
        </w:rPr>
        <w:t xml:space="preserve">Creating an Intuit Demo</w:t>
      </w:r>
    </w:p>
    <w:p w:rsidR="00000000" w:rsidDel="00000000" w:rsidP="00000000" w:rsidRDefault="00000000" w:rsidRPr="00000000" w14:paraId="000003B0">
      <w:pPr>
        <w:pStyle w:val="Heading4"/>
        <w:numPr>
          <w:ilvl w:val="0"/>
          <w:numId w:val="6"/>
        </w:numPr>
        <w:ind w:left="360" w:hanging="360"/>
        <w:rPr/>
      </w:pPr>
      <w:r w:rsidDel="00000000" w:rsidR="00000000" w:rsidRPr="00000000">
        <w:rPr>
          <w:rtl w:val="0"/>
        </w:rPr>
        <w:t xml:space="preserve">Visit </w:t>
      </w:r>
      <w:hyperlink r:id="rId58">
        <w:r w:rsidDel="00000000" w:rsidR="00000000" w:rsidRPr="00000000">
          <w:rPr>
            <w:color w:val="0000ff"/>
            <w:u w:val="none"/>
            <w:rtl w:val="0"/>
          </w:rPr>
          <w:t xml:space="preserve">https://start.spring.io/</w:t>
        </w:r>
      </w:hyperlink>
      <w:r w:rsidDel="00000000" w:rsidR="00000000" w:rsidRPr="00000000">
        <w:rPr>
          <w:rtl w:val="0"/>
        </w:rPr>
      </w:r>
    </w:p>
    <w:p w:rsidR="00000000" w:rsidDel="00000000" w:rsidP="00000000" w:rsidRDefault="00000000" w:rsidRPr="00000000" w14:paraId="000003B1">
      <w:pPr>
        <w:pStyle w:val="Heading4"/>
        <w:numPr>
          <w:ilvl w:val="0"/>
          <w:numId w:val="6"/>
        </w:numPr>
        <w:ind w:left="360" w:hanging="360"/>
        <w:rPr/>
      </w:pPr>
      <w:r w:rsidDel="00000000" w:rsidR="00000000" w:rsidRPr="00000000">
        <w:rPr>
          <w:rtl w:val="0"/>
        </w:rPr>
        <w:t xml:space="preserve">Select Maven as Project, Java, a non snapshot version and in Dependencies add Spring Web</w:t>
      </w:r>
    </w:p>
    <w:p w:rsidR="00000000" w:rsidDel="00000000" w:rsidP="00000000" w:rsidRDefault="00000000" w:rsidRPr="00000000" w14:paraId="000003B2">
      <w:pPr>
        <w:pStyle w:val="Heading4"/>
        <w:numPr>
          <w:ilvl w:val="0"/>
          <w:numId w:val="6"/>
        </w:numPr>
        <w:ind w:left="360" w:hanging="360"/>
        <w:rPr/>
      </w:pPr>
      <w:r w:rsidDel="00000000" w:rsidR="00000000" w:rsidRPr="00000000">
        <w:rPr>
          <w:rtl w:val="0"/>
        </w:rPr>
        <w:t xml:space="preserve">Click Download </w:t>
      </w:r>
    </w:p>
    <w:p w:rsidR="00000000" w:rsidDel="00000000" w:rsidP="00000000" w:rsidRDefault="00000000" w:rsidRPr="00000000" w14:paraId="000003B3">
      <w:pPr>
        <w:pStyle w:val="Heading4"/>
        <w:ind w:left="360" w:firstLine="0"/>
        <w:rPr/>
      </w:pPr>
      <w:r w:rsidDel="00000000" w:rsidR="00000000" w:rsidRPr="00000000">
        <w:rPr/>
        <w:drawing>
          <wp:inline distB="0" distT="0" distL="0" distR="0">
            <wp:extent cx="6400800" cy="4225290"/>
            <wp:effectExtent b="0" l="0" r="0" t="0"/>
            <wp:docPr descr="Graphical user interface, text, application, email&#10;&#10;Description automatically generated" id="136" name="image9.png"/>
            <a:graphic>
              <a:graphicData uri="http://schemas.openxmlformats.org/drawingml/2006/picture">
                <pic:pic>
                  <pic:nvPicPr>
                    <pic:cNvPr descr="Graphical user interface, text, application, email&#10;&#10;Description automatically generated" id="0" name="image9.png"/>
                    <pic:cNvPicPr preferRelativeResize="0"/>
                  </pic:nvPicPr>
                  <pic:blipFill>
                    <a:blip r:embed="rId59"/>
                    <a:srcRect b="0" l="0" r="0" t="0"/>
                    <a:stretch>
                      <a:fillRect/>
                    </a:stretch>
                  </pic:blipFill>
                  <pic:spPr>
                    <a:xfrm>
                      <a:off x="0" y="0"/>
                      <a:ext cx="6400800" cy="4225290"/>
                    </a:xfrm>
                    <a:prstGeom prst="rect"/>
                    <a:ln/>
                  </pic:spPr>
                </pic:pic>
              </a:graphicData>
            </a:graphic>
          </wp:inline>
        </w:drawing>
      </w:r>
      <w:r w:rsidDel="00000000" w:rsidR="00000000" w:rsidRPr="00000000">
        <w:rPr>
          <w:rtl w:val="0"/>
        </w:rPr>
      </w:r>
      <w:r w:rsidDel="00000000" w:rsidR="00000000" w:rsidRPr="00000000">
        <w:pict>
          <v:shape id="Ink 120" style="position:absolute;margin-left:256.1pt;margin-top:68.0pt;width:294.05pt;height:114.75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">
            <v:imagedata r:id="rId2" o:title=""/>
          </v:shape>
        </w:pict>
      </w:r>
    </w:p>
    <w:p w:rsidR="00000000" w:rsidDel="00000000" w:rsidP="00000000" w:rsidRDefault="00000000" w:rsidRPr="00000000" w14:paraId="000003B4">
      <w:pPr>
        <w:pStyle w:val="Heading4"/>
        <w:ind w:left="360" w:firstLine="0"/>
        <w:rPr/>
      </w:pPr>
      <w:r w:rsidDel="00000000" w:rsidR="00000000" w:rsidRPr="00000000">
        <w:rPr>
          <w:rtl w:val="0"/>
        </w:rPr>
      </w:r>
    </w:p>
    <w:p w:rsidR="00000000" w:rsidDel="00000000" w:rsidP="00000000" w:rsidRDefault="00000000" w:rsidRPr="00000000" w14:paraId="000003B5">
      <w:pPr>
        <w:pStyle w:val="Heading3"/>
        <w:tabs>
          <w:tab w:val="left" w:leader="none" w:pos="360"/>
          <w:tab w:val="left" w:leader="none" w:pos="720"/>
          <w:tab w:val="left" w:leader="none" w:pos="1080"/>
        </w:tabs>
        <w:rPr/>
      </w:pPr>
      <w:bookmarkStart w:colFirst="0" w:colLast="0" w:name="_heading=h.kgcv8k" w:id="79"/>
      <w:bookmarkEnd w:id="79"/>
      <w:r w:rsidDel="00000000" w:rsidR="00000000" w:rsidRPr="00000000">
        <w:rPr>
          <w:rtl w:val="0"/>
        </w:rPr>
        <w:t xml:space="preserve">Bringing the Spring Boot App into IntelliJ</w:t>
      </w:r>
    </w:p>
    <w:p w:rsidR="00000000" w:rsidDel="00000000" w:rsidP="00000000" w:rsidRDefault="00000000" w:rsidRPr="00000000" w14:paraId="000003B6">
      <w:pPr>
        <w:pStyle w:val="Heading4"/>
        <w:numPr>
          <w:ilvl w:val="0"/>
          <w:numId w:val="6"/>
        </w:numPr>
        <w:ind w:left="360" w:hanging="360"/>
        <w:rPr/>
      </w:pPr>
      <w:r w:rsidDel="00000000" w:rsidR="00000000" w:rsidRPr="00000000">
        <w:rPr>
          <w:rtl w:val="0"/>
        </w:rPr>
        <w:t xml:space="preserve">Once downloaded, unzip the file</w:t>
      </w:r>
    </w:p>
    <w:p w:rsidR="00000000" w:rsidDel="00000000" w:rsidP="00000000" w:rsidRDefault="00000000" w:rsidRPr="00000000" w14:paraId="000003B7">
      <w:pPr>
        <w:pStyle w:val="Heading4"/>
        <w:numPr>
          <w:ilvl w:val="0"/>
          <w:numId w:val="6"/>
        </w:numPr>
        <w:ind w:left="360" w:hanging="360"/>
        <w:rPr/>
      </w:pPr>
      <w:r w:rsidDel="00000000" w:rsidR="00000000" w:rsidRPr="00000000">
        <w:rPr>
          <w:rtl w:val="0"/>
        </w:rPr>
        <w:t xml:space="preserve">In IntelliJ, File &gt; Open-&gt; click on the pom.xml, then click on Open as Project -&gt; Trust Project</w:t>
      </w:r>
    </w:p>
    <w:p w:rsidR="00000000" w:rsidDel="00000000" w:rsidP="00000000" w:rsidRDefault="00000000" w:rsidRPr="00000000" w14:paraId="000003B8">
      <w:pPr>
        <w:pStyle w:val="Heading3"/>
        <w:tabs>
          <w:tab w:val="left" w:leader="none" w:pos="360"/>
          <w:tab w:val="left" w:leader="none" w:pos="720"/>
          <w:tab w:val="left" w:leader="none" w:pos="1080"/>
        </w:tabs>
        <w:rPr/>
      </w:pPr>
      <w:bookmarkStart w:colFirst="0" w:colLast="0" w:name="_heading=h.34g0dwd" w:id="80"/>
      <w:bookmarkEnd w:id="80"/>
      <w:r w:rsidDel="00000000" w:rsidR="00000000" w:rsidRPr="00000000">
        <w:rPr>
          <w:rtl w:val="0"/>
        </w:rPr>
        <w:t xml:space="preserve">What do you get?</w:t>
      </w:r>
    </w:p>
    <w:p w:rsidR="00000000" w:rsidDel="00000000" w:rsidP="00000000" w:rsidRDefault="00000000" w:rsidRPr="00000000" w14:paraId="000003B9">
      <w:pPr>
        <w:pStyle w:val="Heading4"/>
        <w:numPr>
          <w:ilvl w:val="0"/>
          <w:numId w:val="6"/>
        </w:numPr>
        <w:ind w:left="360" w:hanging="360"/>
        <w:rPr/>
      </w:pPr>
      <w:r w:rsidDel="00000000" w:rsidR="00000000" w:rsidRPr="00000000">
        <w:rPr>
          <w:rtl w:val="0"/>
        </w:rPr>
        <w:t xml:space="preserve">A fully configured project with </w:t>
      </w:r>
    </w:p>
    <w:p w:rsidR="00000000" w:rsidDel="00000000" w:rsidP="00000000" w:rsidRDefault="00000000" w:rsidRPr="00000000" w14:paraId="000003BA">
      <w:pPr>
        <w:pStyle w:val="Heading4"/>
        <w:numPr>
          <w:ilvl w:val="0"/>
          <w:numId w:val="6"/>
        </w:numPr>
        <w:ind w:left="720" w:hanging="360"/>
        <w:rPr/>
      </w:pPr>
      <w:r w:rsidDel="00000000" w:rsidR="00000000" w:rsidRPr="00000000">
        <w:rPr>
          <w:rtl w:val="0"/>
        </w:rPr>
        <w:t xml:space="preserve">All initial settings made</w:t>
      </w:r>
    </w:p>
    <w:p w:rsidR="00000000" w:rsidDel="00000000" w:rsidP="00000000" w:rsidRDefault="00000000" w:rsidRPr="00000000" w14:paraId="000003BB">
      <w:pPr>
        <w:pStyle w:val="Heading4"/>
        <w:numPr>
          <w:ilvl w:val="0"/>
          <w:numId w:val="6"/>
        </w:numPr>
        <w:ind w:left="720" w:hanging="360"/>
        <w:rPr/>
      </w:pPr>
      <w:r w:rsidDel="00000000" w:rsidR="00000000" w:rsidRPr="00000000">
        <w:rPr>
          <w:rtl w:val="0"/>
        </w:rPr>
        <w:t xml:space="preserve">All configurations made</w:t>
      </w:r>
    </w:p>
    <w:p w:rsidR="00000000" w:rsidDel="00000000" w:rsidP="00000000" w:rsidRDefault="00000000" w:rsidRPr="00000000" w14:paraId="000003BC">
      <w:pPr>
        <w:pStyle w:val="Heading4"/>
        <w:numPr>
          <w:ilvl w:val="0"/>
          <w:numId w:val="6"/>
        </w:numPr>
        <w:ind w:left="720" w:hanging="360"/>
        <w:rPr/>
      </w:pPr>
      <w:r w:rsidDel="00000000" w:rsidR="00000000" w:rsidRPr="00000000">
        <w:rPr>
          <w:rtl w:val="0"/>
        </w:rPr>
        <w:t xml:space="preserve">All libraries are included</w:t>
      </w:r>
    </w:p>
    <w:p w:rsidR="00000000" w:rsidDel="00000000" w:rsidP="00000000" w:rsidRDefault="00000000" w:rsidRPr="00000000" w14:paraId="000003BD">
      <w:pPr>
        <w:pStyle w:val="Heading4"/>
        <w:numPr>
          <w:ilvl w:val="0"/>
          <w:numId w:val="6"/>
        </w:numPr>
        <w:ind w:left="720" w:hanging="360"/>
        <w:rPr/>
      </w:pPr>
      <w:r w:rsidDel="00000000" w:rsidR="00000000" w:rsidRPr="00000000">
        <w:rPr>
          <w:rtl w:val="0"/>
        </w:rPr>
        <w:t xml:space="preserve">Even an included Maven binary so you don’t even need to download and install Maven.</w:t>
      </w:r>
    </w:p>
    <w:p w:rsidR="00000000" w:rsidDel="00000000" w:rsidP="00000000" w:rsidRDefault="00000000" w:rsidRPr="00000000" w14:paraId="000003BE">
      <w:pPr>
        <w:pStyle w:val="Heading4"/>
        <w:ind w:left="360" w:hanging="360"/>
        <w:rPr/>
      </w:pPr>
      <w:r w:rsidDel="00000000" w:rsidR="00000000" w:rsidRPr="00000000">
        <w:rPr/>
        <w:drawing>
          <wp:inline distB="0" distT="0" distL="0" distR="0">
            <wp:extent cx="3568700" cy="4572000"/>
            <wp:effectExtent b="0" l="0" r="0" t="0"/>
            <wp:docPr descr="A picture containing text&#10;&#10;Description automatically generated" id="137" name="image8.png"/>
            <a:graphic>
              <a:graphicData uri="http://schemas.openxmlformats.org/drawingml/2006/picture">
                <pic:pic>
                  <pic:nvPicPr>
                    <pic:cNvPr descr="A picture containing text&#10;&#10;Description automatically generated" id="0" name="image8.png"/>
                    <pic:cNvPicPr preferRelativeResize="0"/>
                  </pic:nvPicPr>
                  <pic:blipFill>
                    <a:blip r:embed="rId60"/>
                    <a:srcRect b="0" l="0" r="0" t="0"/>
                    <a:stretch>
                      <a:fillRect/>
                    </a:stretch>
                  </pic:blipFill>
                  <pic:spPr>
                    <a:xfrm>
                      <a:off x="0" y="0"/>
                      <a:ext cx="35687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Style w:val="Heading3"/>
        <w:tabs>
          <w:tab w:val="left" w:leader="none" w:pos="360"/>
          <w:tab w:val="left" w:leader="none" w:pos="720"/>
          <w:tab w:val="left" w:leader="none" w:pos="1080"/>
        </w:tabs>
        <w:rPr>
          <w:color w:val="000000"/>
        </w:rPr>
      </w:pPr>
      <w:bookmarkStart w:colFirst="0" w:colLast="0" w:name="_heading=h.1jlao46" w:id="81"/>
      <w:bookmarkEnd w:id="81"/>
      <w:r w:rsidDel="00000000" w:rsidR="00000000" w:rsidRPr="00000000">
        <w:rPr>
          <w:color w:val="000000"/>
          <w:rtl w:val="0"/>
        </w:rPr>
        <w:t xml:space="preserve">Exercises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Let’s create our first Spring Boot project!</w:t>
      </w:r>
    </w:p>
    <w:p w:rsidR="00000000" w:rsidDel="00000000" w:rsidP="00000000" w:rsidRDefault="00000000" w:rsidRPr="00000000" w14:paraId="000003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your browser, go to </w:t>
      </w:r>
      <w:hyperlink r:id="rId61">
        <w:r w:rsidDel="00000000" w:rsidR="00000000" w:rsidRPr="00000000">
          <w:rPr>
            <w:rFonts w:ascii="PalmSprings" w:cs="PalmSprings" w:eastAsia="PalmSprings" w:hAnsi="PalmSprings"/>
            <w:b w:val="0"/>
            <w:i w:val="0"/>
            <w:smallCaps w:val="0"/>
            <w:strike w:val="0"/>
            <w:color w:val="0000ff"/>
            <w:sz w:val="28"/>
            <w:szCs w:val="28"/>
            <w:u w:val="none"/>
            <w:shd w:fill="auto" w:val="clear"/>
            <w:vertAlign w:val="baseline"/>
            <w:rtl w:val="0"/>
          </w:rPr>
          <w:t xml:space="preserve">https://start.spring.io/</w:t>
        </w:r>
      </w:hyperlink>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Select:</w:t>
      </w:r>
    </w:p>
    <w:p w:rsidR="00000000" w:rsidDel="00000000" w:rsidP="00000000" w:rsidRDefault="00000000" w:rsidRPr="00000000" w14:paraId="000003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Maven Project</w:t>
      </w:r>
    </w:p>
    <w:p w:rsidR="00000000" w:rsidDel="00000000" w:rsidP="00000000" w:rsidRDefault="00000000" w:rsidRPr="00000000" w14:paraId="000003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Java</w:t>
      </w:r>
    </w:p>
    <w:p w:rsidR="00000000" w:rsidDel="00000000" w:rsidP="00000000" w:rsidRDefault="00000000" w:rsidRPr="00000000" w14:paraId="000003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Latest stable Spring Boot version (so no snapshot)</w:t>
      </w:r>
    </w:p>
    <w:p w:rsidR="00000000" w:rsidDel="00000000" w:rsidP="00000000" w:rsidRDefault="00000000" w:rsidRPr="00000000" w14:paraId="000003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your project sensible metadata</w:t>
      </w:r>
    </w:p>
    <w:p w:rsidR="00000000" w:rsidDel="00000000" w:rsidP="00000000" w:rsidRDefault="00000000" w:rsidRPr="00000000" w14:paraId="000003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Jar</w:t>
      </w:r>
    </w:p>
    <w:p w:rsidR="00000000" w:rsidDel="00000000" w:rsidP="00000000" w:rsidRDefault="00000000" w:rsidRPr="00000000" w14:paraId="000003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Java version </w:t>
      </w:r>
      <w:r w:rsidDel="00000000" w:rsidR="00000000" w:rsidRPr="00000000">
        <w:rPr>
          <w:rFonts w:ascii="PalmSprings" w:cs="PalmSprings" w:eastAsia="PalmSprings" w:hAnsi="PalmSprings"/>
          <w:sz w:val="28"/>
          <w:szCs w:val="28"/>
          <w:rtl w:val="0"/>
        </w:rPr>
        <w:t xml:space="preserve">17</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Don’t add any dependencies</w:t>
      </w:r>
    </w:p>
    <w:p w:rsidR="00000000" w:rsidDel="00000000" w:rsidP="00000000" w:rsidRDefault="00000000" w:rsidRPr="00000000" w14:paraId="000003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Generate the project </w:t>
      </w:r>
    </w:p>
    <w:p w:rsidR="00000000" w:rsidDel="00000000" w:rsidP="00000000" w:rsidRDefault="00000000" w:rsidRPr="00000000" w14:paraId="000003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Unzip the project and import it into </w:t>
      </w:r>
      <w:r w:rsidDel="00000000" w:rsidR="00000000" w:rsidRPr="00000000">
        <w:rPr>
          <w:rFonts w:ascii="PalmSprings" w:cs="PalmSprings" w:eastAsia="PalmSprings" w:hAnsi="PalmSprings"/>
          <w:sz w:val="28"/>
          <w:szCs w:val="28"/>
          <w:rtl w:val="0"/>
        </w:rPr>
        <w:t xml:space="preserve">IntelliJ</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Run the project</w:t>
      </w:r>
    </w:p>
    <w:p w:rsidR="00000000" w:rsidDel="00000000" w:rsidP="00000000" w:rsidRDefault="00000000" w:rsidRPr="00000000" w14:paraId="000003CD">
      <w:pPr>
        <w:pStyle w:val="Heading3"/>
        <w:tabs>
          <w:tab w:val="left" w:leader="none" w:pos="360"/>
          <w:tab w:val="left" w:leader="none" w:pos="720"/>
          <w:tab w:val="left" w:leader="none" w:pos="1080"/>
        </w:tabs>
        <w:rPr/>
      </w:pPr>
      <w:bookmarkStart w:colFirst="0" w:colLast="0" w:name="_heading=h.43ky6rz" w:id="82"/>
      <w:bookmarkEnd w:id="82"/>
      <w:r w:rsidDel="00000000" w:rsidR="00000000" w:rsidRPr="00000000">
        <w:rPr>
          <w:rtl w:val="0"/>
        </w:rPr>
        <w:t xml:space="preserve">Annotations</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pStyle w:val="Heading4"/>
        <w:numPr>
          <w:ilvl w:val="0"/>
          <w:numId w:val="6"/>
        </w:numPr>
        <w:ind w:left="360" w:hanging="360"/>
        <w:rPr/>
      </w:pPr>
      <w:r w:rsidDel="00000000" w:rsidR="00000000" w:rsidRPr="00000000">
        <w:rPr>
          <w:rtl w:val="0"/>
        </w:rPr>
        <w:t xml:space="preserve">Spring Boot relies heavily on the use of annotations for configuration (like the Spring Framework)</w:t>
      </w:r>
    </w:p>
    <w:p w:rsidR="00000000" w:rsidDel="00000000" w:rsidP="00000000" w:rsidRDefault="00000000" w:rsidRPr="00000000" w14:paraId="000003D0">
      <w:pPr>
        <w:pStyle w:val="Heading4"/>
        <w:numPr>
          <w:ilvl w:val="0"/>
          <w:numId w:val="6"/>
        </w:numPr>
        <w:ind w:left="360" w:hanging="360"/>
        <w:rPr/>
      </w:pPr>
      <w:r w:rsidDel="00000000" w:rsidR="00000000" w:rsidRPr="00000000">
        <w:rPr>
          <w:rtl w:val="0"/>
        </w:rPr>
        <w:t xml:space="preserve">Annotations are a type of metadata that can be added to Java source code</w:t>
      </w:r>
    </w:p>
    <w:p w:rsidR="00000000" w:rsidDel="00000000" w:rsidP="00000000" w:rsidRDefault="00000000" w:rsidRPr="00000000" w14:paraId="000003D1">
      <w:pPr>
        <w:pStyle w:val="Heading4"/>
        <w:numPr>
          <w:ilvl w:val="0"/>
          <w:numId w:val="6"/>
        </w:numPr>
        <w:rPr>
          <w:b w:val="1"/>
          <w:sz w:val="36"/>
          <w:szCs w:val="36"/>
        </w:rPr>
      </w:pPr>
      <w:bookmarkStart w:colFirst="0" w:colLast="0" w:name="_heading=h.aa9mrnqhivnp" w:id="83"/>
      <w:bookmarkEnd w:id="83"/>
      <w:r w:rsidDel="00000000" w:rsidR="00000000" w:rsidRPr="00000000">
        <w:rPr>
          <w:rtl w:val="0"/>
        </w:rPr>
        <w:t xml:space="preserve">Annotations have no direct effect on the operation of the code they annotate (although indirectly, yes, with IoC in Spring)</w:t>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pStyle w:val="Heading4"/>
        <w:numPr>
          <w:ilvl w:val="0"/>
          <w:numId w:val="6"/>
        </w:numPr>
        <w:ind w:left="360" w:hanging="360"/>
        <w:rPr/>
      </w:pPr>
      <w:r w:rsidDel="00000000" w:rsidR="00000000" w:rsidRPr="00000000">
        <w:rPr>
          <w:rtl w:val="0"/>
        </w:rPr>
        <w:t xml:space="preserve">We have seen them already in Spring and also when we were working with inheritance and overriding methods in the child class: </w:t>
      </w:r>
      <w:r w:rsidDel="00000000" w:rsidR="00000000" w:rsidRPr="00000000">
        <w:rPr>
          <w:rFonts w:ascii="Courier New" w:cs="Courier New" w:eastAsia="Courier New" w:hAnsi="Courier New"/>
          <w:sz w:val="25"/>
          <w:szCs w:val="25"/>
          <w:rtl w:val="0"/>
        </w:rPr>
        <w:t xml:space="preserve">@Override</w:t>
      </w:r>
      <w:r w:rsidDel="00000000" w:rsidR="00000000" w:rsidRPr="00000000">
        <w:rPr>
          <w:rtl w:val="0"/>
        </w:rPr>
      </w:r>
    </w:p>
    <w:p w:rsidR="00000000" w:rsidDel="00000000" w:rsidP="00000000" w:rsidRDefault="00000000" w:rsidRPr="00000000" w14:paraId="000003D4">
      <w:pPr>
        <w:pStyle w:val="Heading4"/>
        <w:numPr>
          <w:ilvl w:val="0"/>
          <w:numId w:val="6"/>
        </w:numPr>
        <w:ind w:left="360" w:hanging="360"/>
        <w:rPr/>
      </w:pPr>
      <w:r w:rsidDel="00000000" w:rsidR="00000000" w:rsidRPr="00000000">
        <w:rPr>
          <w:rtl w:val="0"/>
        </w:rPr>
        <w:t xml:space="preserve">Annotations can be added to classes, methods, fields and more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6">
      <w:pPr>
        <w:pStyle w:val="Heading2"/>
        <w:numPr>
          <w:ilvl w:val="1"/>
          <w:numId w:val="8"/>
        </w:numPr>
        <w:ind w:left="0" w:firstLine="0"/>
        <w:rPr/>
      </w:pPr>
      <w:bookmarkStart w:colFirst="0" w:colLast="0" w:name="_heading=h.2iq8gzs" w:id="84"/>
      <w:bookmarkEnd w:id="84"/>
      <w:r w:rsidDel="00000000" w:rsidR="00000000" w:rsidRPr="00000000">
        <w:rPr>
          <w:rtl w:val="0"/>
        </w:rPr>
        <w:br w:type="textWrapping"/>
        <w:br w:type="textWrapping"/>
        <w:br w:type="textWrapping"/>
        <w:br w:type="textWrapping"/>
        <w:t xml:space="preserve">Spring Boot: beans and dependency injection</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8">
      <w:pPr>
        <w:rPr>
          <w:rFonts w:ascii="PalmSprings" w:cs="PalmSprings" w:eastAsia="PalmSprings" w:hAnsi="PalmSpring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3"/>
        <w:tabs>
          <w:tab w:val="left" w:leader="none" w:pos="360"/>
          <w:tab w:val="left" w:leader="none" w:pos="720"/>
          <w:tab w:val="left" w:leader="none" w:pos="1080"/>
        </w:tabs>
        <w:rPr/>
      </w:pPr>
      <w:bookmarkStart w:colFirst="0" w:colLast="0" w:name="_heading=h.xvir7l" w:id="85"/>
      <w:bookmarkEnd w:id="85"/>
      <w:r w:rsidDel="00000000" w:rsidR="00000000" w:rsidRPr="00000000">
        <w:rPr>
          <w:rtl w:val="0"/>
        </w:rPr>
        <w:t xml:space="preserve">Spring Beans and Spring Container</w:t>
      </w:r>
    </w:p>
    <w:p w:rsidR="00000000" w:rsidDel="00000000" w:rsidP="00000000" w:rsidRDefault="00000000" w:rsidRPr="00000000" w14:paraId="000003DA">
      <w:pPr>
        <w:pStyle w:val="Heading4"/>
        <w:numPr>
          <w:ilvl w:val="0"/>
          <w:numId w:val="6"/>
        </w:numPr>
        <w:ind w:left="360" w:hanging="360"/>
        <w:rPr/>
      </w:pPr>
      <w:r w:rsidDel="00000000" w:rsidR="00000000" w:rsidRPr="00000000">
        <w:rPr>
          <w:rtl w:val="0"/>
        </w:rPr>
        <w:t xml:space="preserve">Beans in Spring Boot are the same as in the Spring framework, but they’re created differently. No more beans.xml file needed!</w:t>
      </w:r>
    </w:p>
    <w:p w:rsidR="00000000" w:rsidDel="00000000" w:rsidP="00000000" w:rsidRDefault="00000000" w:rsidRPr="00000000" w14:paraId="000003DB">
      <w:pPr>
        <w:pStyle w:val="Heading4"/>
        <w:numPr>
          <w:ilvl w:val="0"/>
          <w:numId w:val="6"/>
        </w:numPr>
        <w:ind w:left="360" w:hanging="360"/>
        <w:rPr/>
      </w:pPr>
      <w:r w:rsidDel="00000000" w:rsidR="00000000" w:rsidRPr="00000000">
        <w:rPr>
          <w:rtl w:val="0"/>
        </w:rPr>
        <w:t xml:space="preserve">A Spring Bean is an instance of a class, managed by the IoC container.</w:t>
      </w:r>
    </w:p>
    <w:p w:rsidR="00000000" w:rsidDel="00000000" w:rsidP="00000000" w:rsidRDefault="00000000" w:rsidRPr="00000000" w14:paraId="000003DC">
      <w:pPr>
        <w:pStyle w:val="Heading4"/>
        <w:numPr>
          <w:ilvl w:val="0"/>
          <w:numId w:val="6"/>
        </w:numPr>
        <w:ind w:left="360" w:hanging="360"/>
        <w:rPr/>
      </w:pPr>
      <w:r w:rsidDel="00000000" w:rsidR="00000000" w:rsidRPr="00000000">
        <w:rPr>
          <w:rtl w:val="0"/>
        </w:rPr>
        <w:t xml:space="preserve">The Spring IoC container is the core of the Spring Framework that configures the project and takes care of the dependency injection</w:t>
      </w:r>
    </w:p>
    <w:p w:rsidR="00000000" w:rsidDel="00000000" w:rsidP="00000000" w:rsidRDefault="00000000" w:rsidRPr="00000000" w14:paraId="000003DD">
      <w:pPr>
        <w:pStyle w:val="Heading4"/>
        <w:numPr>
          <w:ilvl w:val="0"/>
          <w:numId w:val="6"/>
        </w:numPr>
        <w:ind w:left="360" w:hanging="360"/>
        <w:rPr/>
      </w:pPr>
      <w:r w:rsidDel="00000000" w:rsidR="00000000" w:rsidRPr="00000000">
        <w:rPr>
          <w:rtl w:val="0"/>
        </w:rPr>
        <w:t xml:space="preserve">We have seen a bean already in the sample project. The class that holds the main method is a bean!</w:t>
      </w:r>
    </w:p>
    <w:p w:rsidR="00000000" w:rsidDel="00000000" w:rsidP="00000000" w:rsidRDefault="00000000" w:rsidRPr="00000000" w14:paraId="000003DE">
      <w:pPr>
        <w:pStyle w:val="Heading4"/>
        <w:numPr>
          <w:ilvl w:val="0"/>
          <w:numId w:val="6"/>
        </w:numPr>
        <w:ind w:left="360" w:hanging="360"/>
        <w:rPr/>
      </w:pPr>
      <w:r w:rsidDel="00000000" w:rsidR="00000000" w:rsidRPr="00000000">
        <w:rPr>
          <w:rtl w:val="0"/>
        </w:rPr>
        <w:t xml:space="preserve">Not all the classes are instantiated as beans, only the ones that are created using either the @Component or the @Bean annotation</w:t>
      </w:r>
    </w:p>
    <w:p w:rsidR="00000000" w:rsidDel="00000000" w:rsidP="00000000" w:rsidRDefault="00000000" w:rsidRPr="00000000" w14:paraId="000003DF">
      <w:pPr>
        <w:pStyle w:val="Heading4"/>
        <w:numPr>
          <w:ilvl w:val="0"/>
          <w:numId w:val="6"/>
        </w:numPr>
        <w:ind w:left="360" w:hanging="360"/>
        <w:rPr/>
      </w:pPr>
      <w:r w:rsidDel="00000000" w:rsidR="00000000" w:rsidRPr="00000000">
        <w:rPr>
          <w:rtl w:val="0"/>
        </w:rPr>
        <w:t xml:space="preserve">There are a lot of beans present that are part of Spring, let’s inspect them by fetching the beans from the application context.</w:t>
      </w:r>
    </w:p>
    <w:p w:rsidR="00000000" w:rsidDel="00000000" w:rsidP="00000000" w:rsidRDefault="00000000" w:rsidRPr="00000000" w14:paraId="000003E0">
      <w:pPr>
        <w:pStyle w:val="Heading4"/>
        <w:ind w:left="360" w:hanging="360"/>
        <w:rPr/>
      </w:pPr>
      <w:r w:rsidDel="00000000" w:rsidR="00000000" w:rsidRPr="00000000">
        <w:rPr>
          <w:rtl w:val="0"/>
        </w:rPr>
      </w:r>
    </w:p>
    <w:p w:rsidR="00000000" w:rsidDel="00000000" w:rsidP="00000000" w:rsidRDefault="00000000" w:rsidRPr="00000000" w14:paraId="000003E1">
      <w:pPr>
        <w:pStyle w:val="Heading4"/>
        <w:ind w:left="360" w:hanging="360"/>
        <w:rPr/>
      </w:pPr>
      <w:r w:rsidDel="00000000" w:rsidR="00000000" w:rsidRPr="00000000">
        <w:rPr>
          <w:rtl w:val="0"/>
        </w:rPr>
      </w:r>
    </w:p>
    <w:p w:rsidR="00000000" w:rsidDel="00000000" w:rsidP="00000000" w:rsidRDefault="00000000" w:rsidRPr="00000000" w14:paraId="000003E2">
      <w:pPr>
        <w:pStyle w:val="Heading4"/>
        <w:ind w:left="360" w:hanging="360"/>
        <w:rPr/>
      </w:pPr>
      <w:r w:rsidDel="00000000" w:rsidR="00000000" w:rsidRPr="00000000">
        <w:rPr>
          <w:rtl w:val="0"/>
        </w:rPr>
      </w:r>
    </w:p>
    <w:p w:rsidR="00000000" w:rsidDel="00000000" w:rsidP="00000000" w:rsidRDefault="00000000" w:rsidRPr="00000000" w14:paraId="000003E3">
      <w:pPr>
        <w:pStyle w:val="Heading4"/>
        <w:ind w:left="360" w:hanging="360"/>
        <w:rPr/>
      </w:pPr>
      <w:r w:rsidDel="00000000" w:rsidR="00000000" w:rsidRPr="00000000">
        <w:rPr>
          <w:rtl w:val="0"/>
        </w:rPr>
      </w:r>
    </w:p>
    <w:p w:rsidR="00000000" w:rsidDel="00000000" w:rsidP="00000000" w:rsidRDefault="00000000" w:rsidRPr="00000000" w14:paraId="000003E4">
      <w:pPr>
        <w:pStyle w:val="Heading3"/>
        <w:tabs>
          <w:tab w:val="left" w:leader="none" w:pos="360"/>
          <w:tab w:val="left" w:leader="none" w:pos="720"/>
          <w:tab w:val="left" w:leader="none" w:pos="1080"/>
        </w:tabs>
        <w:rPr/>
      </w:pPr>
      <w:bookmarkStart w:colFirst="0" w:colLast="0" w:name="_heading=h.3hv69ve" w:id="86"/>
      <w:bookmarkEnd w:id="86"/>
      <w:r w:rsidDel="00000000" w:rsidR="00000000" w:rsidRPr="00000000">
        <w:rPr>
          <w:rtl w:val="0"/>
        </w:rPr>
        <w:t xml:space="preserve">Inspecting the beans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@SpringBootApplication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ExampleApplication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static void main(String[] args)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ApplicationContext ac =      SpringApplication.run(ExampleApplication.class, args);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for(String bean : ac.getBeanDefinitionNames())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System.out.println(bean);</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1">
      <w:pPr>
        <w:pStyle w:val="Heading4"/>
        <w:numPr>
          <w:ilvl w:val="0"/>
          <w:numId w:val="6"/>
        </w:numPr>
        <w:ind w:left="360" w:hanging="360"/>
        <w:rPr/>
      </w:pPr>
      <w:r w:rsidDel="00000000" w:rsidR="00000000" w:rsidRPr="00000000">
        <w:rPr>
          <w:rtl w:val="0"/>
        </w:rPr>
        <w:t xml:space="preserve">Output:</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Pr>
        <w:drawing>
          <wp:inline distB="0" distT="0" distL="0" distR="0">
            <wp:extent cx="6400800" cy="4538345"/>
            <wp:effectExtent b="0" l="0" r="0" t="0"/>
            <wp:docPr descr="Text&#10;&#10;Description automatically generated" id="123" name="image11.png"/>
            <a:graphic>
              <a:graphicData uri="http://schemas.openxmlformats.org/drawingml/2006/picture">
                <pic:pic>
                  <pic:nvPicPr>
                    <pic:cNvPr descr="Text&#10;&#10;Description automatically generated" id="0" name="image11.png"/>
                    <pic:cNvPicPr preferRelativeResize="0"/>
                  </pic:nvPicPr>
                  <pic:blipFill>
                    <a:blip r:embed="rId62"/>
                    <a:srcRect b="0" l="0" r="0" t="0"/>
                    <a:stretch>
                      <a:fillRect/>
                    </a:stretch>
                  </pic:blipFill>
                  <pic:spPr>
                    <a:xfrm>
                      <a:off x="0" y="0"/>
                      <a:ext cx="6400800" cy="453834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3"/>
        <w:tabs>
          <w:tab w:val="left" w:leader="none" w:pos="360"/>
          <w:tab w:val="left" w:leader="none" w:pos="720"/>
          <w:tab w:val="left" w:leader="none" w:pos="1080"/>
        </w:tabs>
        <w:rPr/>
      </w:pPr>
      <w:bookmarkStart w:colFirst="0" w:colLast="0" w:name="_heading=h.1x0gk37" w:id="87"/>
      <w:bookmarkEnd w:id="87"/>
      <w:r w:rsidDel="00000000" w:rsidR="00000000" w:rsidRPr="00000000">
        <w:rPr>
          <w:rtl w:val="0"/>
        </w:rPr>
        <w:t xml:space="preserve">Creating Spring Bean with @Component</w:t>
      </w:r>
    </w:p>
    <w:p w:rsidR="00000000" w:rsidDel="00000000" w:rsidP="00000000" w:rsidRDefault="00000000" w:rsidRPr="00000000" w14:paraId="000003F5">
      <w:pPr>
        <w:rPr>
          <w:rFonts w:ascii="PalmSprings" w:cs="PalmSprings" w:eastAsia="PalmSprings" w:hAnsi="PalmSprings"/>
          <w:sz w:val="28"/>
          <w:szCs w:val="28"/>
        </w:rPr>
      </w:pPr>
      <w:r w:rsidDel="00000000" w:rsidR="00000000" w:rsidRPr="00000000">
        <w:rPr>
          <w:rtl w:val="0"/>
        </w:rPr>
      </w:r>
    </w:p>
    <w:p w:rsidR="00000000" w:rsidDel="00000000" w:rsidP="00000000" w:rsidRDefault="00000000" w:rsidRPr="00000000" w14:paraId="000003F6">
      <w:pPr>
        <w:pStyle w:val="Heading4"/>
        <w:numPr>
          <w:ilvl w:val="0"/>
          <w:numId w:val="6"/>
        </w:numPr>
        <w:ind w:left="360" w:hanging="360"/>
        <w:rPr/>
      </w:pPr>
      <w:r w:rsidDel="00000000" w:rsidR="00000000" w:rsidRPr="00000000">
        <w:rPr>
          <w:rtl w:val="0"/>
        </w:rPr>
        <w:t xml:space="preserve">We can add beans to the application context, by adding @Component on top of a class</w:t>
      </w:r>
    </w:p>
    <w:p w:rsidR="00000000" w:rsidDel="00000000" w:rsidP="00000000" w:rsidRDefault="00000000" w:rsidRPr="00000000" w14:paraId="000003F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com.intuit.example;</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org.springframework.stereotype.Component;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1">
      <w:pPr>
        <w:pStyle w:val="Heading4"/>
        <w:numPr>
          <w:ilvl w:val="0"/>
          <w:numId w:val="6"/>
        </w:numPr>
        <w:ind w:left="360" w:hanging="360"/>
        <w:rPr>
          <w:rFonts w:ascii="PalmSprings" w:cs="PalmSprings" w:eastAsia="PalmSprings" w:hAnsi="PalmSprings"/>
          <w:sz w:val="36"/>
          <w:szCs w:val="36"/>
        </w:rPr>
      </w:pPr>
      <w:r w:rsidDel="00000000" w:rsidR="00000000" w:rsidRPr="00000000">
        <w:rPr>
          <w:rtl w:val="0"/>
        </w:rPr>
        <w:t xml:space="preserve">If you run the code that outputs all the bean names again, you can see that it now contains a bean called </w:t>
      </w:r>
      <w:r w:rsidDel="00000000" w:rsidR="00000000" w:rsidRPr="00000000">
        <w:rPr>
          <w:rFonts w:ascii="Courier New" w:cs="Courier New" w:eastAsia="Courier New" w:hAnsi="Courier New"/>
          <w:sz w:val="25"/>
          <w:szCs w:val="25"/>
          <w:rtl w:val="0"/>
        </w:rPr>
        <w:t xml:space="preserve">exampleBean</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184785</wp:posOffset>
            </wp:positionV>
            <wp:extent cx="6400691" cy="2646000"/>
            <wp:effectExtent b="0" l="0" r="0" t="0"/>
            <wp:wrapTopAndBottom distB="0" distT="0"/>
            <wp:docPr descr="Text&#10;&#10;Description automatically generated" id="127" name="image6.png"/>
            <a:graphic>
              <a:graphicData uri="http://schemas.openxmlformats.org/drawingml/2006/picture">
                <pic:pic>
                  <pic:nvPicPr>
                    <pic:cNvPr descr="Text&#10;&#10;Description automatically generated" id="0" name="image6.png"/>
                    <pic:cNvPicPr preferRelativeResize="0"/>
                  </pic:nvPicPr>
                  <pic:blipFill>
                    <a:blip r:embed="rId63"/>
                    <a:srcRect b="0" l="0" r="0" t="0"/>
                    <a:stretch>
                      <a:fillRect/>
                    </a:stretch>
                  </pic:blipFill>
                  <pic:spPr>
                    <a:xfrm>
                      <a:off x="0" y="0"/>
                      <a:ext cx="6400691" cy="2646000"/>
                    </a:xfrm>
                    <a:prstGeom prst="rect"/>
                    <a:ln/>
                  </pic:spPr>
                </pic:pic>
              </a:graphicData>
            </a:graphic>
          </wp:anchor>
        </w:drawing>
      </w:r>
    </w:p>
    <w:p w:rsidR="00000000" w:rsidDel="00000000" w:rsidP="00000000" w:rsidRDefault="00000000" w:rsidRPr="00000000" w14:paraId="00000404">
      <w:pPr>
        <w:pStyle w:val="Heading3"/>
        <w:tabs>
          <w:tab w:val="left" w:leader="none" w:pos="360"/>
          <w:tab w:val="left" w:leader="none" w:pos="720"/>
          <w:tab w:val="left" w:leader="none" w:pos="1080"/>
        </w:tabs>
        <w:rPr/>
      </w:pPr>
      <w:bookmarkStart w:colFirst="0" w:colLast="0" w:name="_heading=h.4h042r0" w:id="88"/>
      <w:bookmarkEnd w:id="88"/>
      <w:r w:rsidDel="00000000" w:rsidR="00000000" w:rsidRPr="00000000">
        <w:rPr>
          <w:rtl w:val="0"/>
        </w:rPr>
        <w:t xml:space="preserve">Creating Spring Bean with @Bean</w:t>
      </w:r>
    </w:p>
    <w:p w:rsidR="00000000" w:rsidDel="00000000" w:rsidP="00000000" w:rsidRDefault="00000000" w:rsidRPr="00000000" w14:paraId="00000405">
      <w:pPr>
        <w:pStyle w:val="Heading4"/>
        <w:numPr>
          <w:ilvl w:val="0"/>
          <w:numId w:val="6"/>
        </w:numPr>
        <w:ind w:left="360" w:hanging="360"/>
        <w:rPr/>
      </w:pPr>
      <w:r w:rsidDel="00000000" w:rsidR="00000000" w:rsidRPr="00000000">
        <w:rPr>
          <w:rtl w:val="0"/>
        </w:rPr>
        <w:t xml:space="preserve">In special files that are annotated with @Configuration (not @Component), we can create beans by using the @Bean annotation on top of a method</w:t>
      </w:r>
    </w:p>
    <w:p w:rsidR="00000000" w:rsidDel="00000000" w:rsidP="00000000" w:rsidRDefault="00000000" w:rsidRPr="00000000" w14:paraId="0000040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org.springframework.context.annotation.Bean;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org.springframework.context.annotation.Configuration;</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@Configuration</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ExampleConfiguration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@Bean</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nameBean()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12">
      <w:pPr>
        <w:pStyle w:val="Heading4"/>
        <w:numPr>
          <w:ilvl w:val="0"/>
          <w:numId w:val="6"/>
        </w:numPr>
        <w:ind w:left="360" w:hanging="360"/>
        <w:rPr/>
      </w:pPr>
      <w:r w:rsidDel="00000000" w:rsidR="00000000" w:rsidRPr="00000000">
        <w:rPr>
          <w:rtl w:val="0"/>
        </w:rPr>
        <w:t xml:space="preserve">The @Configuration annotation tells Spring to treat this class as a source of bean definitions</w:t>
      </w:r>
    </w:p>
    <w:p w:rsidR="00000000" w:rsidDel="00000000" w:rsidP="00000000" w:rsidRDefault="00000000" w:rsidRPr="00000000" w14:paraId="00000413">
      <w:pPr>
        <w:pStyle w:val="Heading4"/>
        <w:numPr>
          <w:ilvl w:val="0"/>
          <w:numId w:val="6"/>
        </w:numPr>
      </w:pPr>
      <w:bookmarkStart w:colFirst="0" w:colLast="0" w:name="_heading=h.xmc1aueryhds" w:id="89"/>
      <w:bookmarkEnd w:id="89"/>
      <w:r w:rsidDel="00000000" w:rsidR="00000000" w:rsidRPr="00000000">
        <w:rPr>
          <w:rtl w:val="0"/>
        </w:rPr>
        <w:t xml:space="preserve">The @Bean annotation is used on methods within @Configuration classes to define a bean</w:t>
      </w:r>
      <w:r w:rsidDel="00000000" w:rsidR="00000000" w:rsidRPr="00000000">
        <w:rPr>
          <w:rtl w:val="0"/>
        </w:rPr>
      </w:r>
    </w:p>
    <w:p w:rsidR="00000000" w:rsidDel="00000000" w:rsidP="00000000" w:rsidRDefault="00000000" w:rsidRPr="00000000" w14:paraId="00000414">
      <w:pPr>
        <w:pStyle w:val="Heading4"/>
        <w:numPr>
          <w:ilvl w:val="0"/>
          <w:numId w:val="6"/>
        </w:numPr>
        <w:ind w:left="360" w:hanging="360"/>
        <w:rPr/>
      </w:pPr>
      <w:r w:rsidDel="00000000" w:rsidR="00000000" w:rsidRPr="00000000">
        <w:rPr>
          <w:rtl w:val="0"/>
        </w:rPr>
        <w:t xml:space="preserve">What this method returns is going to be the bean in the application context</w:t>
      </w:r>
    </w:p>
    <w:p w:rsidR="00000000" w:rsidDel="00000000" w:rsidP="00000000" w:rsidRDefault="00000000" w:rsidRPr="00000000" w14:paraId="00000415">
      <w:pPr>
        <w:pStyle w:val="Heading4"/>
        <w:numPr>
          <w:ilvl w:val="0"/>
          <w:numId w:val="6"/>
        </w:numPr>
        <w:ind w:left="360" w:hanging="360"/>
        <w:rPr/>
      </w:pPr>
      <w:r w:rsidDel="00000000" w:rsidR="00000000" w:rsidRPr="00000000">
        <w:rPr>
          <w:rtl w:val="0"/>
        </w:rPr>
        <w:t xml:space="preserve">This way, you have more control over the exact content of the bean</w:t>
      </w:r>
    </w:p>
    <w:p w:rsidR="00000000" w:rsidDel="00000000" w:rsidP="00000000" w:rsidRDefault="00000000" w:rsidRPr="00000000" w14:paraId="00000416">
      <w:pPr>
        <w:pStyle w:val="Heading4"/>
        <w:numPr>
          <w:ilvl w:val="0"/>
          <w:numId w:val="6"/>
        </w:numPr>
        <w:ind w:left="360" w:hanging="360"/>
        <w:rPr/>
      </w:pPr>
      <w:r w:rsidDel="00000000" w:rsidR="00000000" w:rsidRPr="00000000">
        <w:rPr>
          <w:rtl w:val="0"/>
        </w:rPr>
        <w:t xml:space="preserve">The name of this bean will be the name of the method</w:t>
      </w:r>
    </w:p>
    <w:p w:rsidR="00000000" w:rsidDel="00000000" w:rsidP="00000000" w:rsidRDefault="00000000" w:rsidRPr="00000000" w14:paraId="00000417">
      <w:pPr>
        <w:pStyle w:val="Heading4"/>
        <w:numPr>
          <w:ilvl w:val="0"/>
          <w:numId w:val="6"/>
        </w:numPr>
        <w:ind w:left="360" w:hanging="360"/>
        <w:rPr/>
      </w:pPr>
      <w:r w:rsidDel="00000000" w:rsidR="00000000" w:rsidRPr="00000000">
        <w:rPr>
          <w:rtl w:val="0"/>
        </w:rPr>
        <w:t xml:space="preserve">The type of the bean will be String</w:t>
      </w:r>
    </w:p>
    <w:p w:rsidR="00000000" w:rsidDel="00000000" w:rsidP="00000000" w:rsidRDefault="00000000" w:rsidRPr="00000000" w14:paraId="00000418">
      <w:pPr>
        <w:pStyle w:val="Heading4"/>
        <w:ind w:left="360" w:hanging="360"/>
        <w:rPr/>
      </w:pPr>
      <w:r w:rsidDel="00000000" w:rsidR="00000000" w:rsidRPr="00000000">
        <w:rPr>
          <w:rtl w:val="0"/>
        </w:rPr>
      </w:r>
    </w:p>
    <w:p w:rsidR="00000000" w:rsidDel="00000000" w:rsidP="00000000" w:rsidRDefault="00000000" w:rsidRPr="00000000" w14:paraId="00000419">
      <w:pPr>
        <w:pStyle w:val="Heading4"/>
        <w:ind w:left="360" w:hanging="360"/>
        <w:rPr/>
      </w:pPr>
      <w:r w:rsidDel="00000000" w:rsidR="00000000" w:rsidRPr="00000000">
        <w:rPr>
          <w:rtl w:val="0"/>
        </w:rPr>
      </w:r>
    </w:p>
    <w:p w:rsidR="00000000" w:rsidDel="00000000" w:rsidP="00000000" w:rsidRDefault="00000000" w:rsidRPr="00000000" w14:paraId="0000041A">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3"/>
        <w:tabs>
          <w:tab w:val="left" w:leader="none" w:pos="360"/>
          <w:tab w:val="left" w:leader="none" w:pos="720"/>
          <w:tab w:val="left" w:leader="none" w:pos="1080"/>
        </w:tabs>
        <w:rPr/>
      </w:pPr>
      <w:bookmarkStart w:colFirst="0" w:colLast="0" w:name="_heading=h.2w5ecyt" w:id="90"/>
      <w:bookmarkEnd w:id="90"/>
      <w:r w:rsidDel="00000000" w:rsidR="00000000" w:rsidRPr="00000000">
        <w:rPr>
          <w:rtl w:val="0"/>
        </w:rPr>
        <w:t xml:space="preserve">Component scanning</w:t>
      </w:r>
    </w:p>
    <w:p w:rsidR="00000000" w:rsidDel="00000000" w:rsidP="00000000" w:rsidRDefault="00000000" w:rsidRPr="00000000" w14:paraId="0000041C">
      <w:pPr>
        <w:pStyle w:val="Heading4"/>
        <w:numPr>
          <w:ilvl w:val="0"/>
          <w:numId w:val="6"/>
        </w:numPr>
        <w:ind w:left="360" w:hanging="360"/>
        <w:rPr/>
      </w:pPr>
      <w:r w:rsidDel="00000000" w:rsidR="00000000" w:rsidRPr="00000000">
        <w:rPr>
          <w:rtl w:val="0"/>
        </w:rPr>
        <w:t xml:space="preserve">Spring automatically scans for beans</w:t>
      </w:r>
    </w:p>
    <w:p w:rsidR="00000000" w:rsidDel="00000000" w:rsidP="00000000" w:rsidRDefault="00000000" w:rsidRPr="00000000" w14:paraId="0000041D">
      <w:pPr>
        <w:pStyle w:val="Heading4"/>
        <w:numPr>
          <w:ilvl w:val="0"/>
          <w:numId w:val="6"/>
        </w:numPr>
        <w:ind w:left="360" w:hanging="360"/>
        <w:rPr/>
      </w:pPr>
      <w:r w:rsidDel="00000000" w:rsidR="00000000" w:rsidRPr="00000000">
        <w:rPr>
          <w:rtl w:val="0"/>
        </w:rPr>
        <w:t xml:space="preserve">It is important that the classes that need to become beans or contain methods annotated with @Bean are at the same level or a sublevel of the base package for component scanning, otherwise, the files are not found.</w:t>
      </w:r>
    </w:p>
    <w:p w:rsidR="00000000" w:rsidDel="00000000" w:rsidP="00000000" w:rsidRDefault="00000000" w:rsidRPr="00000000" w14:paraId="0000041E">
      <w:pPr>
        <w:pStyle w:val="Heading4"/>
        <w:numPr>
          <w:ilvl w:val="0"/>
          <w:numId w:val="6"/>
        </w:numPr>
        <w:ind w:left="360" w:hanging="360"/>
        <w:rPr/>
      </w:pPr>
      <w:r w:rsidDel="00000000" w:rsidR="00000000" w:rsidRPr="00000000">
        <w:rPr>
          <w:rtl w:val="0"/>
        </w:rPr>
        <w:t xml:space="preserve">The default base package for component scanning is the class that has the @SpringBootApplication annotation</w:t>
      </w:r>
    </w:p>
    <w:p w:rsidR="00000000" w:rsidDel="00000000" w:rsidP="00000000" w:rsidRDefault="00000000" w:rsidRPr="00000000" w14:paraId="0000041F">
      <w:pPr>
        <w:pStyle w:val="Heading4"/>
        <w:numPr>
          <w:ilvl w:val="0"/>
          <w:numId w:val="6"/>
        </w:numPr>
        <w:ind w:left="360" w:hanging="360"/>
        <w:rPr/>
      </w:pPr>
      <w:r w:rsidDel="00000000" w:rsidR="00000000" w:rsidRPr="00000000">
        <w:rPr>
          <w:rtl w:val="0"/>
        </w:rPr>
        <w:t xml:space="preserve">This project structure will find the beans:</w:t>
      </w:r>
      <w:r w:rsidDel="00000000" w:rsidR="00000000" w:rsidRPr="00000000">
        <w:rPr/>
        <w:drawing>
          <wp:inline distB="0" distT="0" distL="0" distR="0">
            <wp:extent cx="3225800" cy="1485900"/>
            <wp:effectExtent b="0" l="0" r="0" t="0"/>
            <wp:docPr id="124"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32258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4"/>
        <w:numPr>
          <w:ilvl w:val="0"/>
          <w:numId w:val="6"/>
        </w:numPr>
        <w:ind w:left="360" w:hanging="360"/>
        <w:rPr/>
      </w:pPr>
      <w:r w:rsidDel="00000000" w:rsidR="00000000" w:rsidRPr="00000000">
        <w:rPr>
          <w:rtl w:val="0"/>
        </w:rPr>
        <w:t xml:space="preserve">This project structure won’t find the beans, because the method containing the main method is at a lower directory level:</w:t>
      </w:r>
      <w:r w:rsidDel="00000000" w:rsidR="00000000" w:rsidRPr="00000000">
        <w:rPr/>
        <w:drawing>
          <wp:inline distB="0" distT="0" distL="0" distR="0">
            <wp:extent cx="3213100" cy="1562100"/>
            <wp:effectExtent b="0" l="0" r="0" t="0"/>
            <wp:docPr descr="Graphical user interface, text&#10;&#10;Description automatically generated" id="125" name="image4.png"/>
            <a:graphic>
              <a:graphicData uri="http://schemas.openxmlformats.org/drawingml/2006/picture">
                <pic:pic>
                  <pic:nvPicPr>
                    <pic:cNvPr descr="Graphical user interface, text&#10;&#10;Description automatically generated" id="0" name="image4.png"/>
                    <pic:cNvPicPr preferRelativeResize="0"/>
                  </pic:nvPicPr>
                  <pic:blipFill>
                    <a:blip r:embed="rId65"/>
                    <a:srcRect b="0" l="0" r="0" t="0"/>
                    <a:stretch>
                      <a:fillRect/>
                    </a:stretch>
                  </pic:blipFill>
                  <pic:spPr>
                    <a:xfrm>
                      <a:off x="0" y="0"/>
                      <a:ext cx="32131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3"/>
        <w:tabs>
          <w:tab w:val="left" w:leader="none" w:pos="360"/>
          <w:tab w:val="left" w:leader="none" w:pos="720"/>
          <w:tab w:val="left" w:leader="none" w:pos="1080"/>
        </w:tabs>
        <w:rPr>
          <w:color w:val="000000"/>
        </w:rPr>
      </w:pPr>
      <w:bookmarkStart w:colFirst="0" w:colLast="0" w:name="_heading=h.1baon6m" w:id="91"/>
      <w:bookmarkEnd w:id="91"/>
      <w:r w:rsidDel="00000000" w:rsidR="00000000" w:rsidRPr="00000000">
        <w:rPr>
          <w:color w:val="000000"/>
          <w:rtl w:val="0"/>
        </w:rPr>
        <w:t xml:space="preserve">Exercises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create bean soup. </w:t>
      </w:r>
    </w:p>
    <w:p w:rsidR="00000000" w:rsidDel="00000000" w:rsidP="00000000" w:rsidRDefault="00000000" w:rsidRPr="00000000" w14:paraId="000004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at least three different beans in your application using both ways to add beans (@Bean and @Component).</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console application that asks for your favorite type of bean and checks whether this bean is present in the application context (this can be done in the class that contains the main method).</w:t>
      </w:r>
    </w:p>
    <w:p w:rsidR="00000000" w:rsidDel="00000000" w:rsidP="00000000" w:rsidRDefault="00000000" w:rsidRPr="00000000" w14:paraId="000004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If the type of bean is present, show a recipe for creating the specific bean soup.</w:t>
      </w:r>
    </w:p>
    <w:p w:rsidR="00000000" w:rsidDel="00000000" w:rsidP="00000000" w:rsidRDefault="00000000" w:rsidRPr="00000000" w14:paraId="000004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If it’s not present, show all the beans available in the application and let the user choose (if it’s a non-soup bean, print another recipe you’d recommend).</w:t>
      </w:r>
    </w:p>
    <w:p w:rsidR="00000000" w:rsidDel="00000000" w:rsidP="00000000" w:rsidRDefault="00000000" w:rsidRPr="00000000" w14:paraId="000004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what happens if you have two configuration classes with both a bean of the same type with the same method name? Use Google to find a way to resolve this without changing the name of the method.</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A">
      <w:pPr>
        <w:rPr>
          <w:rFonts w:ascii="PalmSprings" w:cs="PalmSprings" w:eastAsia="PalmSprings" w:hAnsi="PalmSprings"/>
          <w:sz w:val="28"/>
          <w:szCs w:val="28"/>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C">
      <w:pPr>
        <w:rPr>
          <w:rFonts w:ascii="PalmSprings" w:cs="PalmSprings" w:eastAsia="PalmSprings" w:hAnsi="PalmSpring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3"/>
        <w:tabs>
          <w:tab w:val="left" w:leader="none" w:pos="360"/>
          <w:tab w:val="left" w:leader="none" w:pos="720"/>
          <w:tab w:val="left" w:leader="none" w:pos="1080"/>
        </w:tabs>
        <w:rPr/>
      </w:pPr>
      <w:bookmarkStart w:colFirst="0" w:colLast="0" w:name="_heading=h.3vac5uf" w:id="92"/>
      <w:bookmarkEnd w:id="92"/>
      <w:r w:rsidDel="00000000" w:rsidR="00000000" w:rsidRPr="00000000">
        <w:rPr>
          <w:rtl w:val="0"/>
        </w:rPr>
        <w:t xml:space="preserve">Dependency injection</w:t>
      </w:r>
    </w:p>
    <w:p w:rsidR="00000000" w:rsidDel="00000000" w:rsidP="00000000" w:rsidRDefault="00000000" w:rsidRPr="00000000" w14:paraId="0000042E">
      <w:pPr>
        <w:pStyle w:val="Heading4"/>
        <w:numPr>
          <w:ilvl w:val="0"/>
          <w:numId w:val="6"/>
        </w:numPr>
        <w:ind w:left="360" w:hanging="360"/>
        <w:rPr/>
      </w:pPr>
      <w:r w:rsidDel="00000000" w:rsidR="00000000" w:rsidRPr="00000000">
        <w:rPr>
          <w:rtl w:val="0"/>
        </w:rPr>
        <w:t xml:space="preserve">Spring instantiates the beans</w:t>
      </w:r>
    </w:p>
    <w:p w:rsidR="00000000" w:rsidDel="00000000" w:rsidP="00000000" w:rsidRDefault="00000000" w:rsidRPr="00000000" w14:paraId="0000042F">
      <w:pPr>
        <w:pStyle w:val="Heading4"/>
        <w:numPr>
          <w:ilvl w:val="0"/>
          <w:numId w:val="6"/>
        </w:numPr>
        <w:ind w:left="360" w:hanging="360"/>
        <w:rPr/>
      </w:pPr>
      <w:r w:rsidDel="00000000" w:rsidR="00000000" w:rsidRPr="00000000">
        <w:rPr>
          <w:rtl w:val="0"/>
        </w:rPr>
        <w:t xml:space="preserve">Sometimes beans have a property that is another bean</w:t>
      </w:r>
    </w:p>
    <w:p w:rsidR="00000000" w:rsidDel="00000000" w:rsidP="00000000" w:rsidRDefault="00000000" w:rsidRPr="00000000" w14:paraId="00000430">
      <w:pPr>
        <w:pStyle w:val="Heading4"/>
        <w:numPr>
          <w:ilvl w:val="0"/>
          <w:numId w:val="6"/>
        </w:numPr>
        <w:ind w:left="360" w:hanging="360"/>
        <w:rPr/>
      </w:pPr>
      <w:r w:rsidDel="00000000" w:rsidR="00000000" w:rsidRPr="00000000">
        <w:rPr>
          <w:rtl w:val="0"/>
        </w:rPr>
        <w:t xml:space="preserve">This property is being set to the instance of that type (bean) that exists in the application context</w:t>
      </w:r>
    </w:p>
    <w:p w:rsidR="00000000" w:rsidDel="00000000" w:rsidP="00000000" w:rsidRDefault="00000000" w:rsidRPr="00000000" w14:paraId="00000431">
      <w:pPr>
        <w:pStyle w:val="Heading4"/>
        <w:numPr>
          <w:ilvl w:val="0"/>
          <w:numId w:val="6"/>
        </w:numPr>
        <w:ind w:left="360" w:hanging="360"/>
        <w:rPr/>
      </w:pPr>
      <w:r w:rsidDel="00000000" w:rsidR="00000000" w:rsidRPr="00000000">
        <w:rPr>
          <w:rtl w:val="0"/>
        </w:rPr>
        <w:t xml:space="preserve">This phenomenon is called dependency injection</w:t>
      </w:r>
    </w:p>
    <w:p w:rsidR="00000000" w:rsidDel="00000000" w:rsidP="00000000" w:rsidRDefault="00000000" w:rsidRPr="00000000" w14:paraId="0000043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Instead of doing something like this: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private String name = "</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Spring does the instantiation, and you ca</w:t>
      </w:r>
      <w:r w:rsidDel="00000000" w:rsidR="00000000" w:rsidRPr="00000000">
        <w:rPr>
          <w:rFonts w:ascii="PalmSprings" w:cs="PalmSprings" w:eastAsia="PalmSprings" w:hAnsi="PalmSprings"/>
          <w:sz w:val="24"/>
          <w:szCs w:val="24"/>
          <w:rtl w:val="0"/>
        </w:rPr>
        <w:t xml:space="preserve">n do this instead</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@Autowired</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3"/>
        <w:tabs>
          <w:tab w:val="left" w:leader="none" w:pos="360"/>
          <w:tab w:val="left" w:leader="none" w:pos="720"/>
          <w:tab w:val="left" w:leader="none" w:pos="1080"/>
        </w:tabs>
        <w:rPr/>
      </w:pPr>
      <w:bookmarkStart w:colFirst="0" w:colLast="0" w:name="_heading=h.2afmg28" w:id="93"/>
      <w:bookmarkEnd w:id="93"/>
      <w:r w:rsidDel="00000000" w:rsidR="00000000" w:rsidRPr="00000000">
        <w:rPr>
          <w:rtl w:val="0"/>
        </w:rPr>
        <w:t xml:space="preserve">Different dependency injection types</w:t>
      </w:r>
    </w:p>
    <w:p w:rsidR="00000000" w:rsidDel="00000000" w:rsidP="00000000" w:rsidRDefault="00000000" w:rsidRPr="00000000" w14:paraId="00000443">
      <w:pPr>
        <w:pStyle w:val="Heading4"/>
        <w:numPr>
          <w:ilvl w:val="0"/>
          <w:numId w:val="6"/>
        </w:numPr>
        <w:ind w:left="360" w:hanging="360"/>
        <w:rPr/>
      </w:pPr>
      <w:r w:rsidDel="00000000" w:rsidR="00000000" w:rsidRPr="00000000">
        <w:rPr>
          <w:rtl w:val="0"/>
        </w:rPr>
        <w:t xml:space="preserve">There are three types of dependency injection</w:t>
      </w:r>
    </w:p>
    <w:p w:rsidR="00000000" w:rsidDel="00000000" w:rsidP="00000000" w:rsidRDefault="00000000" w:rsidRPr="00000000" w14:paraId="00000444">
      <w:pPr>
        <w:pStyle w:val="Heading5"/>
        <w:numPr>
          <w:ilvl w:val="0"/>
          <w:numId w:val="4"/>
        </w:numPr>
        <w:tabs>
          <w:tab w:val="left" w:leader="none" w:pos="720"/>
        </w:tabs>
        <w:ind w:left="504" w:firstLine="0"/>
        <w:rPr/>
      </w:pPr>
      <w:r w:rsidDel="00000000" w:rsidR="00000000" w:rsidRPr="00000000">
        <w:rPr>
          <w:rtl w:val="0"/>
        </w:rPr>
        <w:t xml:space="preserve">Field injection</w:t>
      </w:r>
    </w:p>
    <w:p w:rsidR="00000000" w:rsidDel="00000000" w:rsidP="00000000" w:rsidRDefault="00000000" w:rsidRPr="00000000" w14:paraId="00000445">
      <w:pPr>
        <w:pStyle w:val="Heading5"/>
        <w:numPr>
          <w:ilvl w:val="0"/>
          <w:numId w:val="4"/>
        </w:numPr>
        <w:tabs>
          <w:tab w:val="left" w:leader="none" w:pos="720"/>
        </w:tabs>
        <w:ind w:left="504" w:firstLine="0"/>
        <w:rPr/>
      </w:pPr>
      <w:r w:rsidDel="00000000" w:rsidR="00000000" w:rsidRPr="00000000">
        <w:rPr>
          <w:rtl w:val="0"/>
        </w:rPr>
        <w:t xml:space="preserve">Constructor injection</w:t>
      </w:r>
    </w:p>
    <w:p w:rsidR="00000000" w:rsidDel="00000000" w:rsidP="00000000" w:rsidRDefault="00000000" w:rsidRPr="00000000" w14:paraId="00000446">
      <w:pPr>
        <w:pStyle w:val="Heading5"/>
        <w:numPr>
          <w:ilvl w:val="0"/>
          <w:numId w:val="4"/>
        </w:numPr>
        <w:tabs>
          <w:tab w:val="left" w:leader="none" w:pos="720"/>
        </w:tabs>
        <w:ind w:left="504" w:firstLine="0"/>
        <w:rPr/>
      </w:pPr>
      <w:r w:rsidDel="00000000" w:rsidR="00000000" w:rsidRPr="00000000">
        <w:rPr>
          <w:rtl w:val="0"/>
        </w:rPr>
        <w:t xml:space="preserve">Setter injection</w:t>
      </w:r>
    </w:p>
    <w:p w:rsidR="00000000" w:rsidDel="00000000" w:rsidP="00000000" w:rsidRDefault="00000000" w:rsidRPr="00000000" w14:paraId="00000447">
      <w:pPr>
        <w:pStyle w:val="Heading4"/>
        <w:numPr>
          <w:ilvl w:val="0"/>
          <w:numId w:val="6"/>
        </w:numPr>
        <w:ind w:left="360" w:hanging="360"/>
        <w:rPr/>
      </w:pPr>
      <w:r w:rsidDel="00000000" w:rsidR="00000000" w:rsidRPr="00000000">
        <w:rPr>
          <w:rtl w:val="0"/>
        </w:rPr>
        <w:t xml:space="preserve">Field injection is typically not recommended due to compromising the performance</w:t>
      </w:r>
    </w:p>
    <w:p w:rsidR="00000000" w:rsidDel="00000000" w:rsidP="00000000" w:rsidRDefault="00000000" w:rsidRPr="00000000" w14:paraId="0000044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The example we’ve already seen uses field injection.</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@Autowired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Constructor injection is achieved by adding a constructor that takes the dependencies that are available as beans: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@Autowired</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ExampleBean(String name)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 = name;</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61">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3"/>
        <w:tabs>
          <w:tab w:val="left" w:leader="none" w:pos="360"/>
          <w:tab w:val="left" w:leader="none" w:pos="720"/>
          <w:tab w:val="left" w:leader="none" w:pos="1080"/>
        </w:tabs>
        <w:rPr/>
      </w:pPr>
      <w:bookmarkStart w:colFirst="0" w:colLast="0" w:name="_heading=h.pkwqa1" w:id="94"/>
      <w:bookmarkEnd w:id="94"/>
      <w:r w:rsidDel="00000000" w:rsidR="00000000" w:rsidRPr="00000000">
        <w:rPr>
          <w:rtl w:val="0"/>
        </w:rPr>
        <w:t xml:space="preserve">Different dependency injection types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Setter injection is achieved by adding @Autowired to the setter:</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6">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@Component</w:t>
      </w:r>
    </w:p>
    <w:p w:rsidR="00000000" w:rsidDel="00000000" w:rsidP="00000000" w:rsidRDefault="00000000" w:rsidRPr="00000000" w14:paraId="00000467">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public class ExampleBean {</w:t>
      </w:r>
    </w:p>
    <w:p w:rsidR="00000000" w:rsidDel="00000000" w:rsidP="00000000" w:rsidRDefault="00000000" w:rsidRPr="00000000" w14:paraId="00000468">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ab/>
        <w:t xml:space="preserve">private String name;</w:t>
      </w:r>
    </w:p>
    <w:p w:rsidR="00000000" w:rsidDel="00000000" w:rsidP="00000000" w:rsidRDefault="00000000" w:rsidRPr="00000000" w14:paraId="00000469">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46A">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ab/>
        <w:t xml:space="preserve">public String getName() {</w:t>
      </w:r>
    </w:p>
    <w:p w:rsidR="00000000" w:rsidDel="00000000" w:rsidP="00000000" w:rsidRDefault="00000000" w:rsidRPr="00000000" w14:paraId="0000046B">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ab/>
        <w:tab/>
        <w:t xml:space="preserve">return name;</w:t>
      </w:r>
    </w:p>
    <w:p w:rsidR="00000000" w:rsidDel="00000000" w:rsidP="00000000" w:rsidRDefault="00000000" w:rsidRPr="00000000" w14:paraId="0000046C">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ab/>
        <w:t xml:space="preserve">}</w:t>
      </w:r>
    </w:p>
    <w:p w:rsidR="00000000" w:rsidDel="00000000" w:rsidP="00000000" w:rsidRDefault="00000000" w:rsidRPr="00000000" w14:paraId="0000046D">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b w:val="1"/>
          <w:sz w:val="25"/>
          <w:szCs w:val="25"/>
        </w:rPr>
      </w:pPr>
      <w:r w:rsidDel="00000000" w:rsidR="00000000" w:rsidRPr="00000000">
        <w:rPr>
          <w:rFonts w:ascii="Courier New" w:cs="Courier New" w:eastAsia="Courier New" w:hAnsi="Courier New"/>
          <w:sz w:val="25"/>
          <w:szCs w:val="25"/>
          <w:rtl w:val="0"/>
        </w:rPr>
        <w:tab/>
      </w:r>
      <w:r w:rsidDel="00000000" w:rsidR="00000000" w:rsidRPr="00000000">
        <w:rPr>
          <w:rFonts w:ascii="Courier New" w:cs="Courier New" w:eastAsia="Courier New" w:hAnsi="Courier New"/>
          <w:b w:val="1"/>
          <w:sz w:val="25"/>
          <w:szCs w:val="25"/>
          <w:rtl w:val="0"/>
        </w:rPr>
        <w:t xml:space="preserve">@Autowired</w:t>
      </w:r>
    </w:p>
    <w:p w:rsidR="00000000" w:rsidDel="00000000" w:rsidP="00000000" w:rsidRDefault="00000000" w:rsidRPr="00000000" w14:paraId="0000046F">
      <w:pPr>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ab/>
        <w:t xml:space="preserve">public void setName(String name) {</w:t>
      </w:r>
    </w:p>
    <w:p w:rsidR="00000000" w:rsidDel="00000000" w:rsidP="00000000" w:rsidRDefault="00000000" w:rsidRPr="00000000" w14:paraId="00000470">
      <w:pPr>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ab/>
        <w:tab/>
        <w:t xml:space="preserve">this.name = name;</w:t>
      </w:r>
    </w:p>
    <w:p w:rsidR="00000000" w:rsidDel="00000000" w:rsidP="00000000" w:rsidRDefault="00000000" w:rsidRPr="00000000" w14:paraId="00000471">
      <w:pPr>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ab/>
        <w:t xml:space="preserve">}</w:t>
      </w:r>
    </w:p>
    <w:p w:rsidR="00000000" w:rsidDel="00000000" w:rsidP="00000000" w:rsidRDefault="00000000" w:rsidRPr="00000000" w14:paraId="00000472">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ab/>
      </w:r>
    </w:p>
    <w:p w:rsidR="00000000" w:rsidDel="00000000" w:rsidP="00000000" w:rsidRDefault="00000000" w:rsidRPr="00000000" w14:paraId="00000473">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476">
      <w:pPr>
        <w:pStyle w:val="Heading3"/>
        <w:tabs>
          <w:tab w:val="left" w:leader="none" w:pos="360"/>
          <w:tab w:val="left" w:leader="none" w:pos="720"/>
          <w:tab w:val="left" w:leader="none" w:pos="1080"/>
        </w:tabs>
        <w:rPr>
          <w:color w:val="000000"/>
        </w:rPr>
      </w:pPr>
      <w:bookmarkStart w:colFirst="0" w:colLast="0" w:name="_heading=h.39kk8xu" w:id="95"/>
      <w:bookmarkEnd w:id="95"/>
      <w:r w:rsidDel="00000000" w:rsidR="00000000" w:rsidRPr="00000000">
        <w:rPr>
          <w:color w:val="000000"/>
          <w:rtl w:val="0"/>
        </w:rPr>
        <w:t xml:space="preserve">Exercises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create a class BeanSoup that’s a bean itself as well. </w:t>
      </w:r>
    </w:p>
    <w:p w:rsidR="00000000" w:rsidDel="00000000" w:rsidP="00000000" w:rsidRDefault="00000000" w:rsidRPr="00000000" w14:paraId="000004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class for BeanSoup and make sure that it will be picked up as a bean.</w:t>
      </w:r>
    </w:p>
    <w:p w:rsidR="00000000" w:rsidDel="00000000" w:rsidP="00000000" w:rsidRDefault="00000000" w:rsidRPr="00000000" w14:paraId="000004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your class the following fields:</w:t>
      </w:r>
    </w:p>
    <w:p w:rsidR="00000000" w:rsidDel="00000000" w:rsidP="00000000" w:rsidRDefault="00000000" w:rsidRPr="00000000" w14:paraId="000004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field that represents one of the beans in your application</w:t>
      </w:r>
    </w:p>
    <w:p w:rsidR="00000000" w:rsidDel="00000000" w:rsidP="00000000" w:rsidRDefault="00000000" w:rsidRPr="00000000" w14:paraId="000004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field that represents a list of one of the other beans in your application</w:t>
      </w:r>
    </w:p>
    <w:p w:rsidR="00000000" w:rsidDel="00000000" w:rsidP="00000000" w:rsidRDefault="00000000" w:rsidRPr="00000000" w14:paraId="000004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String name that is the name of the soup</w:t>
      </w:r>
    </w:p>
    <w:p w:rsidR="00000000" w:rsidDel="00000000" w:rsidP="00000000" w:rsidRDefault="00000000" w:rsidRPr="00000000" w14:paraId="000004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Generate getters and setters, and a constructor with fields and one without fields</w:t>
      </w:r>
    </w:p>
    <w:p w:rsidR="00000000" w:rsidDel="00000000" w:rsidP="00000000" w:rsidRDefault="00000000" w:rsidRPr="00000000" w14:paraId="000004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Run the application, inspect the possible error message.</w:t>
      </w:r>
    </w:p>
    <w:p w:rsidR="00000000" w:rsidDel="00000000" w:rsidP="00000000" w:rsidRDefault="00000000" w:rsidRPr="00000000" w14:paraId="000004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dependency injection for these three fields.</w:t>
      </w:r>
    </w:p>
    <w:p w:rsidR="00000000" w:rsidDel="00000000" w:rsidP="00000000" w:rsidRDefault="00000000" w:rsidRPr="00000000" w14:paraId="000004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Some of these fields need to be added as beans in your application. HINT: use the @Bean method for this.</w:t>
      </w:r>
    </w:p>
    <w:p w:rsidR="00000000" w:rsidDel="00000000" w:rsidP="00000000" w:rsidRDefault="00000000" w:rsidRPr="00000000" w14:paraId="000004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Can you figure out how the container decides which beans to inject?</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ed7d31"/>
          <w:sz w:val="25"/>
          <w:szCs w:val="25"/>
          <w:u w:val="none"/>
          <w:shd w:fill="auto" w:val="clear"/>
          <w:vertAlign w:val="baseline"/>
        </w:rPr>
      </w:pP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ed7d31"/>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3"/>
        <w:tabs>
          <w:tab w:val="left" w:leader="none" w:pos="360"/>
          <w:tab w:val="left" w:leader="none" w:pos="720"/>
          <w:tab w:val="left" w:leader="none" w:pos="1080"/>
        </w:tabs>
        <w:rPr>
          <w:color w:val="000000"/>
        </w:rPr>
      </w:pPr>
      <w:bookmarkStart w:colFirst="0" w:colLast="0" w:name="_heading=h.1opuj5n" w:id="96"/>
      <w:bookmarkEnd w:id="96"/>
      <w:r w:rsidDel="00000000" w:rsidR="00000000" w:rsidRPr="00000000">
        <w:rPr>
          <w:color w:val="000000"/>
          <w:rtl w:val="0"/>
        </w:rPr>
        <w:t xml:space="preserve">Which bean will be injected</w:t>
      </w:r>
    </w:p>
    <w:p w:rsidR="00000000" w:rsidDel="00000000" w:rsidP="00000000" w:rsidRDefault="00000000" w:rsidRPr="00000000" w14:paraId="00000485">
      <w:pPr>
        <w:pStyle w:val="Heading4"/>
        <w:numPr>
          <w:ilvl w:val="0"/>
          <w:numId w:val="6"/>
        </w:numPr>
        <w:ind w:left="360" w:hanging="360"/>
        <w:rPr/>
      </w:pPr>
      <w:r w:rsidDel="00000000" w:rsidR="00000000" w:rsidRPr="00000000">
        <w:rPr>
          <w:rtl w:val="0"/>
        </w:rPr>
        <w:t xml:space="preserve">The Spring IoC container needs to know which bean to inject</w:t>
      </w:r>
    </w:p>
    <w:p w:rsidR="00000000" w:rsidDel="00000000" w:rsidP="00000000" w:rsidRDefault="00000000" w:rsidRPr="00000000" w14:paraId="00000486">
      <w:pPr>
        <w:pStyle w:val="Heading4"/>
        <w:numPr>
          <w:ilvl w:val="0"/>
          <w:numId w:val="6"/>
        </w:numPr>
        <w:ind w:left="360" w:hanging="360"/>
        <w:rPr/>
      </w:pPr>
      <w:r w:rsidDel="00000000" w:rsidR="00000000" w:rsidRPr="00000000">
        <w:rPr>
          <w:rtl w:val="0"/>
        </w:rPr>
        <w:t xml:space="preserve">It primarily does this by using the type of the bean</w:t>
      </w:r>
    </w:p>
    <w:p w:rsidR="00000000" w:rsidDel="00000000" w:rsidP="00000000" w:rsidRDefault="00000000" w:rsidRPr="00000000" w14:paraId="00000487">
      <w:pPr>
        <w:pStyle w:val="Heading4"/>
        <w:numPr>
          <w:ilvl w:val="0"/>
          <w:numId w:val="6"/>
        </w:numPr>
        <w:ind w:left="360" w:hanging="360"/>
        <w:rPr/>
      </w:pPr>
      <w:r w:rsidDel="00000000" w:rsidR="00000000" w:rsidRPr="00000000">
        <w:rPr>
          <w:rtl w:val="0"/>
        </w:rPr>
        <w:t xml:space="preserve">When there is more than one bean of a certain type, it is going to look for:</w:t>
      </w:r>
    </w:p>
    <w:p w:rsidR="00000000" w:rsidDel="00000000" w:rsidP="00000000" w:rsidRDefault="00000000" w:rsidRPr="00000000" w14:paraId="00000488">
      <w:pPr>
        <w:pStyle w:val="Heading5"/>
        <w:numPr>
          <w:ilvl w:val="0"/>
          <w:numId w:val="4"/>
        </w:numPr>
        <w:tabs>
          <w:tab w:val="left" w:leader="none" w:pos="720"/>
        </w:tabs>
        <w:ind w:left="504" w:firstLine="0"/>
        <w:rPr/>
      </w:pPr>
      <w:r w:rsidDel="00000000" w:rsidR="00000000" w:rsidRPr="00000000">
        <w:rPr>
          <w:rtl w:val="0"/>
        </w:rPr>
        <w:t xml:space="preserve">@Qualifier annotation </w:t>
      </w:r>
    </w:p>
    <w:p w:rsidR="00000000" w:rsidDel="00000000" w:rsidP="00000000" w:rsidRDefault="00000000" w:rsidRPr="00000000" w14:paraId="0000048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@Autowired</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@Qualifier("nameBean")</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setName(String name) {</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8F">
      <w:pPr>
        <w:pStyle w:val="Heading5"/>
        <w:numPr>
          <w:ilvl w:val="0"/>
          <w:numId w:val="4"/>
        </w:numPr>
        <w:tabs>
          <w:tab w:val="left" w:leader="none" w:pos="720"/>
        </w:tabs>
        <w:ind w:left="504" w:firstLine="0"/>
        <w:rPr/>
      </w:pPr>
      <w:r w:rsidDel="00000000" w:rsidR="00000000" w:rsidRPr="00000000">
        <w:rPr>
          <w:rtl w:val="0"/>
        </w:rPr>
        <w:t xml:space="preserve">@Primary annotation on a bean to see which one is most important</w:t>
      </w:r>
    </w:p>
    <w:p w:rsidR="00000000" w:rsidDel="00000000" w:rsidP="00000000" w:rsidRDefault="00000000" w:rsidRPr="00000000" w14:paraId="0000049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@Bean("another</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Bean")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@Primary</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nameBean()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96">
      <w:pPr>
        <w:pStyle w:val="Heading5"/>
        <w:numPr>
          <w:ilvl w:val="0"/>
          <w:numId w:val="4"/>
        </w:numPr>
        <w:tabs>
          <w:tab w:val="left" w:leader="none" w:pos="720"/>
        </w:tabs>
        <w:ind w:left="504" w:firstLine="0"/>
        <w:rPr/>
      </w:pPr>
      <w:r w:rsidDel="00000000" w:rsidR="00000000" w:rsidRPr="00000000">
        <w:rPr>
          <w:rtl w:val="0"/>
        </w:rPr>
        <w:t xml:space="preserve">If nothing is found, it tries to autowire by name. If the field name matches the bean name, that one will be injected.</w:t>
      </w:r>
    </w:p>
    <w:p w:rsidR="00000000" w:rsidDel="00000000" w:rsidP="00000000" w:rsidRDefault="00000000" w:rsidRPr="00000000" w14:paraId="00000497">
      <w:pPr>
        <w:pStyle w:val="Heading5"/>
        <w:numPr>
          <w:ilvl w:val="0"/>
          <w:numId w:val="4"/>
        </w:numPr>
        <w:tabs>
          <w:tab w:val="left" w:leader="none" w:pos="720"/>
        </w:tabs>
        <w:ind w:left="504" w:firstLine="0"/>
        <w:rPr/>
      </w:pPr>
      <w:r w:rsidDel="00000000" w:rsidR="00000000" w:rsidRPr="00000000">
        <w:rPr>
          <w:rtl w:val="0"/>
        </w:rPr>
        <w:t xml:space="preserve">If none of these options resolve the question of which bean to inject, it is not going to manage to load the application context and the application will not start.</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tabs>
          <w:tab w:val="left" w:leader="none" w:pos="360"/>
          <w:tab w:val="left" w:leader="none" w:pos="720"/>
          <w:tab w:val="left" w:leader="none" w:pos="1080"/>
        </w:tabs>
        <w:rPr>
          <w:color w:val="000000"/>
        </w:rPr>
      </w:pPr>
      <w:bookmarkStart w:colFirst="0" w:colLast="0" w:name="_heading=h.48pi1tg" w:id="97"/>
      <w:bookmarkEnd w:id="97"/>
      <w:r w:rsidDel="00000000" w:rsidR="00000000" w:rsidRPr="00000000">
        <w:rPr>
          <w:color w:val="000000"/>
          <w:rtl w:val="0"/>
        </w:rPr>
        <w:t xml:space="preserve">Exercises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make our bean soup a little more complicated. </w:t>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make sure that there are two beans of our field bean of the BeanSoup class in the application context.</w:t>
      </w:r>
    </w:p>
    <w:p w:rsidR="00000000" w:rsidDel="00000000" w:rsidP="00000000" w:rsidRDefault="00000000" w:rsidRPr="00000000" w14:paraId="000004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Run the program and inspect the outcome. Does it fail? If it doesn’t fail, rename the field in your BeanSoup class, it needs to fail!</w:t>
      </w:r>
    </w:p>
    <w:p w:rsidR="00000000" w:rsidDel="00000000" w:rsidP="00000000" w:rsidRDefault="00000000" w:rsidRPr="00000000" w14:paraId="000004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Solve the problem in three ways (undo the fix every time):</w:t>
      </w:r>
    </w:p>
    <w:p w:rsidR="00000000" w:rsidDel="00000000" w:rsidP="00000000" w:rsidRDefault="00000000" w:rsidRPr="00000000" w14:paraId="000004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By adding @Primary</w:t>
      </w:r>
    </w:p>
    <w:p w:rsidR="00000000" w:rsidDel="00000000" w:rsidP="00000000" w:rsidRDefault="00000000" w:rsidRPr="00000000" w14:paraId="000004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By using @Qualifier</w:t>
      </w:r>
    </w:p>
    <w:p w:rsidR="00000000" w:rsidDel="00000000" w:rsidP="00000000" w:rsidRDefault="00000000" w:rsidRPr="00000000" w14:paraId="000004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By renaming the field in your BeanSoup class</w:t>
      </w:r>
    </w:p>
    <w:p w:rsidR="00000000" w:rsidDel="00000000" w:rsidP="00000000" w:rsidRDefault="00000000" w:rsidRPr="00000000" w14:paraId="000004A3">
      <w:pPr>
        <w:pStyle w:val="Heading2"/>
        <w:numPr>
          <w:ilvl w:val="1"/>
          <w:numId w:val="8"/>
        </w:numPr>
        <w:ind w:left="0" w:firstLine="0"/>
        <w:rPr/>
      </w:pPr>
      <w:bookmarkStart w:colFirst="0" w:colLast="0" w:name="_heading=h.2nusc19" w:id="98"/>
      <w:bookmarkEnd w:id="98"/>
      <w:r w:rsidDel="00000000" w:rsidR="00000000" w:rsidRPr="00000000">
        <w:br w:type="page"/>
      </w:r>
      <w:r w:rsidDel="00000000" w:rsidR="00000000" w:rsidRPr="00000000">
        <w:rPr>
          <w:rtl w:val="0"/>
        </w:rPr>
        <w:br w:type="textWrapping"/>
        <w:br w:type="textWrapping"/>
        <w:br w:type="textWrapping"/>
        <w:br w:type="textWrapping"/>
        <w:t xml:space="preserve">Spring Boot configuration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7">
      <w:pPr>
        <w:pStyle w:val="Heading3"/>
        <w:tabs>
          <w:tab w:val="left" w:leader="none" w:pos="360"/>
          <w:tab w:val="left" w:leader="none" w:pos="720"/>
          <w:tab w:val="left" w:leader="none" w:pos="1080"/>
        </w:tabs>
        <w:rPr/>
      </w:pPr>
      <w:bookmarkStart w:colFirst="0" w:colLast="0" w:name="_heading=h.1302m92" w:id="99"/>
      <w:bookmarkEnd w:id="99"/>
      <w:r w:rsidDel="00000000" w:rsidR="00000000" w:rsidRPr="00000000">
        <w:rPr>
          <w:rtl w:val="0"/>
        </w:rPr>
        <w:t xml:space="preserve">Configuring a Spring Boot application</w:t>
      </w:r>
    </w:p>
    <w:p w:rsidR="00000000" w:rsidDel="00000000" w:rsidP="00000000" w:rsidRDefault="00000000" w:rsidRPr="00000000" w14:paraId="000004A8">
      <w:pPr>
        <w:pStyle w:val="Heading4"/>
        <w:numPr>
          <w:ilvl w:val="0"/>
          <w:numId w:val="6"/>
        </w:numPr>
        <w:ind w:left="360" w:hanging="360"/>
        <w:rPr/>
      </w:pPr>
      <w:r w:rsidDel="00000000" w:rsidR="00000000" w:rsidRPr="00000000">
        <w:rPr>
          <w:rtl w:val="0"/>
        </w:rPr>
        <w:t xml:space="preserve">There are different ways to configure a Spring Boot application</w:t>
      </w:r>
    </w:p>
    <w:p w:rsidR="00000000" w:rsidDel="00000000" w:rsidP="00000000" w:rsidRDefault="00000000" w:rsidRPr="00000000" w14:paraId="000004A9">
      <w:pPr>
        <w:pStyle w:val="Heading4"/>
        <w:numPr>
          <w:ilvl w:val="0"/>
          <w:numId w:val="6"/>
        </w:numPr>
        <w:ind w:left="360" w:hanging="360"/>
        <w:rPr/>
      </w:pPr>
      <w:r w:rsidDel="00000000" w:rsidR="00000000" w:rsidRPr="00000000">
        <w:rPr>
          <w:rtl w:val="0"/>
        </w:rPr>
        <w:t xml:space="preserve">We can use the @Configuration class to add all sorts of configuration, amongst which @Bean methods that define beans</w:t>
      </w:r>
    </w:p>
    <w:p w:rsidR="00000000" w:rsidDel="00000000" w:rsidP="00000000" w:rsidRDefault="00000000" w:rsidRPr="00000000" w14:paraId="000004AA">
      <w:pPr>
        <w:pStyle w:val="Heading4"/>
        <w:numPr>
          <w:ilvl w:val="0"/>
          <w:numId w:val="6"/>
        </w:numPr>
        <w:ind w:left="360" w:hanging="360"/>
        <w:rPr/>
      </w:pPr>
      <w:r w:rsidDel="00000000" w:rsidR="00000000" w:rsidRPr="00000000">
        <w:rPr>
          <w:rtl w:val="0"/>
        </w:rPr>
        <w:t xml:space="preserve">We are going to explore:</w:t>
      </w:r>
    </w:p>
    <w:p w:rsidR="00000000" w:rsidDel="00000000" w:rsidP="00000000" w:rsidRDefault="00000000" w:rsidRPr="00000000" w14:paraId="000004AB">
      <w:pPr>
        <w:pStyle w:val="Heading5"/>
        <w:numPr>
          <w:ilvl w:val="0"/>
          <w:numId w:val="4"/>
        </w:numPr>
        <w:tabs>
          <w:tab w:val="left" w:leader="none" w:pos="720"/>
        </w:tabs>
        <w:ind w:left="504" w:firstLine="0"/>
        <w:rPr/>
      </w:pPr>
      <w:r w:rsidDel="00000000" w:rsidR="00000000" w:rsidRPr="00000000">
        <w:rPr>
          <w:rtl w:val="0"/>
        </w:rPr>
        <w:t xml:space="preserve">Using properties</w:t>
      </w:r>
    </w:p>
    <w:p w:rsidR="00000000" w:rsidDel="00000000" w:rsidP="00000000" w:rsidRDefault="00000000" w:rsidRPr="00000000" w14:paraId="000004AC">
      <w:pPr>
        <w:pStyle w:val="Heading5"/>
        <w:numPr>
          <w:ilvl w:val="0"/>
          <w:numId w:val="4"/>
        </w:numPr>
        <w:tabs>
          <w:tab w:val="left" w:leader="none" w:pos="720"/>
        </w:tabs>
        <w:ind w:left="504" w:firstLine="0"/>
        <w:rPr/>
      </w:pPr>
      <w:r w:rsidDel="00000000" w:rsidR="00000000" w:rsidRPr="00000000">
        <w:rPr>
          <w:rtl w:val="0"/>
        </w:rPr>
        <w:t xml:space="preserve">Using profiles</w:t>
      </w:r>
    </w:p>
    <w:p w:rsidR="00000000" w:rsidDel="00000000" w:rsidP="00000000" w:rsidRDefault="00000000" w:rsidRPr="00000000" w14:paraId="000004AD">
      <w:pPr>
        <w:rPr>
          <w:rFonts w:ascii="PalmSprings" w:cs="PalmSprings" w:eastAsia="PalmSprings" w:hAnsi="PalmSprings"/>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AE">
      <w:pPr>
        <w:pStyle w:val="Heading3"/>
        <w:tabs>
          <w:tab w:val="left" w:leader="none" w:pos="360"/>
          <w:tab w:val="left" w:leader="none" w:pos="720"/>
          <w:tab w:val="left" w:leader="none" w:pos="1080"/>
        </w:tabs>
        <w:rPr/>
      </w:pPr>
      <w:bookmarkStart w:colFirst="0" w:colLast="0" w:name="_heading=h.3mzq4wv" w:id="100"/>
      <w:bookmarkEnd w:id="100"/>
      <w:r w:rsidDel="00000000" w:rsidR="00000000" w:rsidRPr="00000000">
        <w:rPr>
          <w:rtl w:val="0"/>
        </w:rPr>
        <w:t xml:space="preserve">Using properties</w:t>
      </w:r>
    </w:p>
    <w:p w:rsidR="00000000" w:rsidDel="00000000" w:rsidP="00000000" w:rsidRDefault="00000000" w:rsidRPr="00000000" w14:paraId="000004AF">
      <w:pPr>
        <w:pStyle w:val="Heading4"/>
        <w:numPr>
          <w:ilvl w:val="0"/>
          <w:numId w:val="6"/>
        </w:numPr>
        <w:ind w:left="360" w:hanging="360"/>
        <w:rPr/>
      </w:pPr>
      <w:r w:rsidDel="00000000" w:rsidR="00000000" w:rsidRPr="00000000">
        <w:rPr>
          <w:rtl w:val="0"/>
        </w:rPr>
        <w:t xml:space="preserve">We can use properties from a property file</w:t>
      </w:r>
    </w:p>
    <w:p w:rsidR="00000000" w:rsidDel="00000000" w:rsidP="00000000" w:rsidRDefault="00000000" w:rsidRPr="00000000" w14:paraId="000004B0">
      <w:pPr>
        <w:pStyle w:val="Heading4"/>
        <w:numPr>
          <w:ilvl w:val="0"/>
          <w:numId w:val="6"/>
        </w:numPr>
        <w:ind w:left="360" w:hanging="360"/>
        <w:rPr/>
      </w:pPr>
      <w:r w:rsidDel="00000000" w:rsidR="00000000" w:rsidRPr="00000000">
        <w:rPr>
          <w:rtl w:val="0"/>
        </w:rPr>
        <w:t xml:space="preserve">Property files are located in src/main/resources</w:t>
      </w:r>
    </w:p>
    <w:p w:rsidR="00000000" w:rsidDel="00000000" w:rsidP="00000000" w:rsidRDefault="00000000" w:rsidRPr="00000000" w14:paraId="000004B1">
      <w:pPr>
        <w:pStyle w:val="Heading4"/>
        <w:ind w:left="360" w:firstLine="0"/>
        <w:rPr/>
      </w:pPr>
      <w:r w:rsidDel="00000000" w:rsidR="00000000" w:rsidRPr="00000000">
        <w:rPr/>
        <w:drawing>
          <wp:inline distB="0" distT="0" distL="0" distR="0">
            <wp:extent cx="3175000" cy="2273300"/>
            <wp:effectExtent b="0" l="0" r="0" t="0"/>
            <wp:docPr descr="Graphical user interface, text, application&#10;&#10;Description automatically generated" id="126" name="image16.png"/>
            <a:graphic>
              <a:graphicData uri="http://schemas.openxmlformats.org/drawingml/2006/picture">
                <pic:pic>
                  <pic:nvPicPr>
                    <pic:cNvPr descr="Graphical user interface, text, application&#10;&#10;Description automatically generated" id="0" name="image16.png"/>
                    <pic:cNvPicPr preferRelativeResize="0"/>
                  </pic:nvPicPr>
                  <pic:blipFill>
                    <a:blip r:embed="rId66"/>
                    <a:srcRect b="0" l="0" r="0" t="0"/>
                    <a:stretch>
                      <a:fillRect/>
                    </a:stretch>
                  </pic:blipFill>
                  <pic:spPr>
                    <a:xfrm>
                      <a:off x="0" y="0"/>
                      <a:ext cx="3175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greeting=hello</w:t>
      </w:r>
    </w:p>
    <w:p w:rsidR="00000000" w:rsidDel="00000000" w:rsidP="00000000" w:rsidRDefault="00000000" w:rsidRPr="00000000" w14:paraId="000004B4">
      <w:pPr>
        <w:pStyle w:val="Heading4"/>
        <w:numPr>
          <w:ilvl w:val="0"/>
          <w:numId w:val="6"/>
        </w:numPr>
        <w:ind w:left="360" w:hanging="360"/>
        <w:rPr/>
      </w:pPr>
      <w:r w:rsidDel="00000000" w:rsidR="00000000" w:rsidRPr="00000000">
        <w:rPr>
          <w:rtl w:val="0"/>
        </w:rPr>
        <w:t xml:space="preserve">The properties can be used in classes by adding the source of the properties on top, using an annotation</w:t>
      </w:r>
    </w:p>
    <w:p w:rsidR="00000000" w:rsidDel="00000000" w:rsidP="00000000" w:rsidRDefault="00000000" w:rsidRPr="00000000" w14:paraId="000004B5">
      <w:pPr>
        <w:pStyle w:val="Heading4"/>
        <w:numPr>
          <w:ilvl w:val="0"/>
          <w:numId w:val="6"/>
        </w:numPr>
        <w:ind w:left="360" w:hanging="360"/>
        <w:rPr/>
      </w:pPr>
      <w:r w:rsidDel="00000000" w:rsidR="00000000" w:rsidRPr="00000000">
        <w:rPr>
          <w:rtl w:val="0"/>
        </w:rPr>
        <w:t xml:space="preserve">The property can be used with the @Value annotation, @Value(${name.prop})</w:t>
      </w:r>
    </w:p>
    <w:p w:rsidR="00000000" w:rsidDel="00000000" w:rsidP="00000000" w:rsidRDefault="00000000" w:rsidRPr="00000000" w14:paraId="000004B6">
      <w:pPr>
        <w:pStyle w:val="Heading4"/>
        <w:ind w:left="360" w:firstLine="0"/>
        <w:rPr/>
      </w:pPr>
      <w:r w:rsidDel="00000000" w:rsidR="00000000" w:rsidRPr="00000000">
        <w:rPr>
          <w:rtl w:val="0"/>
        </w:rPr>
      </w:r>
    </w:p>
    <w:p w:rsidR="00000000" w:rsidDel="00000000" w:rsidP="00000000" w:rsidRDefault="00000000" w:rsidRPr="00000000" w14:paraId="000004B7">
      <w:pPr>
        <w:pStyle w:val="Heading4"/>
        <w:rPr>
          <w:rFonts w:ascii="Switzerland" w:cs="Switzerland" w:eastAsia="Switzerland" w:hAnsi="Switzerland"/>
          <w:sz w:val="48"/>
          <w:szCs w:val="48"/>
        </w:rPr>
      </w:pPr>
      <w:r w:rsidDel="00000000" w:rsidR="00000000" w:rsidRPr="00000000">
        <w:rPr>
          <w:rtl w:val="0"/>
        </w:rPr>
      </w:r>
    </w:p>
    <w:p w:rsidR="00000000" w:rsidDel="00000000" w:rsidP="00000000" w:rsidRDefault="00000000" w:rsidRPr="00000000" w14:paraId="000004B8">
      <w:pPr>
        <w:rPr>
          <w:rFonts w:ascii="Switzerland" w:cs="Switzerland" w:eastAsia="Switzerland" w:hAnsi="Switzerland"/>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3"/>
        <w:tabs>
          <w:tab w:val="left" w:leader="none" w:pos="360"/>
          <w:tab w:val="left" w:leader="none" w:pos="720"/>
          <w:tab w:val="left" w:leader="none" w:pos="1080"/>
        </w:tabs>
        <w:rPr/>
      </w:pPr>
      <w:bookmarkStart w:colFirst="0" w:colLast="0" w:name="_heading=h.2250f4o" w:id="101"/>
      <w:bookmarkEnd w:id="101"/>
      <w:r w:rsidDel="00000000" w:rsidR="00000000" w:rsidRPr="00000000">
        <w:rPr>
          <w:rtl w:val="0"/>
        </w:rPr>
        <w:t xml:space="preserve">Using properties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@Configuration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@PropertySource("classpath:example.properties")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ExampleConfiguration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@Bean</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nameBean()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@Bean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valueProp(</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@Value("${greeting}")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hi)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hi;</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C9">
      <w:pPr>
        <w:pStyle w:val="Heading4"/>
        <w:numPr>
          <w:ilvl w:val="0"/>
          <w:numId w:val="6"/>
        </w:numPr>
        <w:ind w:left="360" w:hanging="360"/>
        <w:rPr/>
      </w:pPr>
      <w:r w:rsidDel="00000000" w:rsidR="00000000" w:rsidRPr="00000000">
        <w:rPr>
          <w:rtl w:val="0"/>
        </w:rPr>
        <w:t xml:space="preserve">In this example we configured a bean with the value from the property file, when we use this bean, the value from the property file will be used.</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@Component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ExampleBean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valueProp</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nameBean;</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@Autowired</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ExampleBean(String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valueProp</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nameBean)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valueProp</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valueProp</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this.nameBean = nameBean;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valueProp</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 + nameBean);</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DA">
      <w:pPr>
        <w:pStyle w:val="Heading3"/>
        <w:tabs>
          <w:tab w:val="left" w:leader="none" w:pos="360"/>
          <w:tab w:val="left" w:leader="none" w:pos="720"/>
          <w:tab w:val="left" w:leader="none" w:pos="1080"/>
        </w:tabs>
        <w:rPr/>
      </w:pPr>
      <w:bookmarkStart w:colFirst="0" w:colLast="0" w:name="_heading=h.haapch" w:id="102"/>
      <w:bookmarkEnd w:id="102"/>
      <w:r w:rsidDel="00000000" w:rsidR="00000000" w:rsidRPr="00000000">
        <w:rPr>
          <w:rtl w:val="0"/>
        </w:rPr>
        <w:t xml:space="preserve">Exercises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 are going to create a property file for configuring a database. </w:t>
      </w:r>
    </w:p>
    <w:p w:rsidR="00000000" w:rsidDel="00000000" w:rsidP="00000000" w:rsidRDefault="00000000" w:rsidRPr="00000000" w14:paraId="000004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property file for the database configuration.</w:t>
      </w:r>
    </w:p>
    <w:p w:rsidR="00000000" w:rsidDel="00000000" w:rsidP="00000000" w:rsidRDefault="00000000" w:rsidRPr="00000000" w14:paraId="000004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properties with values for driverclassname, url, username and password in it.</w:t>
      </w:r>
    </w:p>
    <w:p w:rsidR="00000000" w:rsidDel="00000000" w:rsidP="00000000" w:rsidRDefault="00000000" w:rsidRPr="00000000" w14:paraId="000004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class called TestDbConfiguration and give it the same fields as you have properties in the property file</w:t>
      </w:r>
    </w:p>
    <w:p w:rsidR="00000000" w:rsidDel="00000000" w:rsidP="00000000" w:rsidRDefault="00000000" w:rsidRPr="00000000" w14:paraId="000004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Make the class a bean by using the component annotation</w:t>
      </w:r>
    </w:p>
    <w:p w:rsidR="00000000" w:rsidDel="00000000" w:rsidP="00000000" w:rsidRDefault="00000000" w:rsidRPr="00000000" w14:paraId="000004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Use the property file to initialize the fields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Hint: if you print the result in the constructor, you can see whether it worked in the output when running the application</w:t>
      </w:r>
    </w:p>
    <w:p w:rsidR="00000000" w:rsidDel="00000000" w:rsidP="00000000" w:rsidRDefault="00000000" w:rsidRPr="00000000" w14:paraId="000004E2">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E3">
      <w:pPr>
        <w:pStyle w:val="Heading3"/>
        <w:tabs>
          <w:tab w:val="left" w:leader="none" w:pos="360"/>
          <w:tab w:val="left" w:leader="none" w:pos="720"/>
          <w:tab w:val="left" w:leader="none" w:pos="1080"/>
        </w:tabs>
        <w:rPr/>
      </w:pPr>
      <w:bookmarkStart w:colFirst="0" w:colLast="0" w:name="_heading=h.319y80a" w:id="103"/>
      <w:bookmarkEnd w:id="103"/>
      <w:r w:rsidDel="00000000" w:rsidR="00000000" w:rsidRPr="00000000">
        <w:rPr>
          <w:rtl w:val="0"/>
        </w:rPr>
        <w:t xml:space="preserve">Using profiles</w:t>
      </w:r>
    </w:p>
    <w:p w:rsidR="00000000" w:rsidDel="00000000" w:rsidP="00000000" w:rsidRDefault="00000000" w:rsidRPr="00000000" w14:paraId="000004E4">
      <w:pPr>
        <w:pStyle w:val="Heading4"/>
        <w:numPr>
          <w:ilvl w:val="0"/>
          <w:numId w:val="6"/>
        </w:numPr>
        <w:ind w:left="360" w:hanging="360"/>
        <w:rPr/>
      </w:pPr>
      <w:r w:rsidDel="00000000" w:rsidR="00000000" w:rsidRPr="00000000">
        <w:rPr>
          <w:rtl w:val="0"/>
        </w:rPr>
        <w:t xml:space="preserve">With properties we can configure our applications, but what if we wanted to have different configuration options available…</w:t>
      </w:r>
    </w:p>
    <w:p w:rsidR="00000000" w:rsidDel="00000000" w:rsidP="00000000" w:rsidRDefault="00000000" w:rsidRPr="00000000" w14:paraId="000004E5">
      <w:pPr>
        <w:pStyle w:val="Heading4"/>
        <w:numPr>
          <w:ilvl w:val="0"/>
          <w:numId w:val="6"/>
        </w:numPr>
        <w:ind w:left="360" w:hanging="360"/>
        <w:rPr/>
      </w:pPr>
      <w:r w:rsidDel="00000000" w:rsidR="00000000" w:rsidRPr="00000000">
        <w:rPr>
          <w:rtl w:val="0"/>
        </w:rPr>
        <w:t xml:space="preserve">This is a common need, for example, different configurations for the development, test and production stage</w:t>
      </w:r>
    </w:p>
    <w:p w:rsidR="00000000" w:rsidDel="00000000" w:rsidP="00000000" w:rsidRDefault="00000000" w:rsidRPr="00000000" w14:paraId="000004E6">
      <w:pPr>
        <w:pStyle w:val="Heading4"/>
        <w:numPr>
          <w:ilvl w:val="0"/>
          <w:numId w:val="6"/>
        </w:numPr>
        <w:ind w:left="360" w:hanging="360"/>
        <w:rPr/>
      </w:pPr>
      <w:r w:rsidDel="00000000" w:rsidR="00000000" w:rsidRPr="00000000">
        <w:rPr>
          <w:rtl w:val="0"/>
        </w:rPr>
        <w:t xml:space="preserve">This can be done with profiles</w:t>
      </w:r>
    </w:p>
    <w:p w:rsidR="00000000" w:rsidDel="00000000" w:rsidP="00000000" w:rsidRDefault="00000000" w:rsidRPr="00000000" w14:paraId="000004E7">
      <w:pPr>
        <w:pStyle w:val="Heading4"/>
        <w:numPr>
          <w:ilvl w:val="0"/>
          <w:numId w:val="6"/>
        </w:numPr>
        <w:ind w:left="360" w:hanging="360"/>
        <w:rPr/>
      </w:pPr>
      <w:r w:rsidDel="00000000" w:rsidR="00000000" w:rsidRPr="00000000">
        <w:rPr>
          <w:rtl w:val="0"/>
        </w:rPr>
        <w:t xml:space="preserve">We can map a bean to a certain profile, this is done with the @Profile annotation</w:t>
      </w:r>
    </w:p>
    <w:p w:rsidR="00000000" w:rsidDel="00000000" w:rsidP="00000000" w:rsidRDefault="00000000" w:rsidRPr="00000000" w14:paraId="000004E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In file DevConfig.java:</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@Configuration</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@Profile("dev")</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DevConfig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setting = "dev";</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DevConfig()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System.out.println("In DevConfig constructor: " + setting);</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In file TestConfig.java:</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@Configuration</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@Profile("test")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TestConfig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setting = "test";</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TestConfig()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System.out.println("In TestConfig constructor: " + setting);</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FE">
      <w:pPr>
        <w:pStyle w:val="Heading3"/>
        <w:tabs>
          <w:tab w:val="left" w:leader="none" w:pos="360"/>
          <w:tab w:val="left" w:leader="none" w:pos="720"/>
          <w:tab w:val="left" w:leader="none" w:pos="1080"/>
        </w:tabs>
        <w:rPr/>
      </w:pPr>
      <w:bookmarkStart w:colFirst="0" w:colLast="0" w:name="_heading=h.1gf8i83" w:id="104"/>
      <w:bookmarkEnd w:id="104"/>
      <w:r w:rsidDel="00000000" w:rsidR="00000000" w:rsidRPr="00000000">
        <w:rPr>
          <w:rtl w:val="0"/>
        </w:rPr>
        <w:tab/>
        <w:tab/>
        <w:tab/>
        <w:tab/>
        <w:t xml:space="preserve">Using profiles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4FF">
      <w:pPr>
        <w:pStyle w:val="Heading4"/>
        <w:numPr>
          <w:ilvl w:val="0"/>
          <w:numId w:val="6"/>
        </w:numPr>
        <w:ind w:left="360" w:hanging="360"/>
        <w:rPr>
          <w:rFonts w:ascii="Switzerland" w:cs="Switzerland" w:eastAsia="Switzerland" w:hAnsi="Switzerland"/>
          <w:sz w:val="48"/>
          <w:szCs w:val="48"/>
        </w:rPr>
      </w:pPr>
      <w:r w:rsidDel="00000000" w:rsidR="00000000" w:rsidRPr="00000000">
        <w:rPr>
          <w:rtl w:val="0"/>
        </w:rPr>
        <w:t xml:space="preserve">There are many ways we can enable a certain profile, the one that we’re going to be using is by adding a property to the application.properties file</w:t>
      </w:r>
      <w:r w:rsidDel="00000000" w:rsidR="00000000" w:rsidRPr="00000000">
        <w:rPr>
          <w:rtl w:val="0"/>
        </w:rPr>
      </w:r>
    </w:p>
    <w:p w:rsidR="00000000" w:rsidDel="00000000" w:rsidP="00000000" w:rsidRDefault="00000000" w:rsidRPr="00000000" w14:paraId="00000500">
      <w:pPr>
        <w:pStyle w:val="Heading4"/>
        <w:numPr>
          <w:ilvl w:val="0"/>
          <w:numId w:val="6"/>
        </w:numPr>
        <w:ind w:left="360" w:hanging="360"/>
        <w:rPr>
          <w:rFonts w:ascii="Switzerland" w:cs="Switzerland" w:eastAsia="Switzerland" w:hAnsi="Switzerland"/>
          <w:sz w:val="48"/>
          <w:szCs w:val="48"/>
        </w:rPr>
      </w:pPr>
      <w:r w:rsidDel="00000000" w:rsidR="00000000" w:rsidRPr="00000000">
        <w:rPr>
          <w:rtl w:val="0"/>
        </w:rPr>
        <w:t xml:space="preserve">This property file is used for many configuration of a Spring Boot project</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spring.profiles.active=dev</w:t>
      </w:r>
    </w:p>
    <w:p w:rsidR="00000000" w:rsidDel="00000000" w:rsidP="00000000" w:rsidRDefault="00000000" w:rsidRPr="00000000" w14:paraId="00000503">
      <w:pPr>
        <w:pStyle w:val="Heading4"/>
        <w:numPr>
          <w:ilvl w:val="0"/>
          <w:numId w:val="6"/>
        </w:numPr>
        <w:ind w:left="360" w:hanging="360"/>
        <w:rPr/>
      </w:pPr>
      <w:r w:rsidDel="00000000" w:rsidR="00000000" w:rsidRPr="00000000">
        <w:rPr>
          <w:rtl w:val="0"/>
        </w:rPr>
        <w:t xml:space="preserve">When we run the application we see the text from the DevConfig constructor in our output and not the text from the TestConfig</w:t>
      </w:r>
    </w:p>
    <w:p w:rsidR="00000000" w:rsidDel="00000000" w:rsidP="00000000" w:rsidRDefault="00000000" w:rsidRPr="00000000" w14:paraId="00000504">
      <w:pPr>
        <w:pStyle w:val="Heading3"/>
        <w:tabs>
          <w:tab w:val="left" w:leader="none" w:pos="360"/>
          <w:tab w:val="left" w:leader="none" w:pos="720"/>
          <w:tab w:val="left" w:leader="none" w:pos="1080"/>
        </w:tabs>
        <w:rPr/>
      </w:pPr>
      <w:bookmarkStart w:colFirst="0" w:colLast="0" w:name="_heading=h.40ew0vw" w:id="105"/>
      <w:bookmarkEnd w:id="105"/>
      <w:r w:rsidDel="00000000" w:rsidR="00000000" w:rsidRPr="00000000">
        <w:rPr>
          <w:rtl w:val="0"/>
        </w:rPr>
        <w:t xml:space="preserve">Exercises</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are going to create a new project for recipes. </w:t>
      </w:r>
    </w:p>
    <w:p w:rsidR="00000000" w:rsidDel="00000000" w:rsidP="00000000" w:rsidRDefault="00000000" w:rsidRPr="00000000" w14:paraId="000005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class for Recipe and Ingredient.</w:t>
      </w:r>
    </w:p>
    <w:p w:rsidR="00000000" w:rsidDel="00000000" w:rsidP="00000000" w:rsidRDefault="00000000" w:rsidRPr="00000000" w14:paraId="000005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the class Recipe relevant fields amongst which a field “signatureIngredient” that is of type ingredient and that will be set using dependency injection.</w:t>
      </w:r>
    </w:p>
    <w:p w:rsidR="00000000" w:rsidDel="00000000" w:rsidP="00000000" w:rsidRDefault="00000000" w:rsidRPr="00000000" w14:paraId="000005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the Ingredient a field String name.</w:t>
      </w:r>
    </w:p>
    <w:p w:rsidR="00000000" w:rsidDel="00000000" w:rsidP="00000000" w:rsidRDefault="00000000" w:rsidRPr="00000000" w14:paraId="000005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Make Recipe a bean by adding the @Component annotation, make Ingredient a bean by adding a configuration file and specifying two beans for Ingredient in there.</w:t>
      </w:r>
    </w:p>
    <w:p w:rsidR="00000000" w:rsidDel="00000000" w:rsidP="00000000" w:rsidRDefault="00000000" w:rsidRPr="00000000" w14:paraId="000005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first bean will be used for “regular” recipes and should get the profile regular. Give the name of the Ingredient a logical value for a regular recipe. (If you prefer a specific kitchen, go for it!)</w:t>
      </w:r>
    </w:p>
    <w:p w:rsidR="00000000" w:rsidDel="00000000" w:rsidP="00000000" w:rsidRDefault="00000000" w:rsidRPr="00000000" w14:paraId="000005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second bean will be used for “vegan” recipes and should get the profile vegan. Give the name of the ingredient a logical value for a vegan recipe.</w:t>
      </w:r>
    </w:p>
    <w:p w:rsidR="00000000" w:rsidDel="00000000" w:rsidP="00000000" w:rsidRDefault="00000000" w:rsidRPr="00000000" w14:paraId="000005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the constructor of recipe, print the select signatureIngredient.</w:t>
      </w:r>
    </w:p>
    <w:p w:rsidR="00000000" w:rsidDel="00000000" w:rsidP="00000000" w:rsidRDefault="00000000" w:rsidRPr="00000000" w14:paraId="000005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Choose the active profile. Run the applications twice, once for each profile.</w:t>
      </w:r>
    </w:p>
    <w:p w:rsidR="00000000" w:rsidDel="00000000" w:rsidP="00000000" w:rsidRDefault="00000000" w:rsidRPr="00000000" w14:paraId="000005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can you find 3 different ways for setting the active profile? And can you print the active profile in the main?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2 (optional challenge)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this exercise, we’re going to combine the properties with @Value and profiles. We’ll continue from the previous project with the database configuration.</w:t>
      </w:r>
    </w:p>
    <w:p w:rsidR="00000000" w:rsidDel="00000000" w:rsidP="00000000" w:rsidRDefault="00000000" w:rsidRPr="00000000" w14:paraId="0000051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Rewrite the class you already had to be the database for testing.</w:t>
      </w:r>
    </w:p>
    <w:p w:rsidR="00000000" w:rsidDel="00000000" w:rsidP="00000000" w:rsidRDefault="00000000" w:rsidRPr="00000000" w14:paraId="000005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another class for configuring the database for development.</w:t>
      </w:r>
    </w:p>
    <w:p w:rsidR="00000000" w:rsidDel="00000000" w:rsidP="00000000" w:rsidRDefault="00000000" w:rsidRPr="00000000" w14:paraId="000005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When the profile test is activated, the first configuration file should be used, when the profile dev is activated, the development configuration file should be used. Hint: configuration files are beans too!</w:t>
      </w:r>
    </w:p>
    <w:p w:rsidR="00000000" w:rsidDel="00000000" w:rsidP="00000000" w:rsidRDefault="00000000" w:rsidRPr="00000000" w14:paraId="00000515">
      <w:pPr>
        <w:rPr/>
      </w:pPr>
      <w:r w:rsidDel="00000000" w:rsidR="00000000" w:rsidRPr="00000000">
        <w:rPr>
          <w:rtl w:val="0"/>
        </w:rPr>
      </w:r>
    </w:p>
    <w:sectPr>
      <w:footerReference r:id="rId67" w:type="default"/>
      <w:type w:val="nextPage"/>
      <w:pgSz w:h="15840" w:w="12240" w:orient="portrait"/>
      <w:pgMar w:bottom="720" w:top="720" w:left="1080" w:right="1080" w:header="0" w:footer="3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Courier New"/>
  <w:font w:name="Times New Roman"/>
  <w:font w:name="PalmSprings"/>
  <w:font w:name="Menlo"/>
  <w:font w:name="Noto Sans Symbols">
    <w:embedRegular w:fontKey="{00000000-0000-0000-0000-000000000000}" r:id="rId3" w:subsetted="0"/>
    <w:embedBold w:fontKey="{00000000-0000-0000-0000-000000000000}" r:id="rId4" w:subsetted="0"/>
  </w:font>
  <w:font w:name="Switzerland"/>
  <w:font w:name="Noto Serif"/>
  <w:font w:name="Apple Color Emoji"/>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b w:val="0"/>
        <w:i w:val="0"/>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bullet"/>
      <w:lvlText w:val="−"/>
      <w:lvlJc w:val="left"/>
      <w:pPr>
        <w:ind w:left="504" w:firstLine="0"/>
      </w:pPr>
      <w:rPr>
        <w:rFonts w:ascii="Noto Sans Symbols" w:cs="Noto Sans Symbols" w:eastAsia="Noto Sans Symbols" w:hAnsi="Noto Sans Symbols"/>
        <w:b w:val="0"/>
        <w:i w:val="0"/>
        <w:sz w:val="32"/>
        <w:szCs w:val="3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8">
    <w:lvl w:ilvl="0">
      <w:start w:val="1"/>
      <w:numFmt w:val="decimal"/>
      <w:lvlText w:val="Module %1"/>
      <w:lvlJc w:val="left"/>
      <w:pPr>
        <w:ind w:left="90" w:firstLine="0"/>
      </w:pPr>
      <w:rPr/>
    </w:lvl>
    <w:lvl w:ilvl="1">
      <w:start w:val="1"/>
      <w:numFmt w:val="decimal"/>
      <w:lvlText w:val="Section %1–%2"/>
      <w:lvlJc w:val="left"/>
      <w:pPr>
        <w:ind w:left="0" w:firstLine="0"/>
      </w:pPr>
      <w:rPr/>
    </w:lvl>
    <w:lvl w:ilvl="2">
      <w:start w:val="1"/>
      <w:numFmt w:val="decimal"/>
      <w:lvlText w:val="%1.%2.%3."/>
      <w:lvlJc w:val="left"/>
      <w:pPr>
        <w:ind w:left="864" w:hanging="503.99999999999994"/>
      </w:pPr>
      <w:rPr/>
    </w:lvl>
    <w:lvl w:ilvl="3">
      <w:start w:val="1"/>
      <w:numFmt w:val="decimal"/>
      <w:lvlText w:val="%1.%2.%3.%4."/>
      <w:lvlJc w:val="left"/>
      <w:pPr>
        <w:ind w:left="1368" w:hanging="647.9999999999999"/>
      </w:pPr>
      <w:rPr/>
    </w:lvl>
    <w:lvl w:ilvl="4">
      <w:start w:val="1"/>
      <w:numFmt w:val="decimal"/>
      <w:lvlText w:val="%1.%2.%3.%4.%5."/>
      <w:lvlJc w:val="left"/>
      <w:pPr>
        <w:ind w:left="1872" w:hanging="792.0000000000002"/>
      </w:pPr>
      <w:rPr/>
    </w:lvl>
    <w:lvl w:ilvl="5">
      <w:start w:val="1"/>
      <w:numFmt w:val="decimal"/>
      <w:lvlText w:val="%1.%2.%3.%4.%5.%6."/>
      <w:lvlJc w:val="left"/>
      <w:pPr>
        <w:ind w:left="2376" w:hanging="936"/>
      </w:pPr>
      <w:rPr/>
    </w:lvl>
    <w:lvl w:ilvl="6">
      <w:start w:val="1"/>
      <w:numFmt w:val="decimal"/>
      <w:lvlText w:val="%1.%2.%3.%4.%5.%6.%7."/>
      <w:lvlJc w:val="left"/>
      <w:pPr>
        <w:ind w:left="2880" w:hanging="1080"/>
      </w:pPr>
      <w:rPr/>
    </w:lvl>
    <w:lvl w:ilvl="7">
      <w:start w:val="1"/>
      <w:numFmt w:val="decimal"/>
      <w:lvlText w:val="%1.%2.%3.%4.%5.%6.%7.%8."/>
      <w:lvlJc w:val="left"/>
      <w:pPr>
        <w:ind w:left="3384" w:hanging="1224.0000000000005"/>
      </w:pPr>
      <w:rPr/>
    </w:lvl>
    <w:lvl w:ilvl="8">
      <w:start w:val="1"/>
      <w:numFmt w:val="decimal"/>
      <w:lvlText w:val="%1.%2.%3.%4.%5.%6.%7.%8.%9."/>
      <w:lvlJc w:val="left"/>
      <w:pPr>
        <w:ind w:left="3960" w:hanging="1440"/>
      </w:pPr>
      <w:rPr/>
    </w:lvl>
  </w:abstractNum>
  <w:abstractNum w:abstractNumId="9">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5">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before="2880" w:lineRule="auto"/>
      <w:ind w:left="90" w:firstLine="0"/>
      <w:jc w:val="center"/>
    </w:pPr>
    <w:rPr>
      <w:rFonts w:ascii="PalmSprings" w:cs="PalmSprings" w:eastAsia="PalmSprings" w:hAnsi="PalmSprings"/>
      <w:b w:val="1"/>
      <w:sz w:val="60"/>
      <w:szCs w:val="60"/>
    </w:rPr>
  </w:style>
  <w:style w:type="paragraph" w:styleId="Heading2">
    <w:name w:val="heading 2"/>
    <w:basedOn w:val="Normal"/>
    <w:next w:val="Normal"/>
    <w:pPr>
      <w:pageBreakBefore w:val="1"/>
      <w:widowControl w:val="0"/>
      <w:spacing w:before="3600" w:lineRule="auto"/>
      <w:ind w:left="90" w:firstLine="0"/>
      <w:jc w:val="center"/>
    </w:pPr>
    <w:rPr>
      <w:rFonts w:ascii="PalmSprings" w:cs="PalmSprings" w:eastAsia="PalmSprings" w:hAnsi="PalmSprings"/>
      <w:b w:val="0"/>
      <w:sz w:val="48"/>
      <w:szCs w:val="48"/>
    </w:rPr>
  </w:style>
  <w:style w:type="paragraph" w:styleId="Heading3">
    <w:name w:val="heading 3"/>
    <w:basedOn w:val="Normal"/>
    <w:next w:val="Normal"/>
    <w:pPr>
      <w:keepNext w:val="1"/>
      <w:pageBreakBefore w:val="1"/>
      <w:pBdr>
        <w:bottom w:color="000000" w:space="8" w:sz="12" w:val="single"/>
      </w:pBdr>
      <w:tabs>
        <w:tab w:val="left" w:leader="none" w:pos="360"/>
        <w:tab w:val="left" w:leader="none" w:pos="720"/>
        <w:tab w:val="left" w:leader="none" w:pos="1080"/>
      </w:tabs>
      <w:spacing w:after="200" w:lineRule="auto"/>
      <w:jc w:val="center"/>
    </w:pPr>
    <w:rPr>
      <w:rFonts w:ascii="Switzerland" w:cs="Switzerland" w:eastAsia="Switzerland" w:hAnsi="Switzerland"/>
      <w:b w:val="1"/>
      <w:sz w:val="48"/>
      <w:szCs w:val="48"/>
    </w:rPr>
  </w:style>
  <w:style w:type="paragraph" w:styleId="Heading4">
    <w:name w:val="heading 4"/>
    <w:basedOn w:val="Normal"/>
    <w:next w:val="Normal"/>
    <w:pPr>
      <w:keepNext w:val="1"/>
      <w:spacing w:before="520" w:lineRule="auto"/>
      <w:ind w:left="360" w:hanging="360"/>
    </w:pPr>
    <w:rPr>
      <w:rFonts w:ascii="PalmSprings" w:cs="PalmSprings" w:eastAsia="PalmSprings" w:hAnsi="PalmSprings"/>
      <w:b w:val="1"/>
      <w:sz w:val="36"/>
      <w:szCs w:val="36"/>
    </w:rPr>
  </w:style>
  <w:style w:type="paragraph" w:styleId="Heading5">
    <w:name w:val="heading 5"/>
    <w:basedOn w:val="Normal"/>
    <w:next w:val="Normal"/>
    <w:pPr>
      <w:tabs>
        <w:tab w:val="left" w:leader="none" w:pos="720"/>
      </w:tabs>
      <w:spacing w:before="240" w:lineRule="auto"/>
      <w:ind w:left="720" w:hanging="360"/>
    </w:pPr>
    <w:rPr>
      <w:rFonts w:ascii="PalmSprings" w:cs="PalmSprings" w:eastAsia="PalmSprings" w:hAnsi="PalmSprings"/>
      <w:sz w:val="32"/>
      <w:szCs w:val="32"/>
    </w:rPr>
  </w:style>
  <w:style w:type="paragraph" w:styleId="Heading6">
    <w:name w:val="heading 6"/>
    <w:basedOn w:val="Normal"/>
    <w:next w:val="Normal"/>
    <w:pPr>
      <w:tabs>
        <w:tab w:val="left" w:leader="none" w:pos="936"/>
      </w:tabs>
      <w:spacing w:before="200" w:lineRule="auto"/>
      <w:ind w:left="936" w:hanging="215.99999999999994"/>
    </w:pPr>
    <w:rPr>
      <w:rFonts w:ascii="PalmSprings" w:cs="PalmSprings" w:eastAsia="PalmSprings" w:hAnsi="PalmSprings"/>
      <w:sz w:val="28"/>
      <w:szCs w:val="2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8113D"/>
    <w:rPr>
      <w:lang w:eastAsia="en-US"/>
    </w:rPr>
  </w:style>
  <w:style w:type="paragraph" w:styleId="Heading1">
    <w:name w:val="heading 1"/>
    <w:basedOn w:val="Normal"/>
    <w:next w:val="Normal"/>
    <w:qFormat w:val="1"/>
    <w:rsid w:val="00737963"/>
    <w:pPr>
      <w:widowControl w:val="0"/>
      <w:numPr>
        <w:numId w:val="13"/>
      </w:numPr>
      <w:spacing w:before="2880"/>
      <w:jc w:val="center"/>
      <w:outlineLvl w:val="0"/>
    </w:pPr>
    <w:rPr>
      <w:rFonts w:ascii="PalmSprings" w:hAnsi="PalmSprings"/>
      <w:b w:val="1"/>
      <w:snapToGrid w:val="0"/>
      <w:sz w:val="60"/>
    </w:rPr>
  </w:style>
  <w:style w:type="paragraph" w:styleId="Heading2">
    <w:name w:val="heading 2"/>
    <w:basedOn w:val="Heading1"/>
    <w:next w:val="Normal"/>
    <w:qFormat w:val="1"/>
    <w:rsid w:val="00737963"/>
    <w:pPr>
      <w:pageBreakBefore w:val="1"/>
      <w:numPr>
        <w:ilvl w:val="1"/>
      </w:numPr>
      <w:spacing w:before="3600"/>
      <w:outlineLvl w:val="1"/>
    </w:pPr>
    <w:rPr>
      <w:b w:val="0"/>
      <w:sz w:val="48"/>
    </w:rPr>
  </w:style>
  <w:style w:type="paragraph" w:styleId="Heading3">
    <w:name w:val="heading 3"/>
    <w:basedOn w:val="Normal"/>
    <w:next w:val="Heading4"/>
    <w:link w:val="Heading3Char"/>
    <w:uiPriority w:val="9"/>
    <w:qFormat w:val="1"/>
    <w:pPr>
      <w:keepNext w:val="1"/>
      <w:pageBreakBefore w:val="1"/>
      <w:pBdr>
        <w:bottom w:color="auto" w:space="8" w:sz="12" w:val="single"/>
      </w:pBdr>
      <w:tabs>
        <w:tab w:val="left" w:pos="360"/>
        <w:tab w:val="left" w:pos="720"/>
        <w:tab w:val="left" w:pos="1080"/>
      </w:tabs>
      <w:spacing w:after="200"/>
      <w:jc w:val="center"/>
      <w:outlineLvl w:val="2"/>
    </w:pPr>
    <w:rPr>
      <w:rFonts w:ascii="Switzerland" w:hAnsi="Switzerland"/>
      <w:b w:val="1"/>
      <w:sz w:val="48"/>
    </w:rPr>
  </w:style>
  <w:style w:type="paragraph" w:styleId="Heading4">
    <w:name w:val="heading 4"/>
    <w:basedOn w:val="Normal"/>
    <w:qFormat w:val="1"/>
    <w:rsid w:val="00580B55"/>
    <w:pPr>
      <w:keepNext w:val="1"/>
      <w:numPr>
        <w:numId w:val="12"/>
      </w:numPr>
      <w:spacing w:before="520"/>
      <w:outlineLvl w:val="3"/>
    </w:pPr>
    <w:rPr>
      <w:rFonts w:ascii="PalmSprings" w:cs="Courier New" w:hAnsi="PalmSprings"/>
      <w:b w:val="1"/>
      <w:sz w:val="36"/>
    </w:rPr>
  </w:style>
  <w:style w:type="paragraph" w:styleId="Heading5">
    <w:name w:val="heading 5"/>
    <w:basedOn w:val="Normal"/>
    <w:qFormat w:val="1"/>
    <w:pPr>
      <w:numPr>
        <w:numId w:val="11"/>
      </w:numPr>
      <w:tabs>
        <w:tab w:val="left" w:pos="720"/>
      </w:tabs>
      <w:spacing w:before="240"/>
      <w:ind w:left="720" w:hanging="360"/>
      <w:outlineLvl w:val="4"/>
    </w:pPr>
    <w:rPr>
      <w:rFonts w:ascii="PalmSprings" w:hAnsi="PalmSprings"/>
      <w:snapToGrid w:val="0"/>
      <w:sz w:val="32"/>
    </w:rPr>
  </w:style>
  <w:style w:type="paragraph" w:styleId="Heading6">
    <w:name w:val="heading 6"/>
    <w:basedOn w:val="Normal"/>
    <w:qFormat w:val="1"/>
    <w:pPr>
      <w:numPr>
        <w:numId w:val="10"/>
      </w:numPr>
      <w:tabs>
        <w:tab w:val="left" w:pos="936"/>
      </w:tabs>
      <w:spacing w:before="200"/>
      <w:ind w:left="936" w:hanging="216"/>
      <w:outlineLvl w:val="5"/>
    </w:pPr>
    <w:rPr>
      <w:rFonts w:ascii="PalmSprings" w:hAnsi="PalmSprings"/>
      <w:sz w:val="28"/>
    </w:rPr>
  </w:style>
  <w:style w:type="paragraph" w:styleId="Heading7">
    <w:name w:val="heading 7"/>
    <w:basedOn w:val="Normal"/>
    <w:qFormat w:val="1"/>
    <w:pPr>
      <w:keepNext w:val="1"/>
      <w:numPr>
        <w:numId w:val="8"/>
      </w:numPr>
      <w:tabs>
        <w:tab w:val="clear" w:pos="360"/>
        <w:tab w:val="num" w:pos="720"/>
      </w:tabs>
      <w:spacing w:before="120"/>
      <w:ind w:left="720"/>
      <w:outlineLvl w:val="6"/>
    </w:pPr>
    <w:rPr>
      <w:rFonts w:ascii="PalmSprings" w:hAnsi="PalmSprings"/>
      <w:snapToGrid w:val="0"/>
      <w:color w:val="000000"/>
      <w:sz w:val="28"/>
    </w:rPr>
  </w:style>
  <w:style w:type="paragraph" w:styleId="Heading8">
    <w:name w:val="heading 8"/>
    <w:basedOn w:val="Normal"/>
    <w:next w:val="Normal"/>
    <w:qFormat w:val="1"/>
    <w:pPr>
      <w:keepNext w:val="1"/>
      <w:jc w:val="center"/>
      <w:outlineLvl w:val="7"/>
    </w:pPr>
    <w:rPr>
      <w:rFonts w:ascii="PalmSprings" w:hAnsi="PalmSprings"/>
      <w:b w:val="1"/>
      <w:sz w:val="48"/>
    </w:rPr>
  </w:style>
  <w:style w:type="paragraph" w:styleId="Heading9">
    <w:name w:val="heading 9"/>
    <w:basedOn w:val="Normal"/>
    <w:next w:val="Normal"/>
    <w:qFormat w:val="1"/>
    <w:pPr>
      <w:numPr>
        <w:ilvl w:val="8"/>
        <w:numId w:val="9"/>
      </w:numPr>
      <w:spacing w:after="60" w:before="2880"/>
      <w:jc w:val="center"/>
      <w:outlineLvl w:val="8"/>
    </w:pPr>
    <w:rPr>
      <w:rFonts w:ascii="PalmSprings" w:hAnsi="PalmSprings"/>
      <w:b w:val="1"/>
      <w:sz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abStep1" w:customStyle="1">
    <w:name w:val="Lab Step 1"/>
    <w:basedOn w:val="Normal"/>
    <w:qFormat w:val="1"/>
    <w:rsid w:val="00BD4F7B"/>
    <w:pPr>
      <w:numPr>
        <w:numId w:val="14"/>
      </w:numPr>
      <w:spacing w:before="240"/>
    </w:pPr>
    <w:rPr>
      <w:rFonts w:ascii="PalmSprings" w:hAnsi="PalmSprings"/>
      <w:sz w:val="28"/>
    </w:rPr>
  </w:style>
  <w:style w:type="paragraph" w:styleId="LabStep11" w:customStyle="1">
    <w:name w:val="Lab Step 1.1"/>
    <w:basedOn w:val="Normal"/>
    <w:qFormat w:val="1"/>
    <w:rsid w:val="00224344"/>
    <w:pPr>
      <w:numPr>
        <w:numId w:val="15"/>
      </w:numPr>
      <w:tabs>
        <w:tab w:val="num" w:pos="1080"/>
      </w:tabs>
      <w:spacing w:before="240"/>
    </w:pPr>
    <w:rPr>
      <w:rFonts w:ascii="PalmSprings" w:hAnsi="PalmSprings"/>
      <w:sz w:val="28"/>
    </w:rPr>
  </w:style>
  <w:style w:type="paragraph" w:styleId="TOC9">
    <w:name w:val="toc 9"/>
    <w:basedOn w:val="Normal"/>
    <w:next w:val="Normal"/>
    <w:uiPriority w:val="39"/>
    <w:pPr>
      <w:tabs>
        <w:tab w:val="right" w:leader="dot" w:pos="9360"/>
      </w:tabs>
      <w:spacing w:before="120"/>
    </w:pPr>
    <w:rPr>
      <w:rFonts w:ascii="PalmSprings" w:hAnsi="PalmSprings"/>
      <w:b w:val="1"/>
    </w:rPr>
  </w:style>
  <w:style w:type="paragraph" w:styleId="Footer">
    <w:name w:val="footer"/>
    <w:basedOn w:val="Normal"/>
    <w:pPr>
      <w:tabs>
        <w:tab w:val="center" w:pos="4320"/>
        <w:tab w:val="right" w:pos="8640"/>
      </w:tabs>
      <w:jc w:val="center"/>
    </w:pPr>
  </w:style>
  <w:style w:type="character" w:styleId="PageNumber">
    <w:name w:val="page number"/>
    <w:rPr>
      <w:sz w:val="20"/>
    </w:rPr>
  </w:style>
  <w:style w:type="paragraph" w:styleId="BodyText">
    <w:name w:val="Body Text"/>
    <w:basedOn w:val="Normal"/>
    <w:link w:val="BodyTextChar"/>
    <w:rsid w:val="00F6566A"/>
    <w:pPr>
      <w:spacing w:after="280" w:before="280"/>
    </w:pPr>
    <w:rPr>
      <w:rFonts w:ascii="PalmSprings" w:hAnsi="PalmSprings"/>
      <w:sz w:val="28"/>
      <w:szCs w:val="28"/>
    </w:rPr>
  </w:style>
  <w:style w:type="paragraph" w:styleId="ExCode2" w:customStyle="1">
    <w:name w:val="ExCode 2"/>
    <w:basedOn w:val="Normal"/>
    <w:link w:val="ExCode2Char"/>
    <w:rsid w:val="00B858B6"/>
    <w:pPr>
      <w:ind w:left="360" w:right="144"/>
    </w:pPr>
    <w:rPr>
      <w:rFonts w:ascii="Courier New" w:hAnsi="Courier New"/>
      <w:sz w:val="25"/>
    </w:rPr>
  </w:style>
  <w:style w:type="character" w:styleId="ExCode2Char" w:customStyle="1">
    <w:name w:val="ExCode 2 Char"/>
    <w:link w:val="ExCode2"/>
    <w:rsid w:val="00B858B6"/>
    <w:rPr>
      <w:rFonts w:ascii="Courier New" w:hAnsi="Courier New"/>
      <w:sz w:val="25"/>
    </w:rPr>
  </w:style>
  <w:style w:type="paragraph" w:styleId="WorkbookText" w:customStyle="1">
    <w:name w:val="WorkbookText"/>
    <w:basedOn w:val="Normal"/>
    <w:rsid w:val="00FA2A72"/>
    <w:pPr>
      <w:spacing w:after="60" w:before="480"/>
      <w:ind w:left="1267" w:right="1267"/>
      <w:jc w:val="center"/>
    </w:pPr>
    <w:rPr>
      <w:rFonts w:ascii="PalmSprings" w:hAnsi="PalmSprings"/>
      <w:b w:val="1"/>
      <w:sz w:val="36"/>
    </w:rPr>
  </w:style>
  <w:style w:type="paragraph" w:styleId="ConclusionModHeader" w:customStyle="1">
    <w:name w:val="ConclusionModHeader"/>
    <w:basedOn w:val="Heading1"/>
    <w:semiHidden w:val="1"/>
    <w:pPr>
      <w:numPr>
        <w:numId w:val="6"/>
      </w:numPr>
    </w:pPr>
  </w:style>
  <w:style w:type="paragraph" w:styleId="Version" w:customStyle="1">
    <w:name w:val="Version"/>
    <w:basedOn w:val="Normal"/>
    <w:semiHidden w:val="1"/>
    <w:rsid w:val="00FA2A72"/>
    <w:pPr>
      <w:spacing w:after="60"/>
      <w:ind w:left="1267" w:right="1267"/>
      <w:jc w:val="center"/>
    </w:pPr>
    <w:rPr>
      <w:rFonts w:ascii="PalmSprings" w:hAnsi="PalmSprings"/>
      <w:kern w:val="28"/>
      <w:sz w:val="28"/>
    </w:rPr>
  </w:style>
  <w:style w:type="paragraph" w:styleId="Copyright" w:customStyle="1">
    <w:name w:val="Copyright"/>
    <w:basedOn w:val="Normal"/>
    <w:rPr>
      <w:sz w:val="28"/>
    </w:rPr>
  </w:style>
  <w:style w:type="paragraph" w:styleId="ExampleText" w:customStyle="1">
    <w:name w:val="Example Text"/>
    <w:basedOn w:val="Normal"/>
    <w:pPr>
      <w:tabs>
        <w:tab w:val="left" w:pos="360"/>
      </w:tabs>
      <w:ind w:left="720"/>
    </w:pPr>
    <w:rPr>
      <w:rFonts w:ascii="PalmSprings" w:hAnsi="PalmSprings"/>
      <w:sz w:val="24"/>
    </w:rPr>
  </w:style>
  <w:style w:type="character" w:styleId="Codeinline" w:customStyle="1">
    <w:name w:val="Code (inline)"/>
    <w:semiHidden w:val="1"/>
    <w:rPr>
      <w:rFonts w:ascii="Courier New" w:hAnsi="Courier New"/>
    </w:rPr>
  </w:style>
  <w:style w:type="paragraph" w:styleId="DocumentMap">
    <w:name w:val="Document Map"/>
    <w:basedOn w:val="Normal"/>
    <w:semiHidden w:val="1"/>
    <w:pPr>
      <w:shd w:color="auto" w:fill="000080" w:val="clear"/>
    </w:pPr>
    <w:rPr>
      <w:rFonts w:ascii="Tahoma" w:hAnsi="Tahoma"/>
    </w:rPr>
  </w:style>
  <w:style w:type="paragraph" w:styleId="Bibliography">
    <w:name w:val="Bibliography"/>
    <w:basedOn w:val="ExampleText"/>
    <w:semiHidden w:val="1"/>
    <w:pPr>
      <w:spacing w:after="240" w:before="240"/>
      <w:ind w:left="360" w:hanging="360"/>
    </w:pPr>
  </w:style>
  <w:style w:type="paragraph" w:styleId="StyleSynopsisItalic" w:customStyle="1">
    <w:name w:val="Style Synopsis + Italic"/>
    <w:basedOn w:val="Normal"/>
    <w:link w:val="StyleSynopsisItalicChar"/>
    <w:semiHidden w:val="1"/>
    <w:rsid w:val="00881C57"/>
    <w:pPr>
      <w:spacing w:before="120"/>
      <w:ind w:left="3240" w:right="144" w:hanging="2880"/>
    </w:pPr>
    <w:rPr>
      <w:rFonts w:ascii="Courier New" w:hAnsi="Courier New"/>
      <w:iCs w:val="1"/>
      <w:sz w:val="32"/>
    </w:rPr>
  </w:style>
  <w:style w:type="character" w:styleId="StyleSynopsisItalicChar" w:customStyle="1">
    <w:name w:val="Style Synopsis + Italic Char"/>
    <w:link w:val="StyleSynopsisItalic"/>
    <w:rsid w:val="00C0200D"/>
    <w:rPr>
      <w:rFonts w:ascii="Courier New" w:hAnsi="Courier New"/>
      <w:i w:val="1"/>
      <w:iCs w:val="1"/>
      <w:sz w:val="32"/>
      <w:lang w:bidi="ar-SA" w:eastAsia="en-US" w:val="en-US"/>
    </w:rPr>
  </w:style>
  <w:style w:type="paragraph" w:styleId="CourseConclusion" w:customStyle="1">
    <w:name w:val="CourseConclusion"/>
    <w:basedOn w:val="Heading1"/>
    <w:semiHidden w:val="1"/>
    <w:pPr>
      <w:numPr>
        <w:numId w:val="0"/>
      </w:numPr>
    </w:pPr>
  </w:style>
  <w:style w:type="paragraph" w:styleId="TOC-Header" w:customStyle="1">
    <w:name w:val="TOC - Header"/>
    <w:basedOn w:val="Heading8"/>
  </w:style>
  <w:style w:type="paragraph" w:styleId="TOC1">
    <w:name w:val="toc 1"/>
    <w:basedOn w:val="Normal"/>
    <w:next w:val="Normal"/>
    <w:uiPriority w:val="39"/>
    <w:pPr>
      <w:tabs>
        <w:tab w:val="right" w:leader="dot" w:pos="9360"/>
      </w:tabs>
      <w:spacing w:before="120"/>
    </w:pPr>
    <w:rPr>
      <w:rFonts w:ascii="PalmSprings" w:hAnsi="PalmSprings"/>
      <w:b w:val="1"/>
      <w:noProof w:val="1"/>
    </w:rPr>
  </w:style>
  <w:style w:type="paragraph" w:styleId="TOC2">
    <w:name w:val="toc 2"/>
    <w:basedOn w:val="Normal"/>
    <w:next w:val="Normal"/>
    <w:uiPriority w:val="39"/>
    <w:pPr>
      <w:tabs>
        <w:tab w:val="right" w:leader="dot" w:pos="9360"/>
      </w:tabs>
      <w:spacing w:before="60"/>
      <w:ind w:left="144"/>
    </w:pPr>
    <w:rPr>
      <w:rFonts w:ascii="PalmSprings" w:hAnsi="PalmSprings"/>
      <w:noProof w:val="1"/>
    </w:rPr>
  </w:style>
  <w:style w:type="paragraph" w:styleId="TOC3">
    <w:name w:val="toc 3"/>
    <w:basedOn w:val="Normal"/>
    <w:next w:val="Normal"/>
    <w:uiPriority w:val="39"/>
    <w:pPr>
      <w:tabs>
        <w:tab w:val="right" w:leader="dot" w:pos="9360"/>
      </w:tabs>
      <w:ind w:left="288"/>
    </w:pPr>
    <w:rPr>
      <w:rFonts w:ascii="PalmSprings" w:hAnsi="PalmSprings"/>
    </w:rPr>
  </w:style>
  <w:style w:type="paragraph" w:styleId="TOC4">
    <w:name w:val="toc 4"/>
    <w:basedOn w:val="Normal"/>
    <w:next w:val="Normal"/>
    <w:uiPriority w:val="39"/>
    <w:pPr>
      <w:ind w:left="600"/>
    </w:pPr>
  </w:style>
  <w:style w:type="paragraph" w:styleId="TOC5">
    <w:name w:val="toc 5"/>
    <w:basedOn w:val="Normal"/>
    <w:next w:val="Normal"/>
    <w:uiPriority w:val="39"/>
    <w:pPr>
      <w:ind w:left="800"/>
    </w:pPr>
  </w:style>
  <w:style w:type="paragraph" w:styleId="TOC6">
    <w:name w:val="toc 6"/>
    <w:basedOn w:val="Normal"/>
    <w:next w:val="Normal"/>
    <w:uiPriority w:val="39"/>
    <w:pPr>
      <w:ind w:left="1000"/>
    </w:pPr>
  </w:style>
  <w:style w:type="paragraph" w:styleId="TOC7">
    <w:name w:val="toc 7"/>
    <w:basedOn w:val="Normal"/>
    <w:next w:val="Normal"/>
    <w:uiPriority w:val="39"/>
    <w:pPr>
      <w:ind w:left="1200"/>
    </w:pPr>
  </w:style>
  <w:style w:type="paragraph" w:styleId="TOC8">
    <w:name w:val="toc 8"/>
    <w:basedOn w:val="Normal"/>
    <w:next w:val="Normal"/>
    <w:uiPriority w:val="39"/>
    <w:pPr>
      <w:ind w:left="1400"/>
    </w:pPr>
  </w:style>
  <w:style w:type="paragraph" w:styleId="ModSummaryTitle" w:customStyle="1">
    <w:name w:val="ModSummary Title"/>
    <w:basedOn w:val="Heading3"/>
    <w:semiHidden w:val="1"/>
    <w:pPr>
      <w:pBdr>
        <w:bottom w:color="auto" w:space="12" w:sz="12" w:val="single"/>
      </w:pBdr>
    </w:pPr>
  </w:style>
  <w:style w:type="character" w:styleId="FollowedHyperlink">
    <w:name w:val="FollowedHyperlink"/>
    <w:semiHidden w:val="1"/>
    <w:rPr>
      <w:color w:val="800080"/>
      <w:u w:val="single"/>
    </w:rPr>
  </w:style>
  <w:style w:type="paragraph" w:styleId="Appendix" w:customStyle="1">
    <w:name w:val="Appendix"/>
    <w:basedOn w:val="Heading1"/>
    <w:semiHidden w:val="1"/>
    <w:pPr>
      <w:numPr>
        <w:numId w:val="7"/>
      </w:numPr>
    </w:pPr>
  </w:style>
  <w:style w:type="character" w:styleId="Hyperlink">
    <w:name w:val="Hyperlink"/>
    <w:uiPriority w:val="99"/>
    <w:rPr>
      <w:color w:val="0000ff"/>
      <w:u w:val="none"/>
    </w:rPr>
  </w:style>
  <w:style w:type="paragraph" w:styleId="URL" w:customStyle="1">
    <w:name w:val="URL"/>
    <w:basedOn w:val="Normal"/>
    <w:semiHidden w:val="1"/>
    <w:pPr>
      <w:spacing w:before="240"/>
      <w:ind w:left="720" w:hanging="720"/>
    </w:pPr>
    <w:rPr>
      <w:rFonts w:ascii="Courier New" w:hAnsi="Courier New"/>
      <w:sz w:val="24"/>
    </w:rPr>
  </w:style>
  <w:style w:type="paragraph" w:styleId="ExBoxLevel2" w:customStyle="1">
    <w:name w:val="ExBox Level 2"/>
    <w:basedOn w:val="Normal"/>
    <w:pPr>
      <w:pBdr>
        <w:top w:color="auto" w:space="1" w:sz="18" w:val="single"/>
        <w:left w:color="auto" w:space="5" w:sz="18" w:val="single"/>
        <w:bottom w:color="auto" w:space="1" w:sz="18" w:val="single"/>
        <w:right w:color="auto" w:space="6" w:sz="18" w:val="single"/>
      </w:pBdr>
      <w:spacing w:after="300" w:before="360"/>
      <w:ind w:left="547" w:right="8107"/>
    </w:pPr>
    <w:rPr>
      <w:rFonts w:ascii="PalmSprings" w:hAnsi="PalmSprings"/>
      <w:b w:val="1"/>
      <w:sz w:val="36"/>
    </w:rPr>
  </w:style>
  <w:style w:type="paragraph" w:styleId="Section" w:customStyle="1">
    <w:name w:val="Section"/>
    <w:basedOn w:val="Normal"/>
    <w:semiHidden w:val="1"/>
    <w:pPr>
      <w:spacing w:before="3000"/>
      <w:jc w:val="center"/>
    </w:pPr>
    <w:rPr>
      <w:rFonts w:ascii="PalmSprings" w:hAnsi="PalmSprings"/>
      <w:sz w:val="48"/>
    </w:rPr>
  </w:style>
  <w:style w:type="paragraph" w:styleId="CourseTitle" w:customStyle="1">
    <w:name w:val="Course Title"/>
    <w:basedOn w:val="Normal"/>
    <w:rsid w:val="00CA7C59"/>
    <w:pPr>
      <w:spacing w:before="2160"/>
      <w:ind w:left="187"/>
      <w:jc w:val="center"/>
    </w:pPr>
    <w:rPr>
      <w:rFonts w:ascii="PalmSprings" w:hAnsi="PalmSprings"/>
      <w:b w:val="1"/>
      <w:bCs w:val="1"/>
      <w:sz w:val="72"/>
    </w:rPr>
  </w:style>
  <w:style w:type="paragraph" w:styleId="PlainText" w:customStyle="1">
    <w:name w:val="PlainText"/>
    <w:basedOn w:val="Normal"/>
    <w:pPr>
      <w:spacing w:before="120"/>
      <w:ind w:left="360"/>
    </w:pPr>
    <w:rPr>
      <w:rFonts w:ascii="PalmSprings" w:hAnsi="PalmSprings"/>
      <w:sz w:val="32"/>
    </w:rPr>
  </w:style>
  <w:style w:type="paragraph" w:styleId="Index1">
    <w:name w:val="index 1"/>
    <w:basedOn w:val="Normal"/>
    <w:next w:val="Normal"/>
    <w:semiHidden w:val="1"/>
    <w:pPr>
      <w:ind w:left="200" w:hanging="200"/>
    </w:pPr>
  </w:style>
  <w:style w:type="paragraph" w:styleId="Index2">
    <w:name w:val="index 2"/>
    <w:basedOn w:val="Normal"/>
    <w:next w:val="Normal"/>
    <w:semiHidden w:val="1"/>
    <w:pPr>
      <w:ind w:left="400" w:hanging="200"/>
    </w:pPr>
  </w:style>
  <w:style w:type="paragraph" w:styleId="Index3">
    <w:name w:val="index 3"/>
    <w:basedOn w:val="Normal"/>
    <w:next w:val="Normal"/>
    <w:semiHidden w:val="1"/>
    <w:pPr>
      <w:ind w:left="600" w:hanging="200"/>
    </w:pPr>
  </w:style>
  <w:style w:type="paragraph" w:styleId="Index4">
    <w:name w:val="index 4"/>
    <w:basedOn w:val="Normal"/>
    <w:next w:val="Normal"/>
    <w:semiHidden w:val="1"/>
    <w:pPr>
      <w:ind w:left="800" w:hanging="200"/>
    </w:pPr>
  </w:style>
  <w:style w:type="paragraph" w:styleId="Index5">
    <w:name w:val="index 5"/>
    <w:basedOn w:val="Normal"/>
    <w:next w:val="Normal"/>
    <w:semiHidden w:val="1"/>
    <w:pPr>
      <w:ind w:left="1000" w:hanging="200"/>
    </w:pPr>
  </w:style>
  <w:style w:type="paragraph" w:styleId="Index6">
    <w:name w:val="index 6"/>
    <w:basedOn w:val="Normal"/>
    <w:next w:val="Normal"/>
    <w:semiHidden w:val="1"/>
    <w:pPr>
      <w:ind w:left="1200" w:hanging="200"/>
    </w:pPr>
  </w:style>
  <w:style w:type="paragraph" w:styleId="Index7">
    <w:name w:val="index 7"/>
    <w:basedOn w:val="Normal"/>
    <w:next w:val="Normal"/>
    <w:semiHidden w:val="1"/>
    <w:pPr>
      <w:ind w:left="1400" w:hanging="200"/>
    </w:pPr>
  </w:style>
  <w:style w:type="paragraph" w:styleId="Index8">
    <w:name w:val="index 8"/>
    <w:basedOn w:val="Normal"/>
    <w:next w:val="Normal"/>
    <w:semiHidden w:val="1"/>
    <w:pPr>
      <w:ind w:left="1600" w:hanging="200"/>
    </w:pPr>
  </w:style>
  <w:style w:type="paragraph" w:styleId="Index9">
    <w:name w:val="index 9"/>
    <w:basedOn w:val="Normal"/>
    <w:next w:val="Normal"/>
    <w:semiHidden w:val="1"/>
    <w:pPr>
      <w:ind w:left="1800" w:hanging="200"/>
    </w:pPr>
  </w:style>
  <w:style w:type="paragraph" w:styleId="ListBullet">
    <w:name w:val="List Bullet"/>
    <w:basedOn w:val="Normal"/>
    <w:semiHidden w:val="1"/>
    <w:pPr>
      <w:numPr>
        <w:numId w:val="1"/>
      </w:numPr>
    </w:pPr>
  </w:style>
  <w:style w:type="paragraph" w:styleId="ListBullet2">
    <w:name w:val="List Bullet 2"/>
    <w:basedOn w:val="Normal"/>
    <w:semiHidden w:val="1"/>
    <w:pPr>
      <w:numPr>
        <w:numId w:val="2"/>
      </w:numPr>
    </w:pPr>
  </w:style>
  <w:style w:type="paragraph" w:styleId="ListBullet3">
    <w:name w:val="List Bullet 3"/>
    <w:basedOn w:val="Normal"/>
    <w:semiHidden w:val="1"/>
    <w:pPr>
      <w:numPr>
        <w:numId w:val="3"/>
      </w:numPr>
    </w:pPr>
  </w:style>
  <w:style w:type="paragraph" w:styleId="ListBullet4">
    <w:name w:val="List Bullet 4"/>
    <w:basedOn w:val="Normal"/>
    <w:semiHidden w:val="1"/>
    <w:pPr>
      <w:numPr>
        <w:numId w:val="5"/>
      </w:numPr>
    </w:pPr>
  </w:style>
  <w:style w:type="paragraph" w:styleId="ListBullet5">
    <w:name w:val="List Bullet 5"/>
    <w:basedOn w:val="Normal"/>
    <w:semiHidden w:val="1"/>
    <w:pPr>
      <w:numPr>
        <w:numId w:val="4"/>
      </w:numPr>
    </w:pPr>
  </w:style>
  <w:style w:type="paragraph" w:styleId="ListContinue">
    <w:name w:val="List Continue"/>
    <w:basedOn w:val="Normal"/>
    <w:semiHidden w:val="1"/>
    <w:pPr>
      <w:spacing w:after="120"/>
      <w:ind w:left="360"/>
    </w:pPr>
  </w:style>
  <w:style w:type="paragraph" w:styleId="ExBoxLevel1" w:customStyle="1">
    <w:name w:val="ExBox Level 1"/>
    <w:basedOn w:val="ExBoxLevel2"/>
    <w:rsid w:val="0005426C"/>
    <w:pPr>
      <w:ind w:left="180" w:right="8370"/>
    </w:pPr>
    <w:rPr>
      <w:bCs w:val="1"/>
    </w:rPr>
  </w:style>
  <w:style w:type="paragraph" w:styleId="ExCode1" w:customStyle="1">
    <w:name w:val="ExCode 1"/>
    <w:basedOn w:val="ExCode2"/>
    <w:rsid w:val="0068116C"/>
    <w:pPr>
      <w:ind w:left="0"/>
    </w:pPr>
  </w:style>
  <w:style w:type="paragraph" w:styleId="StyleSynopsisNotItalic" w:customStyle="1">
    <w:name w:val="Style Synopsis + Not Italic"/>
    <w:basedOn w:val="Normal"/>
    <w:next w:val="Normal"/>
    <w:link w:val="StyleSynopsisNotItalicChar"/>
    <w:semiHidden w:val="1"/>
    <w:rsid w:val="00881C57"/>
    <w:pPr>
      <w:spacing w:before="120"/>
      <w:ind w:left="3240" w:right="144" w:hanging="2880"/>
    </w:pPr>
    <w:rPr>
      <w:rFonts w:ascii="Courier New" w:hAnsi="Courier New"/>
      <w:sz w:val="32"/>
    </w:rPr>
  </w:style>
  <w:style w:type="character" w:styleId="StyleSynopsisNotItalicChar" w:customStyle="1">
    <w:name w:val="Style Synopsis + Not Italic Char"/>
    <w:link w:val="StyleSynopsisNotItalic"/>
    <w:rsid w:val="00881C57"/>
    <w:rPr>
      <w:rFonts w:ascii="Courier New" w:hAnsi="Courier New"/>
      <w:i w:val="1"/>
      <w:sz w:val="32"/>
      <w:lang w:bidi="ar-SA" w:eastAsia="en-US" w:val="en-US"/>
    </w:rPr>
  </w:style>
  <w:style w:type="paragraph" w:styleId="LabTitle" w:customStyle="1">
    <w:name w:val="Lab Title"/>
    <w:basedOn w:val="PlainText0"/>
    <w:qFormat w:val="1"/>
    <w:rsid w:val="00936633"/>
    <w:rPr>
      <w:rFonts w:ascii="PalmSprings" w:hAnsi="PalmSprings"/>
      <w:b w:val="1"/>
      <w:sz w:val="32"/>
      <w:u w:val="single"/>
    </w:rPr>
  </w:style>
  <w:style w:type="paragraph" w:styleId="PlainText0">
    <w:name w:val="Plain Text"/>
    <w:basedOn w:val="Normal"/>
    <w:link w:val="PlainTextChar"/>
    <w:uiPriority w:val="99"/>
    <w:semiHidden w:val="1"/>
    <w:unhideWhenUsed w:val="1"/>
    <w:rsid w:val="00B858B6"/>
    <w:rPr>
      <w:rFonts w:ascii="Courier New" w:cs="Courier New" w:hAnsi="Courier New"/>
    </w:rPr>
  </w:style>
  <w:style w:type="character" w:styleId="PlainTextChar" w:customStyle="1">
    <w:name w:val="Plain Text Char"/>
    <w:link w:val="PlainText0"/>
    <w:uiPriority w:val="99"/>
    <w:semiHidden w:val="1"/>
    <w:rsid w:val="00B858B6"/>
    <w:rPr>
      <w:rFonts w:ascii="Courier New" w:cs="Courier New" w:hAnsi="Courier New"/>
    </w:rPr>
  </w:style>
  <w:style w:type="paragraph" w:styleId="LabText" w:customStyle="1">
    <w:name w:val="Lab Text"/>
    <w:basedOn w:val="ExampleText"/>
    <w:qFormat w:val="1"/>
    <w:rsid w:val="00936633"/>
    <w:pPr>
      <w:spacing w:before="240"/>
      <w:ind w:left="0"/>
    </w:pPr>
    <w:rPr>
      <w:sz w:val="28"/>
    </w:rPr>
  </w:style>
  <w:style w:type="paragraph" w:styleId="BalloonText">
    <w:name w:val="Balloon Text"/>
    <w:basedOn w:val="Normal"/>
    <w:link w:val="BalloonTextChar"/>
    <w:uiPriority w:val="99"/>
    <w:semiHidden w:val="1"/>
    <w:unhideWhenUsed w:val="1"/>
    <w:rsid w:val="00E35895"/>
    <w:rPr>
      <w:rFonts w:ascii="Segoe UI" w:cs="Segoe UI" w:hAnsi="Segoe UI"/>
      <w:sz w:val="18"/>
      <w:szCs w:val="18"/>
    </w:rPr>
  </w:style>
  <w:style w:type="character" w:styleId="BalloonTextChar" w:customStyle="1">
    <w:name w:val="Balloon Text Char"/>
    <w:link w:val="BalloonText"/>
    <w:uiPriority w:val="99"/>
    <w:semiHidden w:val="1"/>
    <w:rsid w:val="00E35895"/>
    <w:rPr>
      <w:rFonts w:ascii="Segoe UI" w:cs="Segoe UI" w:hAnsi="Segoe UI"/>
      <w:sz w:val="18"/>
      <w:szCs w:val="18"/>
    </w:rPr>
  </w:style>
  <w:style w:type="paragraph" w:styleId="NormalWeb">
    <w:name w:val="Normal (Web)"/>
    <w:basedOn w:val="Normal"/>
    <w:uiPriority w:val="99"/>
    <w:unhideWhenUsed w:val="1"/>
    <w:rsid w:val="00544AF2"/>
    <w:pPr>
      <w:spacing w:after="100" w:afterAutospacing="1" w:before="100" w:beforeAutospacing="1"/>
    </w:pPr>
    <w:rPr>
      <w:sz w:val="24"/>
      <w:szCs w:val="24"/>
    </w:rPr>
  </w:style>
  <w:style w:type="character" w:styleId="Emphasis">
    <w:name w:val="Emphasis"/>
    <w:basedOn w:val="DefaultParagraphFont"/>
    <w:uiPriority w:val="20"/>
    <w:qFormat w:val="1"/>
    <w:rsid w:val="00544AF2"/>
    <w:rPr>
      <w:i w:val="1"/>
      <w:iCs w:val="1"/>
    </w:rPr>
  </w:style>
  <w:style w:type="character" w:styleId="Strong">
    <w:name w:val="Strong"/>
    <w:basedOn w:val="DefaultParagraphFont"/>
    <w:uiPriority w:val="22"/>
    <w:qFormat w:val="1"/>
    <w:rsid w:val="00544AF2"/>
    <w:rPr>
      <w:b w:val="1"/>
      <w:bCs w:val="1"/>
    </w:rPr>
  </w:style>
  <w:style w:type="character" w:styleId="HTMLCode">
    <w:name w:val="HTML Code"/>
    <w:basedOn w:val="DefaultParagraphFont"/>
    <w:uiPriority w:val="99"/>
    <w:semiHidden w:val="1"/>
    <w:unhideWhenUsed w:val="1"/>
    <w:rsid w:val="00544AF2"/>
    <w:rPr>
      <w:rFonts w:ascii="Courier New" w:cs="Courier New" w:eastAsia="Times New Roman" w:hAnsi="Courier New"/>
      <w:sz w:val="20"/>
      <w:szCs w:val="20"/>
    </w:rPr>
  </w:style>
  <w:style w:type="character" w:styleId="tok-nt" w:customStyle="1">
    <w:name w:val="tok-nt"/>
    <w:basedOn w:val="DefaultParagraphFont"/>
    <w:rsid w:val="009D2EA4"/>
  </w:style>
  <w:style w:type="character" w:styleId="tok-na" w:customStyle="1">
    <w:name w:val="tok-na"/>
    <w:basedOn w:val="DefaultParagraphFont"/>
    <w:rsid w:val="009D2EA4"/>
  </w:style>
  <w:style w:type="character" w:styleId="tok-s" w:customStyle="1">
    <w:name w:val="tok-s"/>
    <w:basedOn w:val="DefaultParagraphFont"/>
    <w:rsid w:val="009D2EA4"/>
  </w:style>
  <w:style w:type="paragraph" w:styleId="Header">
    <w:name w:val="header"/>
    <w:basedOn w:val="Normal"/>
    <w:link w:val="HeaderChar"/>
    <w:uiPriority w:val="99"/>
    <w:unhideWhenUsed w:val="1"/>
    <w:rsid w:val="00801979"/>
    <w:pPr>
      <w:tabs>
        <w:tab w:val="center" w:pos="4680"/>
        <w:tab w:val="right" w:pos="9360"/>
      </w:tabs>
    </w:pPr>
  </w:style>
  <w:style w:type="character" w:styleId="HeaderChar" w:customStyle="1">
    <w:name w:val="Header Char"/>
    <w:basedOn w:val="DefaultParagraphFont"/>
    <w:link w:val="Header"/>
    <w:uiPriority w:val="99"/>
    <w:rsid w:val="00801979"/>
    <w:rPr>
      <w:lang w:eastAsia="en-US"/>
    </w:rPr>
  </w:style>
  <w:style w:type="paragraph" w:styleId="Caption">
    <w:name w:val="caption"/>
    <w:basedOn w:val="Normal"/>
    <w:next w:val="Normal"/>
    <w:uiPriority w:val="35"/>
    <w:unhideWhenUsed w:val="1"/>
    <w:qFormat w:val="1"/>
    <w:rsid w:val="00972335"/>
    <w:pPr>
      <w:spacing w:after="200"/>
    </w:pPr>
    <w:rPr>
      <w:i w:val="1"/>
      <w:iCs w:val="1"/>
      <w:color w:val="44546a" w:themeColor="text2"/>
      <w:sz w:val="18"/>
      <w:szCs w:val="18"/>
    </w:rPr>
  </w:style>
  <w:style w:type="character" w:styleId="tok-cp" w:customStyle="1">
    <w:name w:val="tok-cp"/>
    <w:basedOn w:val="DefaultParagraphFont"/>
    <w:rsid w:val="00023324"/>
  </w:style>
  <w:style w:type="character" w:styleId="CommentReference">
    <w:name w:val="annotation reference"/>
    <w:basedOn w:val="DefaultParagraphFont"/>
    <w:uiPriority w:val="99"/>
    <w:semiHidden w:val="1"/>
    <w:unhideWhenUsed w:val="1"/>
    <w:rsid w:val="005371F8"/>
    <w:rPr>
      <w:sz w:val="16"/>
      <w:szCs w:val="16"/>
    </w:rPr>
  </w:style>
  <w:style w:type="paragraph" w:styleId="CommentText">
    <w:name w:val="annotation text"/>
    <w:basedOn w:val="Normal"/>
    <w:link w:val="CommentTextChar"/>
    <w:uiPriority w:val="99"/>
    <w:semiHidden w:val="1"/>
    <w:unhideWhenUsed w:val="1"/>
    <w:rsid w:val="005371F8"/>
  </w:style>
  <w:style w:type="character" w:styleId="CommentTextChar" w:customStyle="1">
    <w:name w:val="Comment Text Char"/>
    <w:basedOn w:val="DefaultParagraphFont"/>
    <w:link w:val="CommentText"/>
    <w:uiPriority w:val="99"/>
    <w:semiHidden w:val="1"/>
    <w:rsid w:val="005371F8"/>
    <w:rPr>
      <w:lang w:eastAsia="en-US"/>
    </w:rPr>
  </w:style>
  <w:style w:type="paragraph" w:styleId="CommentSubject">
    <w:name w:val="annotation subject"/>
    <w:basedOn w:val="CommentText"/>
    <w:next w:val="CommentText"/>
    <w:link w:val="CommentSubjectChar"/>
    <w:uiPriority w:val="99"/>
    <w:semiHidden w:val="1"/>
    <w:unhideWhenUsed w:val="1"/>
    <w:rsid w:val="005371F8"/>
    <w:rPr>
      <w:b w:val="1"/>
      <w:bCs w:val="1"/>
    </w:rPr>
  </w:style>
  <w:style w:type="character" w:styleId="CommentSubjectChar" w:customStyle="1">
    <w:name w:val="Comment Subject Char"/>
    <w:basedOn w:val="CommentTextChar"/>
    <w:link w:val="CommentSubject"/>
    <w:uiPriority w:val="99"/>
    <w:semiHidden w:val="1"/>
    <w:rsid w:val="005371F8"/>
    <w:rPr>
      <w:b w:val="1"/>
      <w:bCs w:val="1"/>
      <w:lang w:eastAsia="en-US"/>
    </w:rPr>
  </w:style>
  <w:style w:type="paragraph" w:styleId="NoSpacing">
    <w:name w:val="No Spacing"/>
    <w:uiPriority w:val="1"/>
    <w:qFormat w:val="1"/>
    <w:rsid w:val="007A2BB8"/>
    <w:rPr>
      <w:lang w:eastAsia="en-US"/>
    </w:rPr>
  </w:style>
  <w:style w:type="character" w:styleId="c-mrkdwntab" w:customStyle="1">
    <w:name w:val="c-mrkdwn__tab"/>
    <w:basedOn w:val="DefaultParagraphFont"/>
    <w:rsid w:val="007A2BB8"/>
  </w:style>
  <w:style w:type="paragraph" w:styleId="HTMLPreformatted">
    <w:name w:val="HTML Preformatted"/>
    <w:basedOn w:val="Normal"/>
    <w:link w:val="HTMLPreformattedChar"/>
    <w:uiPriority w:val="99"/>
    <w:unhideWhenUsed w:val="1"/>
    <w:rsid w:val="0056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character" w:styleId="HTMLPreformattedChar" w:customStyle="1">
    <w:name w:val="HTML Preformatted Char"/>
    <w:basedOn w:val="DefaultParagraphFont"/>
    <w:link w:val="HTMLPreformatted"/>
    <w:uiPriority w:val="99"/>
    <w:rsid w:val="00565664"/>
    <w:rPr>
      <w:rFonts w:ascii="Courier New" w:cs="Courier New" w:hAnsi="Courier New"/>
      <w:lang w:eastAsia="en-US"/>
    </w:rPr>
  </w:style>
  <w:style w:type="character" w:styleId="Heading3Char" w:customStyle="1">
    <w:name w:val="Heading 3 Char"/>
    <w:basedOn w:val="DefaultParagraphFont"/>
    <w:link w:val="Heading3"/>
    <w:uiPriority w:val="9"/>
    <w:rsid w:val="00D90542"/>
    <w:rPr>
      <w:rFonts w:ascii="Switzerland" w:hAnsi="Switzerland"/>
      <w:b w:val="1"/>
      <w:sz w:val="48"/>
      <w:lang w:eastAsia="en-US"/>
    </w:rPr>
  </w:style>
  <w:style w:type="table" w:styleId="TableGrid">
    <w:name w:val="Table Grid"/>
    <w:basedOn w:val="TableNormal"/>
    <w:uiPriority w:val="39"/>
    <w:rsid w:val="00D9054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ok-kn" w:customStyle="1">
    <w:name w:val="tok-kn"/>
    <w:basedOn w:val="DefaultParagraphFont"/>
    <w:rsid w:val="00A64127"/>
  </w:style>
  <w:style w:type="character" w:styleId="tok-nn" w:customStyle="1">
    <w:name w:val="tok-nn"/>
    <w:basedOn w:val="DefaultParagraphFont"/>
    <w:rsid w:val="00A64127"/>
  </w:style>
  <w:style w:type="character" w:styleId="tok-p" w:customStyle="1">
    <w:name w:val="tok-p"/>
    <w:basedOn w:val="DefaultParagraphFont"/>
    <w:rsid w:val="00A64127"/>
  </w:style>
  <w:style w:type="character" w:styleId="tok-kd" w:customStyle="1">
    <w:name w:val="tok-kd"/>
    <w:basedOn w:val="DefaultParagraphFont"/>
    <w:rsid w:val="00A64127"/>
  </w:style>
  <w:style w:type="character" w:styleId="tok-nc" w:customStyle="1">
    <w:name w:val="tok-nc"/>
    <w:basedOn w:val="DefaultParagraphFont"/>
    <w:rsid w:val="00A64127"/>
  </w:style>
  <w:style w:type="character" w:styleId="tok-n" w:customStyle="1">
    <w:name w:val="tok-n"/>
    <w:basedOn w:val="DefaultParagraphFont"/>
    <w:rsid w:val="00A64127"/>
  </w:style>
  <w:style w:type="character" w:styleId="tok-c1" w:customStyle="1">
    <w:name w:val="tok-c1"/>
    <w:basedOn w:val="DefaultParagraphFont"/>
    <w:rsid w:val="00A64127"/>
  </w:style>
  <w:style w:type="character" w:styleId="tok-nf" w:customStyle="1">
    <w:name w:val="tok-nf"/>
    <w:basedOn w:val="DefaultParagraphFont"/>
    <w:rsid w:val="00A64127"/>
  </w:style>
  <w:style w:type="character" w:styleId="tok-kt" w:customStyle="1">
    <w:name w:val="tok-kt"/>
    <w:basedOn w:val="DefaultParagraphFont"/>
    <w:rsid w:val="00A64127"/>
  </w:style>
  <w:style w:type="character" w:styleId="tok-k" w:customStyle="1">
    <w:name w:val="tok-k"/>
    <w:basedOn w:val="DefaultParagraphFont"/>
    <w:rsid w:val="00A64127"/>
  </w:style>
  <w:style w:type="character" w:styleId="tok-o" w:customStyle="1">
    <w:name w:val="tok-o"/>
    <w:basedOn w:val="DefaultParagraphFont"/>
    <w:rsid w:val="00A64127"/>
  </w:style>
  <w:style w:type="character" w:styleId="kwd" w:customStyle="1">
    <w:name w:val="kwd"/>
    <w:basedOn w:val="DefaultParagraphFont"/>
    <w:rsid w:val="001173ED"/>
  </w:style>
  <w:style w:type="character" w:styleId="pln" w:customStyle="1">
    <w:name w:val="pln"/>
    <w:basedOn w:val="DefaultParagraphFont"/>
    <w:rsid w:val="001173ED"/>
  </w:style>
  <w:style w:type="character" w:styleId="pun" w:customStyle="1">
    <w:name w:val="pun"/>
    <w:basedOn w:val="DefaultParagraphFont"/>
    <w:rsid w:val="001173ED"/>
  </w:style>
  <w:style w:type="character" w:styleId="typ" w:customStyle="1">
    <w:name w:val="typ"/>
    <w:basedOn w:val="DefaultParagraphFont"/>
    <w:rsid w:val="001173ED"/>
  </w:style>
  <w:style w:type="character" w:styleId="lit" w:customStyle="1">
    <w:name w:val="lit"/>
    <w:basedOn w:val="DefaultParagraphFont"/>
    <w:rsid w:val="005E6FD1"/>
  </w:style>
  <w:style w:type="character" w:styleId="str" w:customStyle="1">
    <w:name w:val="str"/>
    <w:basedOn w:val="DefaultParagraphFont"/>
    <w:rsid w:val="005E6FD1"/>
  </w:style>
  <w:style w:type="character" w:styleId="UnresolvedMention1" w:customStyle="1">
    <w:name w:val="Unresolved Mention1"/>
    <w:basedOn w:val="DefaultParagraphFont"/>
    <w:uiPriority w:val="99"/>
    <w:semiHidden w:val="1"/>
    <w:unhideWhenUsed w:val="1"/>
    <w:rsid w:val="00B6170A"/>
    <w:rPr>
      <w:color w:val="605e5c"/>
      <w:shd w:color="auto" w:fill="e1dfdd" w:val="clear"/>
    </w:rPr>
  </w:style>
  <w:style w:type="character" w:styleId="muxgbd" w:customStyle="1">
    <w:name w:val="muxgbd"/>
    <w:basedOn w:val="DefaultParagraphFont"/>
    <w:rsid w:val="002F3747"/>
  </w:style>
  <w:style w:type="character" w:styleId="BodyTextChar" w:customStyle="1">
    <w:name w:val="Body Text Char"/>
    <w:basedOn w:val="DefaultParagraphFont"/>
    <w:link w:val="BodyText"/>
    <w:rsid w:val="00BB7A0B"/>
    <w:rPr>
      <w:rFonts w:ascii="PalmSprings" w:hAnsi="PalmSprings"/>
      <w:sz w:val="28"/>
      <w:szCs w:val="28"/>
      <w:lang w:eastAsia="en-US"/>
    </w:rPr>
  </w:style>
  <w:style w:type="character" w:styleId="UnresolvedMention" w:customStyle="1">
    <w:name w:val="Unresolved Mention"/>
    <w:basedOn w:val="DefaultParagraphFont"/>
    <w:uiPriority w:val="99"/>
    <w:semiHidden w:val="1"/>
    <w:unhideWhenUsed w:val="1"/>
    <w:rsid w:val="0072662E"/>
    <w:rPr>
      <w:color w:val="605e5c"/>
      <w:shd w:color="auto" w:fill="e1dfdd" w:val="clear"/>
    </w:rPr>
  </w:style>
  <w:style w:type="character" w:styleId="hl-keyword" w:customStyle="1">
    <w:name w:val="hl-keyword"/>
    <w:basedOn w:val="DefaultParagraphFont"/>
    <w:rsid w:val="004E0C84"/>
  </w:style>
  <w:style w:type="paragraph" w:styleId="l4" w:customStyle="1">
    <w:name w:val="l4"/>
    <w:basedOn w:val="Normal"/>
    <w:rsid w:val="00550296"/>
    <w:pPr>
      <w:spacing w:after="100" w:afterAutospacing="1" w:before="100" w:beforeAutospacing="1"/>
    </w:pPr>
    <w:rPr>
      <w:sz w:val="24"/>
      <w:szCs w:val="24"/>
      <w:lang w:eastAsia="en-GB" w:val="aa-ET"/>
    </w:rPr>
  </w:style>
  <w:style w:type="character" w:styleId="tag" w:customStyle="1">
    <w:name w:val="tag"/>
    <w:basedOn w:val="DefaultParagraphFont"/>
    <w:rsid w:val="00550296"/>
  </w:style>
  <w:style w:type="paragraph" w:styleId="l5" w:customStyle="1">
    <w:name w:val="l5"/>
    <w:basedOn w:val="Normal"/>
    <w:rsid w:val="00550296"/>
    <w:pPr>
      <w:spacing w:after="100" w:afterAutospacing="1" w:before="100" w:beforeAutospacing="1"/>
    </w:pPr>
    <w:rPr>
      <w:sz w:val="24"/>
      <w:szCs w:val="24"/>
      <w:lang w:eastAsia="en-GB" w:val="aa-ET"/>
    </w:rPr>
  </w:style>
  <w:style w:type="paragraph" w:styleId="l6" w:customStyle="1">
    <w:name w:val="l6"/>
    <w:basedOn w:val="Normal"/>
    <w:rsid w:val="00550296"/>
    <w:pPr>
      <w:spacing w:after="100" w:afterAutospacing="1" w:before="100" w:beforeAutospacing="1"/>
    </w:pPr>
    <w:rPr>
      <w:sz w:val="24"/>
      <w:szCs w:val="24"/>
      <w:lang w:eastAsia="en-GB" w:val="aa-ET"/>
    </w:rPr>
  </w:style>
  <w:style w:type="paragraph" w:styleId="l7" w:customStyle="1">
    <w:name w:val="l7"/>
    <w:basedOn w:val="Normal"/>
    <w:rsid w:val="00550296"/>
    <w:pPr>
      <w:spacing w:after="100" w:afterAutospacing="1" w:before="100" w:beforeAutospacing="1"/>
    </w:pPr>
    <w:rPr>
      <w:sz w:val="24"/>
      <w:szCs w:val="24"/>
      <w:lang w:eastAsia="en-GB" w:val="aa-ET"/>
    </w:rPr>
  </w:style>
  <w:style w:type="paragraph" w:styleId="l8" w:customStyle="1">
    <w:name w:val="l8"/>
    <w:basedOn w:val="Normal"/>
    <w:rsid w:val="00550296"/>
    <w:pPr>
      <w:spacing w:after="100" w:afterAutospacing="1" w:before="100" w:beforeAutospacing="1"/>
    </w:pPr>
    <w:rPr>
      <w:sz w:val="24"/>
      <w:szCs w:val="24"/>
      <w:lang w:eastAsia="en-GB" w:val="aa-ET"/>
    </w:rPr>
  </w:style>
  <w:style w:type="paragraph" w:styleId="l9" w:customStyle="1">
    <w:name w:val="l9"/>
    <w:basedOn w:val="Normal"/>
    <w:rsid w:val="00550296"/>
    <w:pPr>
      <w:spacing w:after="100" w:afterAutospacing="1" w:before="100" w:beforeAutospacing="1"/>
    </w:pPr>
    <w:rPr>
      <w:sz w:val="24"/>
      <w:szCs w:val="24"/>
      <w:lang w:eastAsia="en-GB" w:val="aa-ET"/>
    </w:rPr>
  </w:style>
  <w:style w:type="paragraph" w:styleId="l0" w:customStyle="1">
    <w:name w:val="l0"/>
    <w:basedOn w:val="Normal"/>
    <w:rsid w:val="00550296"/>
    <w:pPr>
      <w:spacing w:after="100" w:afterAutospacing="1" w:before="100" w:beforeAutospacing="1"/>
    </w:pPr>
    <w:rPr>
      <w:sz w:val="24"/>
      <w:szCs w:val="24"/>
      <w:lang w:eastAsia="en-GB" w:val="aa-ET"/>
    </w:rPr>
  </w:style>
  <w:style w:type="paragraph" w:styleId="l1" w:customStyle="1">
    <w:name w:val="l1"/>
    <w:basedOn w:val="Normal"/>
    <w:rsid w:val="00550296"/>
    <w:pPr>
      <w:spacing w:after="100" w:afterAutospacing="1" w:before="100" w:beforeAutospacing="1"/>
    </w:pPr>
    <w:rPr>
      <w:sz w:val="24"/>
      <w:szCs w:val="24"/>
      <w:lang w:eastAsia="en-GB" w:val="aa-ET"/>
    </w:rPr>
  </w:style>
  <w:style w:type="paragraph" w:styleId="ListParagraph">
    <w:name w:val="List Paragraph"/>
    <w:basedOn w:val="Normal"/>
    <w:uiPriority w:val="34"/>
    <w:qFormat w:val="1"/>
    <w:rsid w:val="00490B9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9.png"/><Relationship Id="rId41" Type="http://schemas.openxmlformats.org/officeDocument/2006/relationships/image" Target="media/image24.png"/><Relationship Id="rId44" Type="http://schemas.openxmlformats.org/officeDocument/2006/relationships/image" Target="media/image46.png"/><Relationship Id="rId43" Type="http://schemas.openxmlformats.org/officeDocument/2006/relationships/image" Target="media/image30.png"/><Relationship Id="rId46" Type="http://schemas.openxmlformats.org/officeDocument/2006/relationships/image" Target="media/image21.png"/><Relationship Id="rId45" Type="http://schemas.openxmlformats.org/officeDocument/2006/relationships/image" Target="media/image34.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48" Type="http://schemas.openxmlformats.org/officeDocument/2006/relationships/image" Target="media/image47.png"/><Relationship Id="rId47" Type="http://schemas.openxmlformats.org/officeDocument/2006/relationships/image" Target="media/image17.png"/><Relationship Id="rId49" Type="http://schemas.openxmlformats.org/officeDocument/2006/relationships/image" Target="media/image13.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35.png"/><Relationship Id="rId30" Type="http://schemas.openxmlformats.org/officeDocument/2006/relationships/image" Target="media/image33.png"/><Relationship Id="rId33" Type="http://schemas.openxmlformats.org/officeDocument/2006/relationships/image" Target="media/image40.png"/><Relationship Id="rId32" Type="http://schemas.openxmlformats.org/officeDocument/2006/relationships/image" Target="media/image39.png"/><Relationship Id="rId35" Type="http://schemas.openxmlformats.org/officeDocument/2006/relationships/image" Target="media/image43.png"/><Relationship Id="rId34" Type="http://schemas.openxmlformats.org/officeDocument/2006/relationships/image" Target="media/image38.png"/><Relationship Id="rId37" Type="http://schemas.openxmlformats.org/officeDocument/2006/relationships/image" Target="media/image14.png"/><Relationship Id="rId36" Type="http://schemas.openxmlformats.org/officeDocument/2006/relationships/image" Target="media/image12.png"/><Relationship Id="rId39" Type="http://schemas.openxmlformats.org/officeDocument/2006/relationships/image" Target="media/image18.png"/><Relationship Id="rId38" Type="http://schemas.openxmlformats.org/officeDocument/2006/relationships/image" Target="media/image26.png"/><Relationship Id="rId62" Type="http://schemas.openxmlformats.org/officeDocument/2006/relationships/image" Target="media/image11.png"/><Relationship Id="rId61" Type="http://schemas.openxmlformats.org/officeDocument/2006/relationships/hyperlink" Target="https://start.spring.io/" TargetMode="External"/><Relationship Id="rId20" Type="http://schemas.openxmlformats.org/officeDocument/2006/relationships/image" Target="media/image28.png"/><Relationship Id="rId64" Type="http://schemas.openxmlformats.org/officeDocument/2006/relationships/image" Target="media/image5.png"/><Relationship Id="rId63" Type="http://schemas.openxmlformats.org/officeDocument/2006/relationships/image" Target="media/image6.png"/><Relationship Id="rId22" Type="http://schemas.openxmlformats.org/officeDocument/2006/relationships/image" Target="media/image27.png"/><Relationship Id="rId66" Type="http://schemas.openxmlformats.org/officeDocument/2006/relationships/image" Target="media/image16.png"/><Relationship Id="rId21" Type="http://schemas.openxmlformats.org/officeDocument/2006/relationships/image" Target="media/image45.png"/><Relationship Id="rId6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31.png"/><Relationship Id="rId67" Type="http://schemas.openxmlformats.org/officeDocument/2006/relationships/footer" Target="footer6.xml"/><Relationship Id="rId60" Type="http://schemas.openxmlformats.org/officeDocument/2006/relationships/image" Target="media/image8.png"/><Relationship Id="rId26" Type="http://schemas.openxmlformats.org/officeDocument/2006/relationships/image" Target="media/image37.png"/><Relationship Id="rId25" Type="http://schemas.openxmlformats.org/officeDocument/2006/relationships/image" Target="media/image42.png"/><Relationship Id="rId28" Type="http://schemas.openxmlformats.org/officeDocument/2006/relationships/image" Target="media/image15.png"/><Relationship Id="rId27" Type="http://schemas.openxmlformats.org/officeDocument/2006/relationships/image" Target="media/image41.png"/><Relationship Id="rId29" Type="http://schemas.openxmlformats.org/officeDocument/2006/relationships/image" Target="media/image36.png"/><Relationship Id="rId51" Type="http://schemas.openxmlformats.org/officeDocument/2006/relationships/hyperlink" Target="https://www.geeksforgeeks.org/serialization-in-java" TargetMode="External"/><Relationship Id="rId50" Type="http://schemas.openxmlformats.org/officeDocument/2006/relationships/image" Target="media/image19.png"/><Relationship Id="rId53" Type="http://schemas.openxmlformats.org/officeDocument/2006/relationships/image" Target="media/image10.png"/><Relationship Id="rId52" Type="http://schemas.openxmlformats.org/officeDocument/2006/relationships/hyperlink" Target="https://www.geeksforgeeks.org/serialization-in-java" TargetMode="External"/><Relationship Id="rId11" Type="http://schemas.openxmlformats.org/officeDocument/2006/relationships/footer" Target="footer3.xml"/><Relationship Id="rId55" Type="http://schemas.openxmlformats.org/officeDocument/2006/relationships/image" Target="media/image7.png"/><Relationship Id="rId10" Type="http://schemas.openxmlformats.org/officeDocument/2006/relationships/footer" Target="footer2.xml"/><Relationship Id="rId54" Type="http://schemas.openxmlformats.org/officeDocument/2006/relationships/image" Target="media/image20.png"/><Relationship Id="rId13" Type="http://schemas.openxmlformats.org/officeDocument/2006/relationships/footer" Target="footer5.xml"/><Relationship Id="rId57" Type="http://schemas.openxmlformats.org/officeDocument/2006/relationships/image" Target="media/image22.png"/><Relationship Id="rId12" Type="http://schemas.openxmlformats.org/officeDocument/2006/relationships/header" Target="header1.xml"/><Relationship Id="rId56" Type="http://schemas.openxmlformats.org/officeDocument/2006/relationships/hyperlink" Target="https://start.spring.io/" TargetMode="External"/><Relationship Id="rId15" Type="http://schemas.openxmlformats.org/officeDocument/2006/relationships/hyperlink" Target="https://maven.apache.org/download.cgi" TargetMode="External"/><Relationship Id="rId59" Type="http://schemas.openxmlformats.org/officeDocument/2006/relationships/image" Target="media/image9.png"/><Relationship Id="rId14" Type="http://schemas.openxmlformats.org/officeDocument/2006/relationships/hyperlink" Target="https://brew.sh/" TargetMode="External"/><Relationship Id="rId58" Type="http://schemas.openxmlformats.org/officeDocument/2006/relationships/hyperlink" Target="https://start.spring.io/" TargetMode="External"/><Relationship Id="rId17" Type="http://schemas.openxmlformats.org/officeDocument/2006/relationships/image" Target="media/image32.png"/><Relationship Id="rId16" Type="http://schemas.openxmlformats.org/officeDocument/2006/relationships/image" Target="media/image25.png"/><Relationship Id="rId19" Type="http://schemas.openxmlformats.org/officeDocument/2006/relationships/footer" Target="footer4.xml"/><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seIGvwMDc3nBsoZtHXcF3YBimw==">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2022-11-04T17:08:00Z</dcterms:created>
  <dc:creator>Dana L. Wyatt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
    <vt:lpwstr>hello</vt:lpwstr>
  </property>
  <property fmtid="{D5CDD505-2E9C-101B-9397-08002B2CF9AE}" pid="3" name="GrammarlyDocumentId">
    <vt:lpwstr>a3af005874b976e1223d26a5d1dbe3ac86f66a3dc230a3ab0edaf868ca06ad1c</vt:lpwstr>
  </property>
</Properties>
</file>