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60" w:line="240" w:lineRule="auto"/>
        <w:ind w:left="187" w:right="0" w:firstLine="0"/>
        <w:jc w:val="center"/>
        <w:rPr>
          <w:rFonts w:ascii="PalmSprings" w:cs="PalmSprings" w:eastAsia="PalmSprings" w:hAnsi="PalmSprings"/>
          <w:b w:val="1"/>
          <w:i w:val="0"/>
          <w:smallCaps w:val="0"/>
          <w:strike w:val="0"/>
          <w:color w:val="000000"/>
          <w:sz w:val="72"/>
          <w:szCs w:val="72"/>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72"/>
          <w:szCs w:val="72"/>
          <w:u w:val="none"/>
          <w:shd w:fill="auto" w:val="clear"/>
          <w:vertAlign w:val="baseline"/>
          <w:rtl w:val="0"/>
        </w:rPr>
        <w:t xml:space="preserve">Object-Oriented Programming in Java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Student Workbook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sectPr>
          <w:footerReference r:id="rId9" w:type="default"/>
          <w:footerReference r:id="rId10" w:type="even"/>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Version 1.1</w:t>
      </w:r>
      <w:r w:rsidDel="00000000" w:rsidR="00000000" w:rsidRPr="00000000">
        <w:rPr>
          <w:rFonts w:ascii="PalmSprings" w:cs="PalmSprings" w:eastAsia="PalmSprings" w:hAnsi="PalmSprings"/>
          <w:sz w:val="28"/>
          <w:szCs w:val="28"/>
          <w:rtl w:val="0"/>
        </w:rPr>
        <w:t xml:space="preserve">2</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mSprings" w:cs="PalmSprings" w:eastAsia="PalmSprings" w:hAnsi="PalmSprings"/>
          <w:b w:val="1"/>
          <w:i w:val="0"/>
          <w:smallCaps w:val="0"/>
          <w:strike w:val="0"/>
          <w:color w:val="000000"/>
          <w:sz w:val="48"/>
          <w:szCs w:val="4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48"/>
          <w:szCs w:val="4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1 Java Classes : A Review</w:t>
              <w:tab/>
              <w:t xml:space="preserve">1-1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1–1 Classes</w:t>
              <w:tab/>
              <w:t xml:space="preserve">1-2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250f4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Object-Oriented Programming</w:t>
              <w:tab/>
              <w:t xml:space="preserve">1-3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aapc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Object-Oriented Programming    </w:t>
            </w:r>
          </w:hyperlink>
          <w:hyperlink w:anchor="_heading=h.haapch">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haapc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19y80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Encapsulation</w:t>
              <w:tab/>
              <w:t xml:space="preserve">1-5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gf8i8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the Class</w:t>
              <w:tab/>
              <w:t xml:space="preserve">1-6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A Java Class</w:t>
              <w:tab/>
              <w:t xml:space="preserve">1-7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0ew0v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Instantiating an Object</w:t>
              <w:tab/>
              <w:t xml:space="preserve">1-8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fk6b3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Instantiating an Object    </w:t>
            </w:r>
          </w:hyperlink>
          <w:hyperlink w:anchor="_heading=h.2fk6b3p">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 cont'd</w:t>
            </w:r>
          </w:hyperlink>
          <w:hyperlink w:anchor="_heading=h.2fk6b3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pglb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Working with Objects</w:t>
              <w:tab/>
              <w:t xml:space="preserve">1-10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ep43z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Default Access Modifier</w:t>
              <w:tab/>
              <w:t xml:space="preserve">1-11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uee7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Methods</w:t>
              <w:tab/>
              <w:t xml:space="preserve">1-12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u1wu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Methods   </w:t>
            </w:r>
          </w:hyperlink>
          <w:hyperlink w:anchor="_heading=h.4du1wux">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du1wu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zc72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Constructors</w:t>
              <w:tab/>
              <w:t xml:space="preserve">1-14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84mha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Constructors    </w:t>
            </w:r>
          </w:hyperlink>
          <w:hyperlink w:anchor="_heading=h.184mhaj">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84mha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s49zy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a Class</w:t>
              <w:tab/>
              <w:t xml:space="preserve">1-16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79ka6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a Class    </w:t>
            </w:r>
          </w:hyperlink>
          <w:hyperlink w:anchor="_heading=h.279ka65">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79ka6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2 Java Packages</w:t>
              <w:tab/>
              <w:t xml:space="preserve">2-1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2–1 Java Packages</w:t>
              <w:tab/>
              <w:t xml:space="preserve">2-2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Packages</w:t>
              <w:tab/>
              <w:t xml:space="preserve">2-3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w:t>
            </w:r>
          </w:hyperlink>
          <w:hyperlink w:anchor="_heading=h.1y810tw">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w:t>
            </w:r>
          </w:hyperlink>
          <w:hyperlink w:anchor="_heading=h.1y810t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User-Defined Packages</w:t>
              <w:tab/>
              <w:t xml:space="preserve">2-5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User-Defined Packages    </w:t>
            </w:r>
          </w:hyperlink>
          <w:hyperlink w:anchor="_heading=h.2xcytpi">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xcytp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Defining Packages</w:t>
              <w:tab/>
              <w:t xml:space="preserve">2-7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Compiling Packages</w:t>
              <w:tab/>
              <w:t xml:space="preserve">2-8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Launching the Program</w:t>
              <w:tab/>
              <w:t xml:space="preserve">2-9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w:t>
              <w:tab/>
              <w:t xml:space="preserve">2-10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    </w:t>
            </w:r>
          </w:hyperlink>
          <w:hyperlink w:anchor="_heading=h.3as4poj">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as4po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 Running a JAR File</w:t>
              <w:tab/>
              <w:t xml:space="preserve">2-12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Specifying an Executable Jar</w:t>
              <w:tab/>
              <w:t xml:space="preserve">2-13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3 Inheritance</w:t>
              <w:tab/>
              <w:t xml:space="preserve">3-1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3–1 Inheritance</w:t>
              <w:tab/>
              <w:t xml:space="preserve">3-2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Inheritance</w:t>
              <w:tab/>
              <w:t xml:space="preserve">3-3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Inheritance using </w:t>
            </w:r>
          </w:hyperlink>
          <w:hyperlink w:anchor="_heading=h.23ckvvd">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extends</w:t>
            </w:r>
          </w:hyperlink>
          <w:hyperlink w:anchor="_heading=h.23ckvv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Simple Inheritance</w:t>
              <w:tab/>
              <w:t xml:space="preserve">3-5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Simple Inheritance    </w:t>
            </w:r>
          </w:hyperlink>
          <w:hyperlink w:anchor="_heading=h.32hioqz">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2hioq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protected</w:t>
            </w:r>
          </w:hyperlink>
          <w:hyperlink w:anchor="_heading=h.1hmsyy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Access Specifier</w:t>
              <w:tab/>
              <w:t xml:space="preserve">3-7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protected</w:t>
            </w:r>
          </w:hyperlink>
          <w:hyperlink w:anchor="_heading=h.41mghm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Access Specifier    </w:t>
            </w:r>
          </w:hyperlink>
          <w:hyperlink w:anchor="_heading=h.41mghml">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1mghm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Constructors and Inheritance</w:t>
              <w:tab/>
              <w:t xml:space="preserve">3-9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Constructors and Inheritance    </w:t>
            </w:r>
          </w:hyperlink>
          <w:hyperlink w:anchor="_heading=h.vx1227">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vx122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Constructors and Inheritance    </w:t>
            </w:r>
          </w:hyperlink>
          <w:hyperlink w:anchor="_heading=h.3fwokq0">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fwokq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Passing Arguments to Parent Class Constructor</w:t>
              <w:tab/>
              <w:t xml:space="preserve">3-12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Passing Arguments to Parent Class Constructor    </w:t>
            </w:r>
          </w:hyperlink>
          <w:hyperlink w:anchor="_heading=h.4f1mdlm">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f1mdl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Passing Arguments to Parent Class Constructor    </w:t>
            </w:r>
          </w:hyperlink>
          <w:hyperlink w:anchor="_heading=h.2u6wntf">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u6wnt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Overriding Inherited Methods</w:t>
              <w:tab/>
              <w:t xml:space="preserve">3-15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Overriding Inherited Methods    </w:t>
            </w:r>
          </w:hyperlink>
          <w:hyperlink w:anchor="_heading=h.3tbugp1">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Polymorphism and Base Class References</w:t>
              <w:tab/>
              <w:t xml:space="preserve">3-17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Polymorphism and Base Class References    </w:t>
            </w:r>
          </w:hyperlink>
          <w:hyperlink w:anchor="_heading=h.nmf14n">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nmf14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Polymorphism in Action</w:t>
              <w:tab/>
              <w:t xml:space="preserve">3-19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Heterogeneous Collections</w:t>
              <w:tab/>
              <w:t xml:space="preserve">3-20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Heterogeneous Collections    </w:t>
            </w:r>
          </w:hyperlink>
          <w:hyperlink w:anchor="_heading=h.46r0co2">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instanceof</w:t>
            </w:r>
          </w:hyperlink>
          <w:hyperlink w:anchor="_heading=h.2lwamv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Operator</w:t>
              <w:tab/>
              <w:t xml:space="preserve">3-22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t>
            </w:r>
          </w:hyperlink>
          <w:hyperlink w:anchor="_heading=h.111kx3o">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instanceof</w:t>
            </w:r>
          </w:hyperlink>
          <w:hyperlink w:anchor="_heading=h.111kx3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Operator</w:t>
              <w:tab/>
              <w:t xml:space="preserve">3-23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More About </w:t>
            </w:r>
          </w:hyperlink>
          <w:hyperlink w:anchor="_heading=h.3l18frh">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instanceof</w:t>
            </w:r>
          </w:hyperlink>
          <w:hyperlink w:anchor="_heading=h.3l18fr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getClass()</w:t>
            </w:r>
          </w:hyperlink>
          <w:hyperlink w:anchor="_heading=h.206ipz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Object</w:t>
            </w:r>
          </w:hyperlink>
          <w:hyperlink w:anchor="_heading=h.4k668n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 The Parent Class of all Classes</w:t>
              <w:tab/>
              <w:t xml:space="preserve">3-26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Object</w:t>
            </w:r>
          </w:hyperlink>
          <w:hyperlink w:anchor="_heading=h.2zbgiu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 The Parent Class of all Classes    </w:t>
            </w:r>
          </w:hyperlink>
          <w:hyperlink w:anchor="_heading=h.2zbgiuw">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zbgiu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    </w:t>
            </w:r>
          </w:hyperlink>
          <w:hyperlink w:anchor="_heading=h.3ygebqi">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ygebq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@Override</w:t>
            </w:r>
          </w:hyperlink>
          <w:hyperlink w:anchor="_heading=h.2dloly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Annotation</w:t>
              <w:tab/>
              <w:t xml:space="preserve">3-30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4 Abstraction</w:t>
              <w:tab/>
              <w:t xml:space="preserve">4-1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4–1 Abstraction</w:t>
              <w:tab/>
              <w:t xml:space="preserve">4-2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Abstraction</w:t>
              <w:tab/>
              <w:t xml:space="preserve">4-3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 Class</w:t>
              <w:tab/>
              <w:t xml:space="preserve">4-4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 Class    </w:t>
            </w:r>
          </w:hyperlink>
          <w:hyperlink w:anchor="_heading=h.4bvk7pj">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bvk7p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 Class    </w:t>
            </w:r>
          </w:hyperlink>
          <w:hyperlink w:anchor="_heading=h.2r0uhxc">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r0uhx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 Methods</w:t>
              <w:tab/>
              <w:t xml:space="preserve">4-7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Abstract Methods    </w:t>
            </w:r>
          </w:hyperlink>
          <w:hyperlink w:anchor="_heading=h.3q5sasy">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q5sas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4-9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eukdy">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5 Interface-Based Programming</w:t>
              <w:tab/>
              <w:t xml:space="preserve">5-11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6ei31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5–1 Interfaces</w:t>
              <w:tab/>
              <w:t xml:space="preserve">5-12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ljsd9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Interfaces</w:t>
              <w:tab/>
              <w:t xml:space="preserve">5-13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5jfvx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Implementing an Interface</w:t>
              <w:tab/>
              <w:t xml:space="preserve">5-14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koq65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Implementing an Interface    </w:t>
            </w:r>
          </w:hyperlink>
          <w:hyperlink w:anchor="_heading=h.2koq656">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koq65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u0gc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Why Interfaces?</w:t>
              <w:tab/>
              <w:t xml:space="preserve">5-16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tnz0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Why Interfaces?    </w:t>
            </w:r>
          </w:hyperlink>
          <w:hyperlink w:anchor="_heading=h.3jtnz0s">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jtnz0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x0gk3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Why Interfaces?    </w:t>
            </w:r>
          </w:hyperlink>
          <w:hyperlink w:anchor="_heading=h.1x0gk37">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x0gk3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yy98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Interfaces and Heterogeneous Collections</w:t>
              <w:tab/>
              <w:t xml:space="preserve">5-19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ylrw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Interfaces and Default Methods</w:t>
              <w:tab/>
              <w:t xml:space="preserve">5-20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3w24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Multiple Defaults</w:t>
              <w:tab/>
              <w:t xml:space="preserve">5-21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vac5u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Multiple Defaults    </w:t>
            </w:r>
          </w:hyperlink>
          <w:hyperlink w:anchor="_heading=h.3vac5uf">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vac5u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5-22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d96cc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5-23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x8tuzt">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6 Generics</w:t>
              <w:tab/>
              <w:t xml:space="preserve">6-25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ce457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6–1 Generics</w:t>
              <w:tab/>
              <w:t xml:space="preserve">6-26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jeff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Generics</w:t>
              <w:tab/>
              <w:t xml:space="preserve">6-27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bj1y3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Generic Classes</w:t>
              <w:tab/>
              <w:t xml:space="preserve">6-28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qoc8b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Generic Classes    </w:t>
            </w:r>
          </w:hyperlink>
          <w:hyperlink w:anchor="_heading=h.1qoc8b1">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qoc8b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6-29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anzqy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Generic Methods</w:t>
              <w:tab/>
              <w:t xml:space="preserve">6-30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ta16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6-31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sectPr>
          <w:footerReference r:id="rId11" w:type="default"/>
          <w:type w:val="nextPage"/>
          <w:pgSz w:h="15840" w:w="12240" w:orient="portrait"/>
          <w:pgMar w:bottom="720" w:top="720" w:left="1080" w:right="1080" w:header="0" w:footer="346"/>
        </w:sectPr>
      </w:pPr>
      <w:r w:rsidDel="00000000" w:rsidR="00000000" w:rsidRPr="00000000">
        <w:rPr>
          <w:rtl w:val="0"/>
        </w:rPr>
      </w:r>
    </w:p>
    <w:p w:rsidR="00000000" w:rsidDel="00000000" w:rsidP="00000000" w:rsidRDefault="00000000" w:rsidRPr="00000000" w14:paraId="00000062">
      <w:pPr>
        <w:pStyle w:val="Heading1"/>
        <w:numPr>
          <w:ilvl w:val="0"/>
          <w:numId w:val="5"/>
        </w:numPr>
        <w:ind w:left="0" w:firstLine="0"/>
        <w:rPr>
          <w:vertAlign w:val="baseline"/>
        </w:rPr>
      </w:pPr>
      <w:bookmarkStart w:colFirst="0" w:colLast="0" w:name="_heading=h.gjdgxs" w:id="0"/>
      <w:bookmarkEnd w:id="0"/>
      <w:r w:rsidDel="00000000" w:rsidR="00000000" w:rsidRPr="00000000">
        <w:rPr>
          <w:b w:val="1"/>
          <w:vertAlign w:val="baseline"/>
          <w:rtl w:val="0"/>
        </w:rPr>
        <w:br w:type="textWrapping"/>
        <w:br w:type="textWrapping"/>
        <w:br w:type="textWrapping"/>
        <w:br w:type="textWrapping"/>
        <w:t xml:space="preserve">Java Classes : A Review</w:t>
        <w:br w:type="textWrapping"/>
      </w:r>
      <w:r w:rsidDel="00000000" w:rsidR="00000000" w:rsidRPr="00000000">
        <w:rPr>
          <w:rtl w:val="0"/>
        </w:rPr>
      </w:r>
    </w:p>
    <w:p w:rsidR="00000000" w:rsidDel="00000000" w:rsidP="00000000" w:rsidRDefault="00000000" w:rsidRPr="00000000" w14:paraId="00000063">
      <w:pPr>
        <w:pStyle w:val="Heading2"/>
        <w:numPr>
          <w:ilvl w:val="1"/>
          <w:numId w:val="5"/>
        </w:numPr>
        <w:ind w:left="0" w:firstLine="0"/>
        <w:rPr>
          <w:vertAlign w:val="baseline"/>
        </w:rPr>
      </w:pPr>
      <w:bookmarkStart w:colFirst="0" w:colLast="0" w:name="_heading=h.30j0zll" w:id="1"/>
      <w:bookmarkEnd w:id="1"/>
      <w:r w:rsidDel="00000000" w:rsidR="00000000" w:rsidRPr="00000000">
        <w:rPr>
          <w:b w:val="0"/>
          <w:vertAlign w:val="baseline"/>
          <w:rtl w:val="0"/>
        </w:rPr>
        <w:br w:type="textWrapping"/>
        <w:br w:type="textWrapping"/>
        <w:br w:type="textWrapping"/>
        <w:br w:type="textWrapping"/>
        <w:t xml:space="preserve">Classes</w:t>
      </w:r>
      <w:r w:rsidDel="00000000" w:rsidR="00000000" w:rsidRPr="00000000">
        <w:rPr>
          <w:rtl w:val="0"/>
        </w:rPr>
      </w:r>
    </w:p>
    <w:p w:rsidR="00000000" w:rsidDel="00000000" w:rsidP="00000000" w:rsidRDefault="00000000" w:rsidRPr="00000000" w14:paraId="00000064">
      <w:pPr>
        <w:pStyle w:val="Heading3"/>
        <w:tabs>
          <w:tab w:val="left" w:leader="none" w:pos="360"/>
          <w:tab w:val="left" w:leader="none" w:pos="720"/>
          <w:tab w:val="left" w:leader="none" w:pos="1080"/>
        </w:tabs>
        <w:rPr>
          <w:vertAlign w:val="baseline"/>
        </w:rPr>
      </w:pPr>
      <w:bookmarkStart w:colFirst="0" w:colLast="0" w:name="_heading=h.1fob9te" w:id="2"/>
      <w:bookmarkEnd w:id="2"/>
      <w:r w:rsidDel="00000000" w:rsidR="00000000" w:rsidRPr="00000000">
        <w:rPr>
          <w:b w:val="1"/>
          <w:vertAlign w:val="baseline"/>
          <w:rtl w:val="0"/>
        </w:rPr>
        <w:t xml:space="preserve">Object-Oriented Programming</w:t>
      </w:r>
      <w:r w:rsidDel="00000000" w:rsidR="00000000" w:rsidRPr="00000000">
        <w:rPr>
          <w:rtl w:val="0"/>
        </w:rPr>
      </w:r>
    </w:p>
    <w:p w:rsidR="00000000" w:rsidDel="00000000" w:rsidP="00000000" w:rsidRDefault="00000000" w:rsidRPr="00000000" w14:paraId="00000065">
      <w:pPr>
        <w:pStyle w:val="Heading4"/>
        <w:numPr>
          <w:ilvl w:val="0"/>
          <w:numId w:val="4"/>
        </w:numPr>
        <w:ind w:left="360" w:hanging="360"/>
        <w:rPr>
          <w:vertAlign w:val="baseline"/>
        </w:rPr>
      </w:pPr>
      <w:r w:rsidDel="00000000" w:rsidR="00000000" w:rsidRPr="00000000">
        <w:rPr>
          <w:b w:val="1"/>
          <w:vertAlign w:val="baseline"/>
          <w:rtl w:val="0"/>
        </w:rPr>
        <w:t xml:space="preserve">Object-oriented programming is the practice of building an application by designing a set of classes to represent the "things" the application works with</w:t>
      </w:r>
      <w:r w:rsidDel="00000000" w:rsidR="00000000" w:rsidRPr="00000000">
        <w:rPr>
          <w:rtl w:val="0"/>
        </w:rPr>
      </w:r>
    </w:p>
    <w:p w:rsidR="00000000" w:rsidDel="00000000" w:rsidP="00000000" w:rsidRDefault="00000000" w:rsidRPr="00000000" w14:paraId="00000066">
      <w:pPr>
        <w:pStyle w:val="Heading4"/>
        <w:numPr>
          <w:ilvl w:val="0"/>
          <w:numId w:val="4"/>
        </w:numPr>
        <w:ind w:left="360" w:hanging="360"/>
        <w:rPr>
          <w:vertAlign w:val="baseline"/>
        </w:rPr>
      </w:pPr>
      <w:r w:rsidDel="00000000" w:rsidR="00000000" w:rsidRPr="00000000">
        <w:rPr>
          <w:b w:val="1"/>
          <w:vertAlign w:val="baseline"/>
          <w:rtl w:val="0"/>
        </w:rPr>
        <w:t xml:space="preserve">Classes are a way of packaging data and the operations that act upon that data in a single unit</w:t>
      </w:r>
      <w:r w:rsidDel="00000000" w:rsidR="00000000" w:rsidRPr="00000000">
        <w:rPr>
          <w:rtl w:val="0"/>
        </w:rPr>
      </w:r>
    </w:p>
    <w:p w:rsidR="00000000" w:rsidDel="00000000" w:rsidP="00000000" w:rsidRDefault="00000000" w:rsidRPr="00000000" w14:paraId="00000067">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 JavaScript, we mostly use classes as a way to group data together</w:t>
      </w:r>
    </w:p>
    <w:p w:rsidR="00000000" w:rsidDel="00000000" w:rsidP="00000000" w:rsidRDefault="00000000" w:rsidRPr="00000000" w14:paraId="00000068">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 TypeScript, </w:t>
      </w:r>
      <w:r w:rsidDel="00000000" w:rsidR="00000000" w:rsidRPr="00000000">
        <w:rPr>
          <w:rtl w:val="0"/>
        </w:rPr>
        <w:t xml:space="preserve">you can</w:t>
      </w:r>
      <w:r w:rsidDel="00000000" w:rsidR="00000000" w:rsidRPr="00000000">
        <w:rPr>
          <w:vertAlign w:val="baseline"/>
          <w:rtl w:val="0"/>
        </w:rPr>
        <w:t xml:space="preserve"> represent components, models and services using classes and defined data in them, as well as functionality like event handlers in components or methods that fetched API data in services</w:t>
      </w:r>
    </w:p>
    <w:p w:rsidR="00000000" w:rsidDel="00000000" w:rsidP="00000000" w:rsidRDefault="00000000" w:rsidRPr="00000000" w14:paraId="00000069">
      <w:pPr>
        <w:pStyle w:val="Heading4"/>
        <w:numPr>
          <w:ilvl w:val="0"/>
          <w:numId w:val="4"/>
        </w:numPr>
        <w:ind w:left="360" w:hanging="360"/>
        <w:rPr>
          <w:vertAlign w:val="baseline"/>
        </w:rPr>
      </w:pPr>
      <w:r w:rsidDel="00000000" w:rsidR="00000000" w:rsidRPr="00000000">
        <w:rPr>
          <w:b w:val="1"/>
          <w:vertAlign w:val="baseline"/>
          <w:rtl w:val="0"/>
        </w:rPr>
        <w:t xml:space="preserve">In Java, we can't have global functions so every piece of code must belong to a class</w:t>
      </w:r>
      <w:r w:rsidDel="00000000" w:rsidR="00000000" w:rsidRPr="00000000">
        <w:rPr>
          <w:rtl w:val="0"/>
        </w:rPr>
      </w:r>
    </w:p>
    <w:p w:rsidR="00000000" w:rsidDel="00000000" w:rsidP="00000000" w:rsidRDefault="00000000" w:rsidRPr="00000000" w14:paraId="0000006A">
      <w:pPr>
        <w:pStyle w:val="Heading4"/>
        <w:numPr>
          <w:ilvl w:val="0"/>
          <w:numId w:val="4"/>
        </w:numPr>
        <w:ind w:left="360" w:hanging="360"/>
        <w:rPr>
          <w:vertAlign w:val="baseline"/>
        </w:rPr>
      </w:pPr>
      <w:r w:rsidDel="00000000" w:rsidR="00000000" w:rsidRPr="00000000">
        <w:rPr>
          <w:b w:val="1"/>
          <w:vertAlign w:val="baseline"/>
          <w:rtl w:val="0"/>
        </w:rPr>
        <w:t xml:space="preserve">When we typically talk about classes, they represent the nouns of a business</w:t>
      </w:r>
      <w:r w:rsidDel="00000000" w:rsidR="00000000" w:rsidRPr="00000000">
        <w:rPr>
          <w:rtl w:val="0"/>
        </w:rPr>
      </w:r>
    </w:p>
    <w:p w:rsidR="00000000" w:rsidDel="00000000" w:rsidP="00000000" w:rsidRDefault="00000000" w:rsidRPr="00000000" w14:paraId="0000006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 university would have classes for </w:t>
      </w:r>
      <w:r w:rsidDel="00000000" w:rsidR="00000000" w:rsidRPr="00000000">
        <w:rPr>
          <w:rFonts w:ascii="Courier New" w:cs="Courier New" w:eastAsia="Courier New" w:hAnsi="Courier New"/>
          <w:vertAlign w:val="baseline"/>
          <w:rtl w:val="0"/>
        </w:rPr>
        <w:t xml:space="preserve">Student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Course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Department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Faculty</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Semester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Transcript</w:t>
      </w:r>
      <w:r w:rsidDel="00000000" w:rsidR="00000000" w:rsidRPr="00000000">
        <w:rPr>
          <w:vertAlign w:val="baseline"/>
          <w:rtl w:val="0"/>
        </w:rPr>
        <w:t xml:space="preserve"> etc</w:t>
      </w:r>
    </w:p>
    <w:p w:rsidR="00000000" w:rsidDel="00000000" w:rsidP="00000000" w:rsidRDefault="00000000" w:rsidRPr="00000000" w14:paraId="0000006C">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An insurance company would have classes for </w:t>
      </w:r>
      <w:r w:rsidDel="00000000" w:rsidR="00000000" w:rsidRPr="00000000">
        <w:rPr>
          <w:rFonts w:ascii="Courier New" w:cs="Courier New" w:eastAsia="Courier New" w:hAnsi="Courier New"/>
          <w:vertAlign w:val="baseline"/>
          <w:rtl w:val="0"/>
        </w:rPr>
        <w:t xml:space="preserve">Customer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Policy</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Claim</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Agent</w:t>
      </w:r>
      <w:r w:rsidDel="00000000" w:rsidR="00000000" w:rsidRPr="00000000">
        <w:rPr>
          <w:vertAlign w:val="baseline"/>
          <w:rtl w:val="0"/>
        </w:rPr>
        <w:t xml:space="preserve">, etc.</w:t>
      </w:r>
    </w:p>
    <w:p w:rsidR="00000000" w:rsidDel="00000000" w:rsidP="00000000" w:rsidRDefault="00000000" w:rsidRPr="00000000" w14:paraId="0000006D">
      <w:pPr>
        <w:pStyle w:val="Heading4"/>
        <w:numPr>
          <w:ilvl w:val="0"/>
          <w:numId w:val="4"/>
        </w:numPr>
        <w:ind w:left="360" w:hanging="360"/>
        <w:rPr>
          <w:vertAlign w:val="baseline"/>
        </w:rPr>
      </w:pPr>
      <w:r w:rsidDel="00000000" w:rsidR="00000000" w:rsidRPr="00000000">
        <w:rPr>
          <w:b w:val="1"/>
          <w:vertAlign w:val="baseline"/>
          <w:rtl w:val="0"/>
        </w:rPr>
        <w:t xml:space="preserve">We also have classes that represent software nouns</w:t>
      </w:r>
      <w:r w:rsidDel="00000000" w:rsidR="00000000" w:rsidRPr="00000000">
        <w:rPr>
          <w:rtl w:val="0"/>
        </w:rPr>
      </w:r>
    </w:p>
    <w:p w:rsidR="00000000" w:rsidDel="00000000" w:rsidP="00000000" w:rsidRDefault="00000000" w:rsidRPr="00000000" w14:paraId="0000006E">
      <w:pPr>
        <w:pStyle w:val="Heading5"/>
        <w:numPr>
          <w:ilvl w:val="0"/>
          <w:numId w:val="3"/>
        </w:numPr>
        <w:tabs>
          <w:tab w:val="left" w:leader="none" w:pos="720"/>
        </w:tabs>
        <w:ind w:left="504" w:firstLine="0"/>
        <w:rPr>
          <w:vertAlign w:val="baseline"/>
        </w:rPr>
      </w:pPr>
      <w:bookmarkStart w:colFirst="0" w:colLast="0" w:name="_heading=h.3znysh7" w:id="3"/>
      <w:bookmarkEnd w:id="3"/>
      <w:r w:rsidDel="00000000" w:rsidR="00000000" w:rsidRPr="00000000">
        <w:rPr>
          <w:vertAlign w:val="baseline"/>
          <w:rtl w:val="0"/>
        </w:rPr>
        <w:t xml:space="preserve">For example, </w:t>
      </w:r>
      <w:r w:rsidDel="00000000" w:rsidR="00000000" w:rsidRPr="00000000">
        <w:rPr>
          <w:rFonts w:ascii="Courier New" w:cs="Courier New" w:eastAsia="Courier New" w:hAnsi="Courier New"/>
          <w:vertAlign w:val="baseline"/>
          <w:rtl w:val="0"/>
        </w:rPr>
        <w:t xml:space="preserve">String</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File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Connection</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Exception</w:t>
      </w:r>
      <w:r w:rsidDel="00000000" w:rsidR="00000000" w:rsidRPr="00000000">
        <w:rPr>
          <w:vertAlign w:val="baseline"/>
          <w:rtl w:val="0"/>
        </w:rPr>
        <w:t xml:space="preserve">, etc</w:t>
      </w:r>
    </w:p>
    <w:p w:rsidR="00000000" w:rsidDel="00000000" w:rsidP="00000000" w:rsidRDefault="00000000" w:rsidRPr="00000000" w14:paraId="0000006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Object-Oriented Programming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07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There are thousands of Java classes shipped as part of the JRE</w:t>
      </w:r>
    </w:p>
    <w:p w:rsidR="00000000" w:rsidDel="00000000" w:rsidP="00000000" w:rsidRDefault="00000000" w:rsidRPr="00000000" w14:paraId="00000071">
      <w:pPr>
        <w:pStyle w:val="Heading4"/>
        <w:numPr>
          <w:ilvl w:val="0"/>
          <w:numId w:val="4"/>
        </w:numPr>
        <w:ind w:left="360" w:hanging="360"/>
        <w:rPr>
          <w:vertAlign w:val="baseline"/>
        </w:rPr>
      </w:pPr>
      <w:r w:rsidDel="00000000" w:rsidR="00000000" w:rsidRPr="00000000">
        <w:rPr>
          <w:b w:val="1"/>
          <w:vertAlign w:val="baseline"/>
          <w:rtl w:val="0"/>
        </w:rPr>
        <w:t xml:space="preserve">Objects on the other hand are instances of classes</w:t>
      </w:r>
      <w:r w:rsidDel="00000000" w:rsidR="00000000" w:rsidRPr="00000000">
        <w:rPr>
          <w:rtl w:val="0"/>
        </w:rPr>
      </w:r>
    </w:p>
    <w:p w:rsidR="00000000" w:rsidDel="00000000" w:rsidP="00000000" w:rsidRDefault="00000000" w:rsidRPr="00000000" w14:paraId="00000072">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Classes are blueprints; objects are the things the blueprints build</w:t>
      </w:r>
    </w:p>
    <w:p w:rsidR="00000000" w:rsidDel="00000000" w:rsidP="00000000" w:rsidRDefault="00000000" w:rsidRPr="00000000" w14:paraId="00000073">
      <w:pPr>
        <w:pStyle w:val="Heading4"/>
        <w:numPr>
          <w:ilvl w:val="0"/>
          <w:numId w:val="4"/>
        </w:numPr>
        <w:ind w:left="360" w:hanging="360"/>
        <w:rPr>
          <w:vertAlign w:val="baseline"/>
        </w:rPr>
      </w:pPr>
      <w:r w:rsidDel="00000000" w:rsidR="00000000" w:rsidRPr="00000000">
        <w:rPr>
          <w:b w:val="1"/>
          <w:vertAlign w:val="baseline"/>
          <w:rtl w:val="0"/>
        </w:rPr>
        <w:t xml:space="preserve">Thus far, we've been looking at our Java application class that has the static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w:t>
      </w:r>
      <w:r w:rsidDel="00000000" w:rsidR="00000000" w:rsidRPr="00000000">
        <w:rPr>
          <w:rtl w:val="0"/>
        </w:rPr>
      </w:r>
    </w:p>
    <w:p w:rsidR="00000000" w:rsidDel="00000000" w:rsidP="00000000" w:rsidRDefault="00000000" w:rsidRPr="00000000" w14:paraId="00000074">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type of class isn't used to create objects -- but us used to bootstrap the application to start running</w:t>
      </w:r>
    </w:p>
    <w:p w:rsidR="00000000" w:rsidDel="00000000" w:rsidP="00000000" w:rsidRDefault="00000000" w:rsidRPr="00000000" w14:paraId="00000075">
      <w:pPr>
        <w:pStyle w:val="Heading4"/>
        <w:numPr>
          <w:ilvl w:val="0"/>
          <w:numId w:val="4"/>
        </w:numPr>
        <w:ind w:left="360" w:hanging="360"/>
        <w:rPr>
          <w:vertAlign w:val="baseline"/>
        </w:rPr>
      </w:pPr>
      <w:r w:rsidDel="00000000" w:rsidR="00000000" w:rsidRPr="00000000">
        <w:rPr>
          <w:b w:val="1"/>
          <w:vertAlign w:val="baseline"/>
          <w:rtl w:val="0"/>
        </w:rPr>
        <w:t xml:space="preserve">Let's figure out how to create a simple class in Java so that we can start becoming comfortable with terms like:</w:t>
      </w:r>
      <w:r w:rsidDel="00000000" w:rsidR="00000000" w:rsidRPr="00000000">
        <w:rPr>
          <w:rtl w:val="0"/>
        </w:rPr>
      </w:r>
    </w:p>
    <w:p w:rsidR="00000000" w:rsidDel="00000000" w:rsidP="00000000" w:rsidRDefault="00000000" w:rsidRPr="00000000" w14:paraId="00000076">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encapsulation</w:t>
      </w:r>
    </w:p>
    <w:p w:rsidR="00000000" w:rsidDel="00000000" w:rsidP="00000000" w:rsidRDefault="00000000" w:rsidRPr="00000000" w14:paraId="00000077">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class</w:t>
      </w:r>
    </w:p>
    <w:p w:rsidR="00000000" w:rsidDel="00000000" w:rsidP="00000000" w:rsidRDefault="00000000" w:rsidRPr="00000000" w14:paraId="00000078">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object</w:t>
      </w:r>
    </w:p>
    <w:p w:rsidR="00000000" w:rsidDel="00000000" w:rsidP="00000000" w:rsidRDefault="00000000" w:rsidRPr="00000000" w14:paraId="0000007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constructor</w:t>
      </w:r>
    </w:p>
    <w:p w:rsidR="00000000" w:rsidDel="00000000" w:rsidP="00000000" w:rsidRDefault="00000000" w:rsidRPr="00000000" w14:paraId="0000007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instantiate an object</w:t>
      </w:r>
    </w:p>
    <w:p w:rsidR="00000000" w:rsidDel="00000000" w:rsidP="00000000" w:rsidRDefault="00000000" w:rsidRPr="00000000" w14:paraId="0000007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call a method</w:t>
      </w:r>
    </w:p>
    <w:p w:rsidR="00000000" w:rsidDel="00000000" w:rsidP="00000000" w:rsidRDefault="00000000" w:rsidRPr="00000000" w14:paraId="0000007C">
      <w:pPr>
        <w:pStyle w:val="Heading5"/>
        <w:numPr>
          <w:ilvl w:val="0"/>
          <w:numId w:val="3"/>
        </w:numPr>
        <w:tabs>
          <w:tab w:val="left" w:leader="none" w:pos="720"/>
        </w:tabs>
        <w:ind w:left="504" w:firstLine="0"/>
        <w:rPr>
          <w:vertAlign w:val="baseline"/>
        </w:rPr>
      </w:pPr>
      <w:bookmarkStart w:colFirst="0" w:colLast="0" w:name="_heading=h.2et92p0" w:id="4"/>
      <w:bookmarkEnd w:id="4"/>
      <w:r w:rsidDel="00000000" w:rsidR="00000000" w:rsidRPr="00000000">
        <w:rPr>
          <w:vertAlign w:val="baseline"/>
          <w:rtl w:val="0"/>
        </w:rPr>
        <w:t xml:space="preserve">overload a method</w:t>
      </w:r>
    </w:p>
    <w:p w:rsidR="00000000" w:rsidDel="00000000" w:rsidP="00000000" w:rsidRDefault="00000000" w:rsidRPr="00000000" w14:paraId="0000007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Encapsulation</w:t>
      </w:r>
      <w:r w:rsidDel="00000000" w:rsidR="00000000" w:rsidRPr="00000000">
        <w:rPr>
          <w:rtl w:val="0"/>
        </w:rPr>
      </w:r>
    </w:p>
    <w:p w:rsidR="00000000" w:rsidDel="00000000" w:rsidP="00000000" w:rsidRDefault="00000000" w:rsidRPr="00000000" w14:paraId="0000007E">
      <w:pPr>
        <w:pStyle w:val="Heading4"/>
        <w:numPr>
          <w:ilvl w:val="0"/>
          <w:numId w:val="4"/>
        </w:numPr>
        <w:ind w:left="360" w:hanging="360"/>
        <w:rPr>
          <w:vertAlign w:val="baseline"/>
        </w:rPr>
      </w:pPr>
      <w:r w:rsidDel="00000000" w:rsidR="00000000" w:rsidRPr="00000000">
        <w:rPr>
          <w:b w:val="1"/>
          <w:vertAlign w:val="baseline"/>
          <w:rtl w:val="0"/>
        </w:rPr>
        <w:t xml:space="preserve">When we create classes in Java, we talk about the term </w:t>
      </w:r>
      <w:r w:rsidDel="00000000" w:rsidR="00000000" w:rsidRPr="00000000">
        <w:rPr>
          <w:b w:val="1"/>
          <w:i w:val="1"/>
          <w:vertAlign w:val="baseline"/>
          <w:rtl w:val="0"/>
        </w:rPr>
        <w:t xml:space="preserve">encapsulation</w:t>
      </w:r>
      <w:r w:rsidDel="00000000" w:rsidR="00000000" w:rsidRPr="00000000">
        <w:rPr>
          <w:rtl w:val="0"/>
        </w:rPr>
      </w:r>
    </w:p>
    <w:p w:rsidR="00000000" w:rsidDel="00000000" w:rsidP="00000000" w:rsidRDefault="00000000" w:rsidRPr="00000000" w14:paraId="0000007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An object-oriented programmer wants to design a class that hides how it works </w:t>
      </w:r>
      <w:r w:rsidDel="00000000" w:rsidR="00000000" w:rsidRPr="00000000">
        <w:rPr>
          <w:i w:val="1"/>
          <w:vertAlign w:val="baseline"/>
          <w:rtl w:val="0"/>
        </w:rPr>
        <w:t xml:space="preserve">inside</w:t>
      </w:r>
      <w:r w:rsidDel="00000000" w:rsidR="00000000" w:rsidRPr="00000000">
        <w:rPr>
          <w:vertAlign w:val="baseline"/>
          <w:rtl w:val="0"/>
        </w:rPr>
        <w:t xml:space="preserve"> the class</w:t>
      </w:r>
    </w:p>
    <w:p w:rsidR="00000000" w:rsidDel="00000000" w:rsidP="00000000" w:rsidRDefault="00000000" w:rsidRPr="00000000" w14:paraId="0000008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They provide methods someone can call to interact with the class' objects</w:t>
      </w:r>
    </w:p>
    <w:p w:rsidR="00000000" w:rsidDel="00000000" w:rsidP="00000000" w:rsidRDefault="00000000" w:rsidRPr="00000000" w14:paraId="00000081">
      <w:pPr>
        <w:pStyle w:val="Heading4"/>
        <w:numPr>
          <w:ilvl w:val="0"/>
          <w:numId w:val="4"/>
        </w:numPr>
        <w:ind w:left="360" w:hanging="360"/>
        <w:rPr>
          <w:vertAlign w:val="baseline"/>
        </w:rPr>
      </w:pPr>
      <w:r w:rsidDel="00000000" w:rsidR="00000000" w:rsidRPr="00000000">
        <w:rPr>
          <w:b w:val="1"/>
          <w:vertAlign w:val="baseline"/>
          <w:rtl w:val="0"/>
        </w:rPr>
        <w:t xml:space="preserve">This "black box" approach allows the way a class works to be tweaked without affecting code that interacts with an object of that class</w:t>
      </w:r>
      <w:r w:rsidDel="00000000" w:rsidR="00000000" w:rsidRPr="00000000">
        <w:rPr>
          <w:rtl w:val="0"/>
        </w:rPr>
      </w:r>
    </w:p>
    <w:p w:rsidR="00000000" w:rsidDel="00000000" w:rsidP="00000000" w:rsidRDefault="00000000" w:rsidRPr="00000000" w14:paraId="00000082">
      <w:pPr>
        <w:pStyle w:val="Heading4"/>
        <w:numPr>
          <w:ilvl w:val="0"/>
          <w:numId w:val="4"/>
        </w:numPr>
        <w:ind w:left="360" w:hanging="360"/>
        <w:rPr>
          <w:vertAlign w:val="baseline"/>
        </w:rPr>
      </w:pPr>
      <w:r w:rsidDel="00000000" w:rsidR="00000000" w:rsidRPr="00000000">
        <w:rPr>
          <w:b w:val="1"/>
          <w:vertAlign w:val="baseline"/>
          <w:rtl w:val="0"/>
        </w:rPr>
        <w:t xml:space="preserve">Central to the concept of encapsulation are the access specifiers </w:t>
      </w:r>
      <w:r w:rsidDel="00000000" w:rsidR="00000000" w:rsidRPr="00000000">
        <w:rPr>
          <w:rFonts w:ascii="Courier New" w:cs="Courier New" w:eastAsia="Courier New" w:hAnsi="Courier New"/>
          <w:b w:val="1"/>
          <w:vertAlign w:val="baseline"/>
          <w:rtl w:val="0"/>
        </w:rPr>
        <w:t xml:space="preserve">public</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private</w:t>
      </w:r>
      <w:r w:rsidDel="00000000" w:rsidR="00000000" w:rsidRPr="00000000">
        <w:rPr>
          <w:rtl w:val="0"/>
        </w:rPr>
      </w:r>
    </w:p>
    <w:p w:rsidR="00000000" w:rsidDel="00000000" w:rsidP="00000000" w:rsidRDefault="00000000" w:rsidRPr="00000000" w14:paraId="0000008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Public members are accessible outside of the class</w:t>
      </w:r>
    </w:p>
    <w:p w:rsidR="00000000" w:rsidDel="00000000" w:rsidP="00000000" w:rsidRDefault="00000000" w:rsidRPr="00000000" w14:paraId="00000084">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Private members are only accessible within an object</w:t>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jc w:val="center"/>
        <w:rPr>
          <w:vertAlign w:val="baseline"/>
        </w:rPr>
      </w:pPr>
      <w:bookmarkStart w:colFirst="0" w:colLast="0" w:name="_heading=h.tyjcwt" w:id="5"/>
      <w:bookmarkEnd w:id="5"/>
      <w:r w:rsidDel="00000000" w:rsidR="00000000" w:rsidRPr="00000000">
        <w:rPr>
          <w:vertAlign w:val="baseline"/>
        </w:rPr>
        <w:drawing>
          <wp:inline distB="0" distT="0" distL="114300" distR="114300">
            <wp:extent cx="3289935" cy="2872740"/>
            <wp:effectExtent b="0" l="0" r="0" t="0"/>
            <wp:docPr id="10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89935"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Creating the Class</w:t>
      </w:r>
      <w:r w:rsidDel="00000000" w:rsidR="00000000" w:rsidRPr="00000000">
        <w:rPr>
          <w:rtl w:val="0"/>
        </w:rPr>
      </w:r>
    </w:p>
    <w:p w:rsidR="00000000" w:rsidDel="00000000" w:rsidP="00000000" w:rsidRDefault="00000000" w:rsidRPr="00000000" w14:paraId="00000088">
      <w:pPr>
        <w:pStyle w:val="Heading4"/>
        <w:numPr>
          <w:ilvl w:val="0"/>
          <w:numId w:val="4"/>
        </w:numPr>
        <w:ind w:left="360" w:hanging="360"/>
        <w:rPr>
          <w:vertAlign w:val="baseline"/>
        </w:rPr>
      </w:pPr>
      <w:r w:rsidDel="00000000" w:rsidR="00000000" w:rsidRPr="00000000">
        <w:rPr>
          <w:b w:val="1"/>
          <w:vertAlign w:val="baseline"/>
          <w:rtl w:val="0"/>
        </w:rPr>
        <w:t xml:space="preserve">In Java, a class has to be coded in a </w:t>
      </w:r>
      <w:r w:rsidDel="00000000" w:rsidR="00000000" w:rsidRPr="00000000">
        <w:rPr>
          <w:rFonts w:ascii="Courier New" w:cs="Courier New" w:eastAsia="Courier New" w:hAnsi="Courier New"/>
          <w:b w:val="1"/>
          <w:vertAlign w:val="baseline"/>
          <w:rtl w:val="0"/>
        </w:rPr>
        <w:t xml:space="preserve">.java</w:t>
      </w:r>
      <w:r w:rsidDel="00000000" w:rsidR="00000000" w:rsidRPr="00000000">
        <w:rPr>
          <w:b w:val="1"/>
          <w:vertAlign w:val="baseline"/>
          <w:rtl w:val="0"/>
        </w:rPr>
        <w:t xml:space="preserve"> file of the same name</w:t>
      </w:r>
      <w:r w:rsidDel="00000000" w:rsidR="00000000" w:rsidRPr="00000000">
        <w:rPr>
          <w:rtl w:val="0"/>
        </w:rPr>
      </w:r>
    </w:p>
    <w:p w:rsidR="00000000" w:rsidDel="00000000" w:rsidP="00000000" w:rsidRDefault="00000000" w:rsidRPr="00000000" w14:paraId="0000008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Attributes are the variables, or data members, defined in a class</w:t>
      </w:r>
    </w:p>
    <w:p w:rsidR="00000000" w:rsidDel="00000000" w:rsidP="00000000" w:rsidRDefault="00000000" w:rsidRPr="00000000" w14:paraId="0000008A">
      <w:pPr>
        <w:pStyle w:val="Heading6"/>
        <w:numPr>
          <w:ilvl w:val="0"/>
          <w:numId w:val="2"/>
        </w:numPr>
        <w:tabs>
          <w:tab w:val="left" w:leader="none" w:pos="936"/>
        </w:tabs>
        <w:ind w:left="1080" w:hanging="360"/>
        <w:rPr>
          <w:vertAlign w:val="baseline"/>
        </w:rPr>
      </w:pPr>
      <w:r w:rsidDel="00000000" w:rsidR="00000000" w:rsidRPr="00000000">
        <w:rPr>
          <w:vertAlign w:val="baseline"/>
          <w:rtl w:val="0"/>
        </w:rPr>
        <w:t xml:space="preserve">Each instance of the class contains its own copy of all the attributes</w:t>
      </w:r>
    </w:p>
    <w:p w:rsidR="00000000" w:rsidDel="00000000" w:rsidP="00000000" w:rsidRDefault="00000000" w:rsidRPr="00000000" w14:paraId="0000008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Methods define the behaviors of the objects</w:t>
      </w:r>
    </w:p>
    <w:p w:rsidR="00000000" w:rsidDel="00000000" w:rsidP="00000000" w:rsidRDefault="00000000" w:rsidRPr="00000000" w14:paraId="0000008C">
      <w:pPr>
        <w:pStyle w:val="Heading4"/>
        <w:numPr>
          <w:ilvl w:val="0"/>
          <w:numId w:val="4"/>
        </w:numPr>
        <w:ind w:left="360" w:hanging="360"/>
        <w:rPr>
          <w:vertAlign w:val="baseline"/>
        </w:rPr>
      </w:pPr>
      <w:r w:rsidDel="00000000" w:rsidR="00000000" w:rsidRPr="00000000">
        <w:rPr>
          <w:b w:val="1"/>
          <w:vertAlign w:val="baseline"/>
          <w:rtl w:val="0"/>
        </w:rPr>
        <w:t xml:space="preserve">When we create a class, we typically:</w:t>
      </w:r>
      <w:r w:rsidDel="00000000" w:rsidR="00000000" w:rsidRPr="00000000">
        <w:rPr>
          <w:rtl w:val="0"/>
        </w:rPr>
      </w:r>
    </w:p>
    <w:p w:rsidR="00000000" w:rsidDel="00000000" w:rsidP="00000000" w:rsidRDefault="00000000" w:rsidRPr="00000000" w14:paraId="0000008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define private attributes</w:t>
      </w:r>
    </w:p>
    <w:p w:rsidR="00000000" w:rsidDel="00000000" w:rsidP="00000000" w:rsidRDefault="00000000" w:rsidRPr="00000000" w14:paraId="0000008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code a public constructor (with the same name as the class) that is used to create an instance of the class</w:t>
      </w:r>
    </w:p>
    <w:p w:rsidR="00000000" w:rsidDel="00000000" w:rsidP="00000000" w:rsidRDefault="00000000" w:rsidRPr="00000000" w14:paraId="0000008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add public getter and setter methods to provide access to an object's internals</w:t>
      </w:r>
    </w:p>
    <w:p w:rsidR="00000000" w:rsidDel="00000000" w:rsidP="00000000" w:rsidRDefault="00000000" w:rsidRPr="00000000" w14:paraId="00000090">
      <w:pPr>
        <w:pStyle w:val="Heading5"/>
        <w:numPr>
          <w:ilvl w:val="0"/>
          <w:numId w:val="3"/>
        </w:numPr>
        <w:tabs>
          <w:tab w:val="left" w:leader="none" w:pos="720"/>
        </w:tabs>
        <w:ind w:left="504" w:firstLine="0"/>
        <w:rPr>
          <w:vertAlign w:val="baseline"/>
        </w:rPr>
      </w:pPr>
      <w:bookmarkStart w:colFirst="0" w:colLast="0" w:name="_heading=h.3dy6vkm" w:id="6"/>
      <w:bookmarkEnd w:id="6"/>
      <w:r w:rsidDel="00000000" w:rsidR="00000000" w:rsidRPr="00000000">
        <w:rPr>
          <w:vertAlign w:val="baseline"/>
          <w:rtl w:val="0"/>
        </w:rPr>
        <w:t xml:space="preserve">add other methods deemed appropriate to the class</w:t>
      </w:r>
    </w:p>
    <w:p w:rsidR="00000000" w:rsidDel="00000000" w:rsidP="00000000" w:rsidRDefault="00000000" w:rsidRPr="00000000" w14:paraId="0000009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A Java Class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attributes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sdt>
      <w:sdtPr>
        <w:tag w:val="goog_rdk_2"/>
      </w:sdtPr>
      <w:sdtContent>
        <w:p w:rsidR="00000000" w:rsidDel="00000000" w:rsidP="00000000" w:rsidRDefault="00000000" w:rsidRPr="00000000" w14:paraId="00000099">
          <w:pPr>
            <w:ind w:left="360" w:right="144" w:firstLine="0"/>
            <w:rPr>
              <w:ins w:author="John Droigk" w:id="0" w:date="2024-06-24T18:43:58Z"/>
              <w:rFonts w:ascii="Courier New" w:cs="Courier New" w:eastAsia="Courier New" w:hAnsi="Courier New"/>
              <w:b w:val="0"/>
              <w:i w:val="0"/>
              <w:smallCaps w:val="0"/>
              <w:strike w:val="0"/>
              <w:color w:val="000000"/>
              <w:sz w:val="25"/>
              <w:szCs w:val="25"/>
              <w:u w:val="none"/>
              <w:shd w:fill="auto" w:val="clear"/>
              <w:vertAlign w:val="baseline"/>
            </w:rPr>
          </w:pPr>
          <w:sdt>
            <w:sdtPr>
              <w:tag w:val="goog_rdk_1"/>
            </w:sdtPr>
            <w:sdtContent>
              <w:ins w:author="John Droigk" w:id="0" w:date="2024-06-24T18:43:58Z">
                <w:r w:rsidDel="00000000" w:rsidR="00000000" w:rsidRPr="00000000">
                  <w:rPr>
                    <w:rtl w:val="0"/>
                  </w:rPr>
                </w:r>
              </w:ins>
            </w:sdtContent>
          </w:sdt>
        </w:p>
      </w:sdtContent>
    </w:sd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constructor</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Person(String name, int age)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getters and setters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other methods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convertToString()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 + " is " + this.age + " year(s) old";</w:t>
      </w:r>
    </w:p>
    <w:sdt>
      <w:sdtPr>
        <w:tag w:val="goog_rdk_4"/>
      </w:sdtPr>
      <w:sdtContent>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del w:author="John Droigk" w:id="0" w:date="2024-06-24T18:43:58Z"/>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sdt>
            <w:sdtPr>
              <w:tag w:val="goog_rdk_3"/>
            </w:sdtPr>
            <w:sdtContent>
              <w:del w:author="John Droigk" w:id="0" w:date="2024-06-24T18:43:58Z">
                <w:r w:rsidDel="00000000" w:rsidR="00000000" w:rsidRPr="00000000">
                  <w:rPr>
                    <w:rtl w:val="0"/>
                  </w:rPr>
                </w:r>
              </w:del>
            </w:sdtContent>
          </w:sdt>
        </w:p>
      </w:sdtContent>
    </w:sd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B7">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NOTE:  The use of the keyword </w:t>
      </w:r>
      <w:r w:rsidDel="00000000" w:rsidR="00000000" w:rsidRPr="00000000">
        <w:rPr>
          <w:rFonts w:ascii="Courier New" w:cs="Courier New" w:eastAsia="Courier New" w:hAnsi="Courier New"/>
          <w:vertAlign w:val="baseline"/>
          <w:rtl w:val="0"/>
        </w:rPr>
        <w:t xml:space="preserve">this</w:t>
      </w:r>
      <w:r w:rsidDel="00000000" w:rsidR="00000000" w:rsidRPr="00000000">
        <w:rPr>
          <w:vertAlign w:val="baseline"/>
          <w:rtl w:val="0"/>
        </w:rPr>
        <w:t xml:space="preserve"> in front of a variable identifies it as belonging to the object </w:t>
      </w:r>
    </w:p>
    <w:p w:rsidR="00000000" w:rsidDel="00000000" w:rsidP="00000000" w:rsidRDefault="00000000" w:rsidRPr="00000000" w14:paraId="000000B8">
      <w:pPr>
        <w:pStyle w:val="Heading6"/>
        <w:numPr>
          <w:ilvl w:val="0"/>
          <w:numId w:val="2"/>
        </w:numPr>
        <w:tabs>
          <w:tab w:val="left" w:leader="none" w:pos="936"/>
        </w:tabs>
        <w:ind w:left="1080" w:hanging="360"/>
        <w:rPr>
          <w:vertAlign w:val="baseline"/>
        </w:rPr>
      </w:pPr>
      <w:r w:rsidDel="00000000" w:rsidR="00000000" w:rsidRPr="00000000">
        <w:rPr>
          <w:vertAlign w:val="baseline"/>
          <w:rtl w:val="0"/>
        </w:rPr>
        <w:t xml:space="preserve">That is, defined at the top of the class</w:t>
      </w:r>
    </w:p>
    <w:p w:rsidR="00000000" w:rsidDel="00000000" w:rsidP="00000000" w:rsidRDefault="00000000" w:rsidRPr="00000000" w14:paraId="000000B9">
      <w:pPr>
        <w:pStyle w:val="Heading6"/>
        <w:numPr>
          <w:ilvl w:val="0"/>
          <w:numId w:val="2"/>
        </w:numPr>
        <w:tabs>
          <w:tab w:val="left" w:leader="none" w:pos="936"/>
        </w:tabs>
        <w:ind w:left="1080" w:hanging="360"/>
        <w:rPr>
          <w:vertAlign w:val="baseline"/>
        </w:rPr>
      </w:pPr>
      <w:r w:rsidDel="00000000" w:rsidR="00000000" w:rsidRPr="00000000">
        <w:rPr>
          <w:vertAlign w:val="baseline"/>
          <w:rtl w:val="0"/>
        </w:rPr>
        <w:t xml:space="preserve">It is not required unless there is a naming collision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t3h5sf" w:id="7"/>
      <w:bookmarkEnd w:id="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B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Instantiating an Object </w:t>
      </w:r>
      <w:r w:rsidDel="00000000" w:rsidR="00000000" w:rsidRPr="00000000">
        <w:rPr>
          <w:rtl w:val="0"/>
        </w:rPr>
      </w:r>
    </w:p>
    <w:p w:rsidR="00000000" w:rsidDel="00000000" w:rsidP="00000000" w:rsidRDefault="00000000" w:rsidRPr="00000000" w14:paraId="000000BC">
      <w:pPr>
        <w:pStyle w:val="Heading4"/>
        <w:numPr>
          <w:ilvl w:val="0"/>
          <w:numId w:val="4"/>
        </w:numPr>
        <w:ind w:left="360" w:hanging="360"/>
        <w:rPr>
          <w:vertAlign w:val="baseline"/>
        </w:rPr>
      </w:pPr>
      <w:r w:rsidDel="00000000" w:rsidR="00000000" w:rsidRPr="00000000">
        <w:rPr>
          <w:b w:val="1"/>
          <w:vertAlign w:val="baseline"/>
          <w:rtl w:val="0"/>
        </w:rPr>
        <w:t xml:space="preserve">Once your class is defined, you can use it to create objects that hold your data</w:t>
      </w:r>
      <w:r w:rsidDel="00000000" w:rsidR="00000000" w:rsidRPr="00000000">
        <w:rPr>
          <w:rtl w:val="0"/>
        </w:rPr>
      </w:r>
    </w:p>
    <w:p w:rsidR="00000000" w:rsidDel="00000000" w:rsidP="00000000" w:rsidRDefault="00000000" w:rsidRPr="00000000" w14:paraId="000000B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Creating objects is also called instantiating an object</w:t>
      </w:r>
    </w:p>
    <w:p w:rsidR="00000000" w:rsidDel="00000000" w:rsidP="00000000" w:rsidRDefault="00000000" w:rsidRPr="00000000" w14:paraId="000000BE">
      <w:pPr>
        <w:pStyle w:val="Heading4"/>
        <w:numPr>
          <w:ilvl w:val="0"/>
          <w:numId w:val="4"/>
        </w:numPr>
        <w:ind w:left="360" w:hanging="360"/>
        <w:rPr>
          <w:vertAlign w:val="baseline"/>
        </w:rPr>
      </w:pPr>
      <w:r w:rsidDel="00000000" w:rsidR="00000000" w:rsidRPr="00000000">
        <w:rPr>
          <w:b w:val="1"/>
          <w:vertAlign w:val="baseline"/>
          <w:rtl w:val="0"/>
        </w:rPr>
        <w:t xml:space="preserve">You must declare a variable of your class type</w:t>
      </w:r>
      <w:r w:rsidDel="00000000" w:rsidR="00000000" w:rsidRPr="00000000">
        <w:rPr>
          <w:rtl w:val="0"/>
        </w:rPr>
      </w:r>
    </w:p>
    <w:p w:rsidR="00000000" w:rsidDel="00000000" w:rsidP="00000000" w:rsidRDefault="00000000" w:rsidRPr="00000000" w14:paraId="000000B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declared at the class level, it defaults to </w:t>
      </w:r>
      <w:r w:rsidDel="00000000" w:rsidR="00000000" w:rsidRPr="00000000">
        <w:rPr>
          <w:rFonts w:ascii="Courier New" w:cs="Courier New" w:eastAsia="Courier New" w:hAnsi="Courier New"/>
          <w:vertAlign w:val="baseline"/>
          <w:rtl w:val="0"/>
        </w:rPr>
        <w:t xml:space="preserve">null</w:t>
      </w:r>
      <w:r w:rsidDel="00000000" w:rsidR="00000000" w:rsidRPr="00000000">
        <w:rPr>
          <w:rtl w:val="0"/>
        </w:rPr>
      </w:r>
    </w:p>
    <w:p w:rsidR="00000000" w:rsidDel="00000000" w:rsidP="00000000" w:rsidRDefault="00000000" w:rsidRPr="00000000" w14:paraId="000000C0">
      <w:pPr>
        <w:pStyle w:val="Heading5"/>
        <w:numPr>
          <w:ilvl w:val="0"/>
          <w:numId w:val="3"/>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null</w:t>
      </w:r>
      <w:r w:rsidDel="00000000" w:rsidR="00000000" w:rsidRPr="00000000">
        <w:rPr>
          <w:vertAlign w:val="baseline"/>
          <w:rtl w:val="0"/>
        </w:rPr>
        <w:t xml:space="preserve"> means it doesn't refer to an object</w:t>
      </w:r>
    </w:p>
    <w:p w:rsidR="00000000" w:rsidDel="00000000" w:rsidP="00000000" w:rsidRDefault="00000000" w:rsidRPr="00000000" w14:paraId="000000C1">
      <w:pPr>
        <w:pStyle w:val="Heading4"/>
        <w:numPr>
          <w:ilvl w:val="0"/>
          <w:numId w:val="4"/>
        </w:numPr>
        <w:ind w:left="360" w:hanging="360"/>
        <w:rPr>
          <w:rFonts w:ascii="Courier New" w:cs="Courier New" w:eastAsia="Courier New" w:hAnsi="Courier New"/>
          <w:vertAlign w:val="baseline"/>
        </w:rPr>
      </w:pPr>
      <w:r w:rsidDel="00000000" w:rsidR="00000000" w:rsidRPr="00000000">
        <w:rPr>
          <w:b w:val="1"/>
          <w:vertAlign w:val="baseline"/>
          <w:rtl w:val="0"/>
        </w:rPr>
        <w:t xml:space="preserve">You then use your constructor to instantiate the object by using the </w:t>
      </w:r>
      <w:r w:rsidDel="00000000" w:rsidR="00000000" w:rsidRPr="00000000">
        <w:rPr>
          <w:rFonts w:ascii="Courier New" w:cs="Courier New" w:eastAsia="Courier New" w:hAnsi="Courier New"/>
          <w:b w:val="1"/>
          <w:vertAlign w:val="baseline"/>
          <w:rtl w:val="0"/>
        </w:rPr>
        <w:t xml:space="preserve">new</w:t>
      </w:r>
      <w:r w:rsidDel="00000000" w:rsidR="00000000" w:rsidRPr="00000000">
        <w:rPr>
          <w:b w:val="1"/>
          <w:vertAlign w:val="baseline"/>
          <w:rtl w:val="0"/>
        </w:rPr>
        <w:t xml:space="preserve"> keyword</w:t>
      </w:r>
      <w:r w:rsidDel="00000000" w:rsidR="00000000" w:rsidRPr="00000000">
        <w:rPr>
          <w:rtl w:val="0"/>
        </w:rPr>
      </w:r>
    </w:p>
    <w:p w:rsidR="00000000" w:rsidDel="00000000" w:rsidP="00000000" w:rsidRDefault="00000000" w:rsidRPr="00000000" w14:paraId="000000C2">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You pass values to your constructor's parameters</w:t>
      </w:r>
    </w:p>
    <w:p w:rsidR="00000000" w:rsidDel="00000000" w:rsidP="00000000" w:rsidRDefault="00000000" w:rsidRPr="00000000" w14:paraId="000000C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create the variable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instantiate the Person object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"Dana", 63</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C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values you pass to the constructor might also come from variables</w:t>
      </w:r>
    </w:p>
    <w:p w:rsidR="00000000" w:rsidDel="00000000" w:rsidP="00000000" w:rsidRDefault="00000000" w:rsidRPr="00000000" w14:paraId="000000C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"Dana";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63;</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d34og8" w:id="8"/>
      <w:bookmarkEnd w:id="8"/>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age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D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Instantiating an Object    </w:t>
      </w:r>
      <w:r w:rsidDel="00000000" w:rsidR="00000000" w:rsidRPr="00000000">
        <w:rPr>
          <w:b w:val="0"/>
          <w:i w:val="1"/>
          <w:vertAlign w:val="baseline"/>
          <w:rtl w:val="0"/>
        </w:rPr>
        <w:t xml:space="preserve"> cont'd</w:t>
      </w:r>
      <w:r w:rsidDel="00000000" w:rsidR="00000000" w:rsidRPr="00000000">
        <w:rPr>
          <w:rtl w:val="0"/>
        </w:rPr>
      </w:r>
    </w:p>
    <w:p w:rsidR="00000000" w:rsidDel="00000000" w:rsidP="00000000" w:rsidRDefault="00000000" w:rsidRPr="00000000" w14:paraId="000000D1">
      <w:pPr>
        <w:pStyle w:val="Heading4"/>
        <w:numPr>
          <w:ilvl w:val="0"/>
          <w:numId w:val="4"/>
        </w:numPr>
        <w:ind w:left="360" w:hanging="360"/>
        <w:rPr>
          <w:vertAlign w:val="baseline"/>
        </w:rPr>
      </w:pPr>
      <w:r w:rsidDel="00000000" w:rsidR="00000000" w:rsidRPr="00000000">
        <w:rPr>
          <w:b w:val="1"/>
          <w:vertAlign w:val="baseline"/>
          <w:rtl w:val="0"/>
        </w:rPr>
        <w:t xml:space="preserve">Often people declare the variable and instantiate the object in one step</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"Dana";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63;</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name, age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pStyle w:val="Heading4"/>
        <w:numPr>
          <w:ilvl w:val="0"/>
          <w:numId w:val="4"/>
        </w:numPr>
        <w:ind w:left="360" w:hanging="360"/>
        <w:rPr>
          <w:rFonts w:ascii="Courier New" w:cs="Courier New" w:eastAsia="Courier New" w:hAnsi="Courier New"/>
          <w:vertAlign w:val="baseline"/>
        </w:rPr>
      </w:pPr>
      <w:r w:rsidDel="00000000" w:rsidR="00000000" w:rsidRPr="00000000">
        <w:rPr>
          <w:b w:val="1"/>
          <w:vertAlign w:val="baseline"/>
          <w:rtl w:val="0"/>
        </w:rPr>
        <w:t xml:space="preserve">You can also instantiate multiple objects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create the variables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 p2, p3;</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instantiate the Person object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"Dana", 63</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"Natalie", 37</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p3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"Zachary", 31</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E0">
      <w:pPr>
        <w:pStyle w:val="Heading4"/>
        <w:numPr>
          <w:ilvl w:val="0"/>
          <w:numId w:val="4"/>
        </w:numPr>
        <w:ind w:left="360" w:hanging="360"/>
        <w:rPr>
          <w:vertAlign w:val="baseline"/>
        </w:rPr>
      </w:pPr>
      <w:r w:rsidDel="00000000" w:rsidR="00000000" w:rsidRPr="00000000">
        <w:rPr>
          <w:b w:val="1"/>
          <w:vertAlign w:val="baseline"/>
          <w:rtl w:val="0"/>
        </w:rPr>
        <w:t xml:space="preserve">Once we know about arrays in Java, we can even have arrays of class objects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family = new Person[4];   // 0, 1, 2, 3 (4 - size)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family[0]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Person("Dana", 63);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family[1]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Person("Natalie", 37);</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s8eyo1" w:id="9"/>
      <w:bookmarkEnd w:id="9"/>
      <w:r w:rsidDel="00000000" w:rsidR="00000000" w:rsidRPr="00000000">
        <w:rPr>
          <w:rtl w:val="0"/>
        </w:rPr>
      </w:r>
    </w:p>
    <w:p w:rsidR="00000000" w:rsidDel="00000000" w:rsidP="00000000" w:rsidRDefault="00000000" w:rsidRPr="00000000" w14:paraId="000000E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Working with Objects</w:t>
      </w:r>
      <w:r w:rsidDel="00000000" w:rsidR="00000000" w:rsidRPr="00000000">
        <w:rPr>
          <w:rtl w:val="0"/>
        </w:rPr>
      </w:r>
    </w:p>
    <w:p w:rsidR="00000000" w:rsidDel="00000000" w:rsidP="00000000" w:rsidRDefault="00000000" w:rsidRPr="00000000" w14:paraId="000000E8">
      <w:pPr>
        <w:pStyle w:val="Heading4"/>
        <w:numPr>
          <w:ilvl w:val="0"/>
          <w:numId w:val="4"/>
        </w:numPr>
        <w:ind w:left="360" w:hanging="360"/>
        <w:rPr>
          <w:vertAlign w:val="baseline"/>
        </w:rPr>
      </w:pPr>
      <w:r w:rsidDel="00000000" w:rsidR="00000000" w:rsidRPr="00000000">
        <w:rPr>
          <w:b w:val="1"/>
          <w:vertAlign w:val="baseline"/>
          <w:rtl w:val="0"/>
        </w:rPr>
        <w:t xml:space="preserve">In Java, we traditionally declare our instance variables as private</w:t>
      </w:r>
      <w:r w:rsidDel="00000000" w:rsidR="00000000" w:rsidRPr="00000000">
        <w:rPr>
          <w:rtl w:val="0"/>
        </w:rPr>
      </w:r>
    </w:p>
    <w:p w:rsidR="00000000" w:rsidDel="00000000" w:rsidP="00000000" w:rsidRDefault="00000000" w:rsidRPr="00000000" w14:paraId="000000E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enforces the principle of encapsulation which says that we only expose data that we want from an object</w:t>
      </w:r>
    </w:p>
    <w:p w:rsidR="00000000" w:rsidDel="00000000" w:rsidP="00000000" w:rsidRDefault="00000000" w:rsidRPr="00000000" w14:paraId="000000E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is why we write getter and setter methods</w:t>
      </w:r>
    </w:p>
    <w:p w:rsidR="00000000" w:rsidDel="00000000" w:rsidP="00000000" w:rsidRDefault="00000000" w:rsidRPr="00000000" w14:paraId="000000EB">
      <w:pPr>
        <w:pStyle w:val="Heading4"/>
        <w:numPr>
          <w:ilvl w:val="0"/>
          <w:numId w:val="4"/>
        </w:numPr>
        <w:ind w:left="360" w:hanging="360"/>
        <w:rPr>
          <w:vertAlign w:val="baseline"/>
        </w:rPr>
      </w:pPr>
      <w:r w:rsidDel="00000000" w:rsidR="00000000" w:rsidRPr="00000000">
        <w:rPr>
          <w:b w:val="1"/>
          <w:vertAlign w:val="baseline"/>
          <w:rtl w:val="0"/>
        </w:rPr>
        <w:t xml:space="preserve">If we tried to access the private data members of the object through the object name, the compiler would generate an error</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 = new Person("Dana", 63);</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error</w:t>
      </w:r>
      <w:r w:rsidDel="00000000" w:rsidR="00000000" w:rsidRPr="00000000">
        <w:rPr>
          <w:rtl w:val="0"/>
        </w:rPr>
      </w:r>
    </w:p>
    <w:p w:rsidR="00000000" w:rsidDel="00000000" w:rsidP="00000000" w:rsidRDefault="00000000" w:rsidRPr="00000000" w14:paraId="000000F0">
      <w:pPr>
        <w:pStyle w:val="Heading4"/>
        <w:numPr>
          <w:ilvl w:val="0"/>
          <w:numId w:val="4"/>
        </w:numPr>
        <w:ind w:left="360" w:hanging="360"/>
        <w:rPr>
          <w:vertAlign w:val="baseline"/>
        </w:rPr>
      </w:pPr>
      <w:r w:rsidDel="00000000" w:rsidR="00000000" w:rsidRPr="00000000">
        <w:rPr>
          <w:b w:val="1"/>
          <w:vertAlign w:val="baseline"/>
          <w:rtl w:val="0"/>
        </w:rPr>
        <w:t xml:space="preserve">We must use the getter method to retrieve a data member's value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 = new Person("Dana", 63);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7dp8vu" w:id="10"/>
      <w:bookmarkEnd w:id="10"/>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F5">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Default Access Modifier</w:t>
      </w:r>
      <w:r w:rsidDel="00000000" w:rsidR="00000000" w:rsidRPr="00000000">
        <w:rPr>
          <w:rtl w:val="0"/>
        </w:rPr>
      </w:r>
    </w:p>
    <w:p w:rsidR="00000000" w:rsidDel="00000000" w:rsidP="00000000" w:rsidRDefault="00000000" w:rsidRPr="00000000" w14:paraId="000000F6">
      <w:pPr>
        <w:pStyle w:val="Heading4"/>
        <w:numPr>
          <w:ilvl w:val="0"/>
          <w:numId w:val="4"/>
        </w:numPr>
        <w:ind w:left="360" w:hanging="360"/>
        <w:rPr>
          <w:vertAlign w:val="baseline"/>
        </w:rPr>
      </w:pPr>
      <w:r w:rsidDel="00000000" w:rsidR="00000000" w:rsidRPr="00000000">
        <w:rPr>
          <w:b w:val="1"/>
          <w:vertAlign w:val="baseline"/>
          <w:rtl w:val="0"/>
        </w:rPr>
        <w:t xml:space="preserve">If you don't use explicitly specify an access modifier, Java assumes a</w:t>
      </w:r>
      <w:r w:rsidDel="00000000" w:rsidR="00000000" w:rsidRPr="00000000">
        <w:rPr>
          <w:rFonts w:ascii="Calibri" w:cs="Calibri" w:eastAsia="Calibri" w:hAnsi="Calibri"/>
          <w:b w:val="1"/>
          <w:vertAlign w:val="baseline"/>
          <w:rtl w:val="0"/>
        </w:rPr>
        <w:t xml:space="preserve"> </w:t>
      </w:r>
      <w:r w:rsidDel="00000000" w:rsidR="00000000" w:rsidRPr="00000000">
        <w:rPr>
          <w:b w:val="1"/>
          <w:i w:val="0"/>
          <w:vertAlign w:val="baseline"/>
          <w:rtl w:val="0"/>
        </w:rPr>
        <w:t xml:space="preserve">default</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called</w:t>
      </w:r>
      <w:r w:rsidDel="00000000" w:rsidR="00000000" w:rsidRPr="00000000">
        <w:rPr>
          <w:rFonts w:ascii="Calibri" w:cs="Calibri" w:eastAsia="Calibri" w:hAnsi="Calibri"/>
          <w:b w:val="1"/>
          <w:vertAlign w:val="baseline"/>
          <w:rtl w:val="0"/>
        </w:rPr>
        <w:t xml:space="preserve"> </w:t>
      </w:r>
      <w:r w:rsidDel="00000000" w:rsidR="00000000" w:rsidRPr="00000000">
        <w:rPr>
          <w:b w:val="0"/>
          <w:i w:val="1"/>
          <w:vertAlign w:val="baseline"/>
          <w:rtl w:val="0"/>
        </w:rPr>
        <w:t xml:space="preserve">package-private</w:t>
      </w:r>
      <w:r w:rsidDel="00000000" w:rsidR="00000000" w:rsidRPr="00000000">
        <w:rPr>
          <w:rtl w:val="0"/>
        </w:rPr>
      </w:r>
    </w:p>
    <w:p w:rsidR="00000000" w:rsidDel="00000000" w:rsidP="00000000" w:rsidRDefault="00000000" w:rsidRPr="00000000" w14:paraId="000000F7">
      <w:pPr>
        <w:pStyle w:val="Heading4"/>
        <w:numPr>
          <w:ilvl w:val="0"/>
          <w:numId w:val="4"/>
        </w:numPr>
        <w:ind w:left="360" w:hanging="360"/>
        <w:rPr>
          <w:vertAlign w:val="baseline"/>
        </w:rPr>
      </w:pPr>
      <w:r w:rsidDel="00000000" w:rsidR="00000000" w:rsidRPr="00000000">
        <w:rPr>
          <w:b w:val="1"/>
          <w:i w:val="1"/>
          <w:vertAlign w:val="baseline"/>
          <w:rtl w:val="0"/>
        </w:rPr>
        <w:t xml:space="preserve">Package-private</w:t>
      </w:r>
      <w:r w:rsidDel="00000000" w:rsidR="00000000" w:rsidRPr="00000000">
        <w:rPr>
          <w:b w:val="1"/>
          <w:vertAlign w:val="baseline"/>
          <w:rtl w:val="0"/>
        </w:rPr>
        <w:t xml:space="preserve"> which means the</w:t>
      </w:r>
      <w:r w:rsidDel="00000000" w:rsidR="00000000" w:rsidRPr="00000000">
        <w:rPr>
          <w:b w:val="0"/>
          <w:vertAlign w:val="baseline"/>
          <w:rtl w:val="0"/>
        </w:rPr>
        <w:t xml:space="preserve"> member is visible within the same package</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but isn't accessible from other packages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age;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Person(String name, int age)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getName()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getAge()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0C">
      <w:pPr>
        <w:pStyle w:val="Heading4"/>
        <w:numPr>
          <w:ilvl w:val="0"/>
          <w:numId w:val="4"/>
        </w:numPr>
        <w:ind w:left="360" w:hanging="360"/>
        <w:rPr>
          <w:vertAlign w:val="baseline"/>
        </w:rPr>
      </w:pPr>
      <w:r w:rsidDel="00000000" w:rsidR="00000000" w:rsidRPr="00000000">
        <w:rPr>
          <w:b w:val="1"/>
          <w:vertAlign w:val="baseline"/>
          <w:rtl w:val="0"/>
        </w:rPr>
        <w:t xml:space="preserve">Java programmers will argue whether the best practice is to explicitly specify your access modifier</w:t>
      </w:r>
      <w:r w:rsidDel="00000000" w:rsidR="00000000" w:rsidRPr="00000000">
        <w:rPr>
          <w:rtl w:val="0"/>
        </w:rPr>
      </w:r>
    </w:p>
    <w:p w:rsidR="00000000" w:rsidDel="00000000" w:rsidP="00000000" w:rsidRDefault="00000000" w:rsidRPr="00000000" w14:paraId="0000010D">
      <w:pPr>
        <w:pStyle w:val="Heading5"/>
        <w:numPr>
          <w:ilvl w:val="0"/>
          <w:numId w:val="3"/>
        </w:numPr>
        <w:tabs>
          <w:tab w:val="left" w:leader="none" w:pos="720"/>
        </w:tabs>
        <w:ind w:left="504" w:firstLine="0"/>
        <w:rPr>
          <w:vertAlign w:val="baseline"/>
        </w:rPr>
      </w:pPr>
      <w:bookmarkStart w:colFirst="0" w:colLast="0" w:name="_heading=h.3rdcrjn" w:id="11"/>
      <w:bookmarkEnd w:id="11"/>
      <w:r w:rsidDel="00000000" w:rsidR="00000000" w:rsidRPr="00000000">
        <w:rPr>
          <w:vertAlign w:val="baseline"/>
          <w:rtl w:val="0"/>
        </w:rPr>
        <w:t xml:space="preserve">I fall in the group that prefers explicit specification</w:t>
      </w:r>
    </w:p>
    <w:p w:rsidR="00000000" w:rsidDel="00000000" w:rsidP="00000000" w:rsidRDefault="00000000" w:rsidRPr="00000000" w14:paraId="0000010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Methods</w:t>
      </w:r>
      <w:r w:rsidDel="00000000" w:rsidR="00000000" w:rsidRPr="00000000">
        <w:rPr>
          <w:rtl w:val="0"/>
        </w:rPr>
      </w:r>
    </w:p>
    <w:p w:rsidR="00000000" w:rsidDel="00000000" w:rsidP="00000000" w:rsidRDefault="00000000" w:rsidRPr="00000000" w14:paraId="0000010F">
      <w:pPr>
        <w:pStyle w:val="Heading4"/>
        <w:numPr>
          <w:ilvl w:val="0"/>
          <w:numId w:val="4"/>
        </w:numPr>
        <w:ind w:left="360" w:hanging="360"/>
        <w:rPr>
          <w:vertAlign w:val="baseline"/>
        </w:rPr>
      </w:pPr>
      <w:r w:rsidDel="00000000" w:rsidR="00000000" w:rsidRPr="00000000">
        <w:rPr>
          <w:b w:val="1"/>
          <w:vertAlign w:val="baseline"/>
          <w:rtl w:val="0"/>
        </w:rPr>
        <w:t xml:space="preserve">Java allows us to overload methods in a class</w:t>
      </w:r>
      <w:r w:rsidDel="00000000" w:rsidR="00000000" w:rsidRPr="00000000">
        <w:rPr>
          <w:rtl w:val="0"/>
        </w:rPr>
      </w:r>
    </w:p>
    <w:p w:rsidR="00000000" w:rsidDel="00000000" w:rsidP="00000000" w:rsidRDefault="00000000" w:rsidRPr="00000000" w14:paraId="0000011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Overload means we can have more than one method with the same name as long as the </w:t>
      </w:r>
      <w:r w:rsidDel="00000000" w:rsidR="00000000" w:rsidRPr="00000000">
        <w:rPr>
          <w:b w:val="1"/>
          <w:i w:val="1"/>
          <w:vertAlign w:val="baseline"/>
          <w:rtl w:val="0"/>
        </w:rPr>
        <w:t xml:space="preserve">signature </w:t>
      </w:r>
      <w:r w:rsidDel="00000000" w:rsidR="00000000" w:rsidRPr="00000000">
        <w:rPr>
          <w:vertAlign w:val="baseline"/>
          <w:rtl w:val="0"/>
        </w:rPr>
        <w:t xml:space="preserve">is different</w:t>
      </w:r>
    </w:p>
    <w:p w:rsidR="00000000" w:rsidDel="00000000" w:rsidP="00000000" w:rsidRDefault="00000000" w:rsidRPr="00000000" w14:paraId="00000111">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signature is determined by taking the name of a method and adding to it the type of each parameter</w:t>
      </w:r>
    </w:p>
    <w:p w:rsidR="00000000" w:rsidDel="00000000" w:rsidP="00000000" w:rsidRDefault="00000000" w:rsidRPr="00000000" w14:paraId="0000011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Thingy.java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Thingy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int y)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foo_int_int</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String s)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foo_int_String</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foo(String s, int x)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foo_String_int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foo(String x)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foo_String</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6in1rg" w:id="12"/>
      <w:bookmarkEnd w:id="12"/>
      <w:r w:rsidDel="00000000" w:rsidR="00000000" w:rsidRPr="00000000">
        <w:rPr>
          <w:rtl w:val="0"/>
        </w:rPr>
      </w:r>
    </w:p>
    <w:p w:rsidR="00000000" w:rsidDel="00000000" w:rsidP="00000000" w:rsidRDefault="00000000" w:rsidRPr="00000000" w14:paraId="00000130">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Overloading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131">
      <w:pPr>
        <w:pStyle w:val="Heading4"/>
        <w:numPr>
          <w:ilvl w:val="0"/>
          <w:numId w:val="4"/>
        </w:numPr>
        <w:ind w:left="360" w:hanging="360"/>
        <w:rPr>
          <w:vertAlign w:val="baseline"/>
        </w:rPr>
      </w:pPr>
      <w:r w:rsidDel="00000000" w:rsidR="00000000" w:rsidRPr="00000000">
        <w:rPr>
          <w:b w:val="1"/>
          <w:vertAlign w:val="baseline"/>
          <w:rtl w:val="0"/>
        </w:rPr>
        <w:t xml:space="preserve">The compiler can deduce which overloaded method you wanted to call by examining the arguments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Thingy obj = new Thingy();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7, "Xyz"</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"Xyz", 7</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A">
      <w:pPr>
        <w:pStyle w:val="Heading4"/>
        <w:numPr>
          <w:ilvl w:val="0"/>
          <w:numId w:val="4"/>
        </w:numPr>
        <w:ind w:left="360" w:hanging="360"/>
        <w:rPr>
          <w:vertAlign w:val="baseline"/>
        </w:rPr>
      </w:pPr>
      <w:r w:rsidDel="00000000" w:rsidR="00000000" w:rsidRPr="00000000">
        <w:rPr>
          <w:b w:val="1"/>
          <w:vertAlign w:val="baseline"/>
          <w:rtl w:val="0"/>
        </w:rPr>
        <w:t xml:space="preserve">Overloads allow us to use methods in different ways</w:t>
      </w:r>
      <w:r w:rsidDel="00000000" w:rsidR="00000000" w:rsidRPr="00000000">
        <w:rPr>
          <w:rtl w:val="0"/>
        </w:rPr>
      </w:r>
    </w:p>
    <w:p w:rsidR="00000000" w:rsidDel="00000000" w:rsidP="00000000" w:rsidRDefault="00000000" w:rsidRPr="00000000" w14:paraId="0000013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Sometimes on overload offers features that another overload doesn't</w:t>
      </w:r>
    </w:p>
    <w:p w:rsidR="00000000" w:rsidDel="00000000" w:rsidP="00000000" w:rsidRDefault="00000000" w:rsidRPr="00000000" w14:paraId="0000013C">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Sometimes it just gives us a different way of passing arguments</w:t>
      </w:r>
    </w:p>
    <w:p w:rsidR="00000000" w:rsidDel="00000000" w:rsidP="00000000" w:rsidRDefault="00000000" w:rsidRPr="00000000" w14:paraId="0000013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answer = myCalculator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.add(x, 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PalmSprings" w:cs="PalmSprings" w:eastAsia="PalmSprings" w:hAnsi="PalmSprings"/>
          <w:b w:val="0"/>
          <w:i w:val="0"/>
          <w:smallCaps w:val="0"/>
          <w:strike w:val="0"/>
          <w:color w:val="000000"/>
          <w:sz w:val="25"/>
          <w:szCs w:val="25"/>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5"/>
          <w:szCs w:val="25"/>
          <w:u w:val="none"/>
          <w:shd w:fill="auto" w:val="clear"/>
          <w:vertAlign w:val="baseline"/>
          <w:rtl w:val="0"/>
        </w:rPr>
        <w:t xml:space="preserve">-- or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MathOperands ops = new MathOperands(x, 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answer = myCalculator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.add(ops)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lnxbz9" w:id="13"/>
      <w:bookmarkEnd w:id="13"/>
      <w:r w:rsidDel="00000000" w:rsidR="00000000" w:rsidRPr="00000000">
        <w:rPr>
          <w:rtl w:val="0"/>
        </w:rPr>
      </w:r>
    </w:p>
    <w:p w:rsidR="00000000" w:rsidDel="00000000" w:rsidP="00000000" w:rsidRDefault="00000000" w:rsidRPr="00000000" w14:paraId="0000014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Constructors</w:t>
      </w:r>
      <w:r w:rsidDel="00000000" w:rsidR="00000000" w:rsidRPr="00000000">
        <w:rPr>
          <w:rtl w:val="0"/>
        </w:rPr>
      </w:r>
    </w:p>
    <w:p w:rsidR="00000000" w:rsidDel="00000000" w:rsidP="00000000" w:rsidRDefault="00000000" w:rsidRPr="00000000" w14:paraId="00000148">
      <w:pPr>
        <w:pStyle w:val="Heading4"/>
        <w:numPr>
          <w:ilvl w:val="0"/>
          <w:numId w:val="4"/>
        </w:numPr>
        <w:ind w:left="360" w:hanging="360"/>
        <w:rPr>
          <w:vertAlign w:val="baseline"/>
        </w:rPr>
      </w:pPr>
      <w:r w:rsidDel="00000000" w:rsidR="00000000" w:rsidRPr="00000000">
        <w:rPr>
          <w:b w:val="1"/>
          <w:vertAlign w:val="baseline"/>
          <w:rtl w:val="0"/>
        </w:rPr>
        <w:t xml:space="preserve">In this workbook, you may see situations where there is more than one way to create an object</w:t>
      </w:r>
      <w:r w:rsidDel="00000000" w:rsidR="00000000" w:rsidRPr="00000000">
        <w:rPr>
          <w:rtl w:val="0"/>
        </w:rPr>
      </w:r>
    </w:p>
    <w:p w:rsidR="00000000" w:rsidDel="00000000" w:rsidP="00000000" w:rsidRDefault="00000000" w:rsidRPr="00000000" w14:paraId="0000014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That is because the constructor is overloaded</w:t>
      </w:r>
    </w:p>
    <w:p w:rsidR="00000000" w:rsidDel="00000000" w:rsidP="00000000" w:rsidRDefault="00000000" w:rsidRPr="00000000" w14:paraId="0000014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Overloading the constructor helps provide a robust class that can be used by many people in many different situations</w:t>
      </w:r>
    </w:p>
    <w:p w:rsidR="00000000" w:rsidDel="00000000" w:rsidP="00000000" w:rsidRDefault="00000000" w:rsidRPr="00000000" w14:paraId="0000014B">
      <w:pPr>
        <w:pStyle w:val="Heading4"/>
        <w:numPr>
          <w:ilvl w:val="0"/>
          <w:numId w:val="4"/>
        </w:numPr>
        <w:ind w:left="360" w:hanging="360"/>
        <w:rPr>
          <w:vertAlign w:val="baseline"/>
        </w:rPr>
      </w:pPr>
      <w:r w:rsidDel="00000000" w:rsidR="00000000" w:rsidRPr="00000000">
        <w:rPr>
          <w:b w:val="1"/>
          <w:vertAlign w:val="baseline"/>
          <w:rtl w:val="0"/>
        </w:rPr>
        <w:t xml:space="preserve">Let's overload the constructor</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Person() {</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Person(String name, int age) {</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this.name = name;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this.age = age;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5nkun2" w:id="14"/>
      <w:bookmarkEnd w:id="1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Constructors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6E">
      <w:pPr>
        <w:pStyle w:val="Heading4"/>
        <w:numPr>
          <w:ilvl w:val="0"/>
          <w:numId w:val="4"/>
        </w:numPr>
        <w:ind w:left="360" w:hanging="360"/>
        <w:rPr>
          <w:vertAlign w:val="baseline"/>
        </w:rPr>
      </w:pPr>
      <w:r w:rsidDel="00000000" w:rsidR="00000000" w:rsidRPr="00000000">
        <w:rPr>
          <w:b w:val="1"/>
          <w:vertAlign w:val="baseline"/>
          <w:rtl w:val="0"/>
        </w:rPr>
        <w:t xml:space="preserve">Now that we have two constructors, let's look at two different ways to create an object</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uses the parameterized constructor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("Dana", 63);</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uses the constructor without parameters and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then places data in the object using the setter methods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p2</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p2.setName("Natalie");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p2.setAge(37);</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System.out.println("P1's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System.out.println("P2's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ksv4uv" w:id="15"/>
      <w:bookmarkEnd w:id="15"/>
      <w:r w:rsidDel="00000000" w:rsidR="00000000" w:rsidRPr="00000000">
        <w:rPr>
          <w:rtl w:val="0"/>
        </w:rPr>
      </w:r>
    </w:p>
    <w:p w:rsidR="00000000" w:rsidDel="00000000" w:rsidP="00000000" w:rsidRDefault="00000000" w:rsidRPr="00000000" w14:paraId="0000017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a Class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Person(String name, int age)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Person object</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 person = new Person("Dana", 63);</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display the person's information</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System.out.printf("%s is %d years old\n",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person.getName(), person.getAge());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4sinio" w:id="16"/>
      <w:bookmarkEnd w:id="1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A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a Class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1A9">
      <w:pPr>
        <w:pStyle w:val="Heading4"/>
        <w:numPr>
          <w:ilvl w:val="0"/>
          <w:numId w:val="4"/>
        </w:numPr>
        <w:ind w:left="360" w:hanging="360"/>
        <w:rPr>
          <w:vertAlign w:val="baseline"/>
        </w:rPr>
      </w:pPr>
      <w:r w:rsidDel="00000000" w:rsidR="00000000" w:rsidRPr="00000000">
        <w:rPr>
          <w:b w:val="1"/>
          <w:vertAlign w:val="baseline"/>
          <w:rtl w:val="0"/>
        </w:rPr>
        <w:t xml:space="preserve">To compile this program, you will need to run the javac compiler on both files</w:t>
      </w:r>
      <w:r w:rsidDel="00000000" w:rsidR="00000000" w:rsidRPr="00000000">
        <w:rPr>
          <w:rtl w:val="0"/>
        </w:rPr>
      </w:r>
    </w:p>
    <w:p w:rsidR="00000000" w:rsidDel="00000000" w:rsidP="00000000" w:rsidRDefault="00000000" w:rsidRPr="00000000" w14:paraId="000001A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Then, run the class file that has the </w:t>
      </w:r>
      <w:r w:rsidDel="00000000" w:rsidR="00000000" w:rsidRPr="00000000">
        <w:rPr>
          <w:rFonts w:ascii="Courier New" w:cs="Courier New" w:eastAsia="Courier New" w:hAnsi="Courier New"/>
          <w:vertAlign w:val="baseline"/>
          <w:rtl w:val="0"/>
        </w:rPr>
        <w:t xml:space="preserve">main()</w:t>
      </w:r>
      <w:r w:rsidDel="00000000" w:rsidR="00000000" w:rsidRPr="00000000">
        <w:rPr>
          <w:vertAlign w:val="baseline"/>
          <w:rtl w:val="0"/>
        </w:rPr>
        <w:t xml:space="preserve"> method in it</w:t>
      </w:r>
    </w:p>
    <w:p w:rsidR="00000000" w:rsidDel="00000000" w:rsidP="00000000" w:rsidRDefault="00000000" w:rsidRPr="00000000" w14:paraId="000001A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javac *.java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sectPr>
          <w:headerReference r:id="rId13" w:type="even"/>
          <w:footerReference r:id="rId14" w:type="default"/>
          <w:type w:val="nextPage"/>
          <w:pgSz w:h="15840" w:w="12240" w:orient="portrait"/>
          <w:pgMar w:bottom="720" w:top="720" w:left="1080" w:right="1080" w:header="0" w:footer="346"/>
          <w:pgNumType w:start="1"/>
        </w:sect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1"/>
        <w:numPr>
          <w:ilvl w:val="0"/>
          <w:numId w:val="5"/>
        </w:numPr>
        <w:ind w:left="0" w:firstLine="0"/>
        <w:rPr>
          <w:vertAlign w:val="baseline"/>
        </w:rPr>
      </w:pPr>
      <w:bookmarkStart w:colFirst="0" w:colLast="0" w:name="_heading=h.2jxsxqh" w:id="17"/>
      <w:bookmarkEnd w:id="17"/>
      <w:r w:rsidDel="00000000" w:rsidR="00000000" w:rsidRPr="00000000">
        <w:rPr>
          <w:b w:val="1"/>
          <w:vertAlign w:val="baseline"/>
          <w:rtl w:val="0"/>
        </w:rPr>
        <w:br w:type="textWrapping"/>
        <w:br w:type="textWrapping"/>
        <w:br w:type="textWrapping"/>
        <w:br w:type="textWrapping"/>
        <w:t xml:space="preserve">Java Packages</w:t>
      </w:r>
      <w:r w:rsidDel="00000000" w:rsidR="00000000" w:rsidRPr="00000000">
        <w:rPr>
          <w:rtl w:val="0"/>
        </w:rPr>
      </w:r>
    </w:p>
    <w:p w:rsidR="00000000" w:rsidDel="00000000" w:rsidP="00000000" w:rsidRDefault="00000000" w:rsidRPr="00000000" w14:paraId="000001BB">
      <w:pPr>
        <w:pStyle w:val="Heading2"/>
        <w:numPr>
          <w:ilvl w:val="1"/>
          <w:numId w:val="5"/>
        </w:numPr>
        <w:ind w:left="0" w:firstLine="0"/>
        <w:rPr>
          <w:vertAlign w:val="baseline"/>
        </w:rPr>
      </w:pPr>
      <w:bookmarkStart w:colFirst="0" w:colLast="0" w:name="_heading=h.z337ya" w:id="18"/>
      <w:bookmarkEnd w:id="18"/>
      <w:r w:rsidDel="00000000" w:rsidR="00000000" w:rsidRPr="00000000">
        <w:rPr>
          <w:b w:val="0"/>
          <w:vertAlign w:val="baseline"/>
          <w:rtl w:val="0"/>
        </w:rPr>
        <w:br w:type="textWrapping"/>
        <w:br w:type="textWrapping"/>
        <w:br w:type="textWrapping"/>
        <w:br w:type="textWrapping"/>
        <w:t xml:space="preserve">Java Packages</w:t>
      </w:r>
      <w:r w:rsidDel="00000000" w:rsidR="00000000" w:rsidRPr="00000000">
        <w:rPr>
          <w:rtl w:val="0"/>
        </w:rPr>
      </w:r>
    </w:p>
    <w:p w:rsidR="00000000" w:rsidDel="00000000" w:rsidP="00000000" w:rsidRDefault="00000000" w:rsidRPr="00000000" w14:paraId="000001BC">
      <w:pPr>
        <w:pStyle w:val="Heading3"/>
        <w:tabs>
          <w:tab w:val="left" w:leader="none" w:pos="360"/>
          <w:tab w:val="left" w:leader="none" w:pos="720"/>
          <w:tab w:val="left" w:leader="none" w:pos="1080"/>
        </w:tabs>
        <w:rPr>
          <w:vertAlign w:val="baseline"/>
        </w:rPr>
      </w:pPr>
      <w:bookmarkStart w:colFirst="0" w:colLast="0" w:name="_heading=h.3j2qqm3" w:id="19"/>
      <w:bookmarkEnd w:id="19"/>
      <w:r w:rsidDel="00000000" w:rsidR="00000000" w:rsidRPr="00000000">
        <w:rPr>
          <w:b w:val="1"/>
          <w:vertAlign w:val="baseline"/>
          <w:rtl w:val="0"/>
        </w:rPr>
        <w:t xml:space="preserve">Java Packages</w:t>
      </w:r>
      <w:r w:rsidDel="00000000" w:rsidR="00000000" w:rsidRPr="00000000">
        <w:rPr>
          <w:rtl w:val="0"/>
        </w:rPr>
      </w:r>
    </w:p>
    <w:p w:rsidR="00000000" w:rsidDel="00000000" w:rsidP="00000000" w:rsidRDefault="00000000" w:rsidRPr="00000000" w14:paraId="000001BD">
      <w:pPr>
        <w:pStyle w:val="Heading4"/>
        <w:numPr>
          <w:ilvl w:val="0"/>
          <w:numId w:val="4"/>
        </w:numPr>
        <w:ind w:left="360" w:hanging="360"/>
        <w:rPr>
          <w:vertAlign w:val="baseline"/>
        </w:rPr>
      </w:pPr>
      <w:r w:rsidDel="00000000" w:rsidR="00000000" w:rsidRPr="00000000">
        <w:rPr>
          <w:b w:val="1"/>
          <w:vertAlign w:val="baseline"/>
          <w:rtl w:val="0"/>
        </w:rPr>
        <w:t xml:space="preserve">A Java package is a collection of related </w:t>
      </w:r>
      <w:r w:rsidDel="00000000" w:rsidR="00000000" w:rsidRPr="00000000">
        <w:rPr>
          <w:rFonts w:ascii="Courier New" w:cs="Courier New" w:eastAsia="Courier New" w:hAnsi="Courier New"/>
          <w:b w:val="1"/>
          <w:vertAlign w:val="baseline"/>
          <w:rtl w:val="0"/>
        </w:rPr>
        <w:t xml:space="preserve">.class</w:t>
      </w:r>
      <w:r w:rsidDel="00000000" w:rsidR="00000000" w:rsidRPr="00000000">
        <w:rPr>
          <w:b w:val="1"/>
          <w:vertAlign w:val="baseline"/>
          <w:rtl w:val="0"/>
        </w:rPr>
        <w:t xml:space="preserve"> files</w:t>
      </w:r>
      <w:r w:rsidDel="00000000" w:rsidR="00000000" w:rsidRPr="00000000">
        <w:rPr>
          <w:rtl w:val="0"/>
        </w:rPr>
      </w:r>
    </w:p>
    <w:p w:rsidR="00000000" w:rsidDel="00000000" w:rsidP="00000000" w:rsidRDefault="00000000" w:rsidRPr="00000000" w14:paraId="000001B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It organizes the class files in a series of folders</w:t>
      </w:r>
    </w:p>
    <w:p w:rsidR="00000000" w:rsidDel="00000000" w:rsidP="00000000" w:rsidRDefault="00000000" w:rsidRPr="00000000" w14:paraId="000001BF">
      <w:pPr>
        <w:pStyle w:val="Heading4"/>
        <w:numPr>
          <w:ilvl w:val="0"/>
          <w:numId w:val="4"/>
        </w:numPr>
        <w:ind w:left="360" w:hanging="360"/>
        <w:rPr>
          <w:vertAlign w:val="baseline"/>
        </w:rPr>
      </w:pPr>
      <w:r w:rsidDel="00000000" w:rsidR="00000000" w:rsidRPr="00000000">
        <w:rPr>
          <w:b w:val="1"/>
          <w:vertAlign w:val="baseline"/>
          <w:rtl w:val="0"/>
        </w:rPr>
        <w:t xml:space="preserve">Packages are used to avoid naming conflicts with classes</w:t>
      </w:r>
      <w:r w:rsidDel="00000000" w:rsidR="00000000" w:rsidRPr="00000000">
        <w:rPr>
          <w:rtl w:val="0"/>
        </w:rPr>
      </w:r>
    </w:p>
    <w:p w:rsidR="00000000" w:rsidDel="00000000" w:rsidP="00000000" w:rsidRDefault="00000000" w:rsidRPr="00000000" w14:paraId="000001C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They also encourage you to create more maintainable code by organizing related classes together</w:t>
      </w:r>
    </w:p>
    <w:p w:rsidR="00000000" w:rsidDel="00000000" w:rsidP="00000000" w:rsidRDefault="00000000" w:rsidRPr="00000000" w14:paraId="000001C1">
      <w:pPr>
        <w:pStyle w:val="Heading4"/>
        <w:numPr>
          <w:ilvl w:val="0"/>
          <w:numId w:val="4"/>
        </w:numPr>
        <w:ind w:left="360" w:hanging="360"/>
        <w:rPr>
          <w:vertAlign w:val="baseline"/>
        </w:rPr>
      </w:pPr>
      <w:r w:rsidDel="00000000" w:rsidR="00000000" w:rsidRPr="00000000">
        <w:rPr>
          <w:b w:val="1"/>
          <w:vertAlign w:val="baseline"/>
          <w:rtl w:val="0"/>
        </w:rPr>
        <w:t xml:space="preserve">There are two types of packages:</w:t>
      </w:r>
      <w:r w:rsidDel="00000000" w:rsidR="00000000" w:rsidRPr="00000000">
        <w:rPr>
          <w:rtl w:val="0"/>
        </w:rPr>
      </w:r>
    </w:p>
    <w:p w:rsidR="00000000" w:rsidDel="00000000" w:rsidP="00000000" w:rsidRDefault="00000000" w:rsidRPr="00000000" w14:paraId="000001C2">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Java API packages</w:t>
      </w:r>
    </w:p>
    <w:p w:rsidR="00000000" w:rsidDel="00000000" w:rsidP="00000000" w:rsidRDefault="00000000" w:rsidRPr="00000000" w14:paraId="000001C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User-defined packages</w:t>
      </w:r>
    </w:p>
    <w:p w:rsidR="00000000" w:rsidDel="00000000" w:rsidP="00000000" w:rsidRDefault="00000000" w:rsidRPr="00000000" w14:paraId="000001C4">
      <w:pPr>
        <w:pStyle w:val="Heading4"/>
        <w:numPr>
          <w:ilvl w:val="0"/>
          <w:numId w:val="4"/>
        </w:numPr>
        <w:ind w:left="360" w:hanging="360"/>
        <w:rPr>
          <w:vertAlign w:val="baseline"/>
        </w:rPr>
      </w:pPr>
      <w:r w:rsidDel="00000000" w:rsidR="00000000" w:rsidRPr="00000000">
        <w:rPr>
          <w:b w:val="1"/>
          <w:vertAlign w:val="baseline"/>
          <w:rtl w:val="0"/>
        </w:rPr>
        <w:t xml:space="preserve">The Java API consist of a large class library that is organized into packages</w:t>
      </w:r>
      <w:r w:rsidDel="00000000" w:rsidR="00000000" w:rsidRPr="00000000">
        <w:rPr>
          <w:rtl w:val="0"/>
        </w:rPr>
      </w:r>
    </w:p>
    <w:p w:rsidR="00000000" w:rsidDel="00000000" w:rsidP="00000000" w:rsidRDefault="00000000" w:rsidRPr="00000000" w14:paraId="000001C5">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For example, we've used classes from the </w:t>
      </w:r>
      <w:r w:rsidDel="00000000" w:rsidR="00000000" w:rsidRPr="00000000">
        <w:rPr>
          <w:rFonts w:ascii="Courier New" w:cs="Courier New" w:eastAsia="Courier New" w:hAnsi="Courier New"/>
          <w:vertAlign w:val="baseline"/>
          <w:rtl w:val="0"/>
        </w:rPr>
        <w:t xml:space="preserve">java.util</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java.io</w:t>
      </w:r>
      <w:r w:rsidDel="00000000" w:rsidR="00000000" w:rsidRPr="00000000">
        <w:rPr>
          <w:vertAlign w:val="baseline"/>
          <w:rtl w:val="0"/>
        </w:rPr>
        <w:t xml:space="preserve"> packages</w:t>
      </w:r>
    </w:p>
    <w:p w:rsidR="00000000" w:rsidDel="00000000" w:rsidP="00000000" w:rsidRDefault="00000000" w:rsidRPr="00000000" w14:paraId="000001C6">
      <w:pPr>
        <w:pStyle w:val="Heading5"/>
        <w:numPr>
          <w:ilvl w:val="0"/>
          <w:numId w:val="3"/>
        </w:numPr>
        <w:tabs>
          <w:tab w:val="left" w:leader="none" w:pos="720"/>
        </w:tabs>
        <w:ind w:left="504" w:firstLine="0"/>
        <w:rPr>
          <w:rFonts w:ascii="Courier New" w:cs="Courier New" w:eastAsia="Courier New" w:hAnsi="Courier New"/>
          <w:vertAlign w:val="baseline"/>
        </w:rPr>
      </w:pPr>
      <w:hyperlink r:id="rId15">
        <w:r w:rsidDel="00000000" w:rsidR="00000000" w:rsidRPr="00000000">
          <w:rPr>
            <w:rFonts w:ascii="Courier New" w:cs="Courier New" w:eastAsia="Courier New" w:hAnsi="Courier New"/>
            <w:color w:val="000000"/>
            <w:u w:val="none"/>
            <w:vertAlign w:val="baseline"/>
            <w:rtl w:val="0"/>
          </w:rPr>
          <w:t xml:space="preserve">https://docs.oracle.com/javase/8/docs/api/</w:t>
        </w:r>
      </w:hyperlink>
      <w:r w:rsidDel="00000000" w:rsidR="00000000" w:rsidRPr="00000000">
        <w:rPr>
          <w:rtl w:val="0"/>
        </w:rPr>
      </w:r>
    </w:p>
    <w:p w:rsidR="00000000" w:rsidDel="00000000" w:rsidP="00000000" w:rsidRDefault="00000000" w:rsidRPr="00000000" w14:paraId="000001C7">
      <w:pPr>
        <w:pStyle w:val="Heading4"/>
        <w:numPr>
          <w:ilvl w:val="0"/>
          <w:numId w:val="4"/>
        </w:numPr>
        <w:ind w:left="360" w:hanging="360"/>
        <w:rPr>
          <w:vertAlign w:val="baseline"/>
        </w:rPr>
      </w:pPr>
      <w:r w:rsidDel="00000000" w:rsidR="00000000" w:rsidRPr="00000000">
        <w:rPr>
          <w:b w:val="1"/>
          <w:vertAlign w:val="baseline"/>
          <w:rtl w:val="0"/>
        </w:rPr>
        <w:t xml:space="preserve">Developers can also create packages of the custom code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bookmarkStart w:colFirst="0" w:colLast="0" w:name="_heading=h.1y810tw" w:id="20"/>
      <w:bookmarkEnd w:id="20"/>
      <w:r w:rsidDel="00000000" w:rsidR="00000000" w:rsidRPr="00000000">
        <w:rPr>
          <w:rtl w:val="0"/>
        </w:rPr>
      </w:r>
    </w:p>
    <w:p w:rsidR="00000000" w:rsidDel="00000000" w:rsidP="00000000" w:rsidRDefault="00000000" w:rsidRPr="00000000" w14:paraId="000001C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Using </w:t>
      </w:r>
      <w:r w:rsidDel="00000000" w:rsidR="00000000" w:rsidRPr="00000000">
        <w:rPr>
          <w:rFonts w:ascii="Courier New" w:cs="Courier New" w:eastAsia="Courier New" w:hAnsi="Courier New"/>
          <w:b w:val="1"/>
          <w:vertAlign w:val="baseline"/>
          <w:rtl w:val="0"/>
        </w:rPr>
        <w:t xml:space="preserve">import</w:t>
      </w:r>
      <w:r w:rsidDel="00000000" w:rsidR="00000000" w:rsidRPr="00000000">
        <w:rPr>
          <w:rtl w:val="0"/>
        </w:rPr>
      </w:r>
    </w:p>
    <w:p w:rsidR="00000000" w:rsidDel="00000000" w:rsidP="00000000" w:rsidRDefault="00000000" w:rsidRPr="00000000" w14:paraId="000001CA">
      <w:pPr>
        <w:pStyle w:val="Heading4"/>
        <w:numPr>
          <w:ilvl w:val="0"/>
          <w:numId w:val="4"/>
        </w:numPr>
        <w:ind w:left="360" w:hanging="360"/>
        <w:rPr>
          <w:vertAlign w:val="baseline"/>
        </w:rPr>
      </w:pPr>
      <w:r w:rsidDel="00000000" w:rsidR="00000000" w:rsidRPr="00000000">
        <w:rPr>
          <w:b w:val="1"/>
          <w:vertAlign w:val="baseline"/>
          <w:rtl w:val="0"/>
        </w:rPr>
        <w:t xml:space="preserve">You can use a class defined in a different package by using the</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sz w:val="36"/>
          <w:szCs w:val="36"/>
          <w:vertAlign w:val="baseline"/>
          <w:rtl w:val="0"/>
        </w:rPr>
        <w:t xml:space="preserve">import</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keyword</w:t>
      </w:r>
      <w:r w:rsidDel="00000000" w:rsidR="00000000" w:rsidRPr="00000000">
        <w:rPr>
          <w:rtl w:val="0"/>
        </w:rPr>
      </w:r>
    </w:p>
    <w:p w:rsidR="00000000" w:rsidDel="00000000" w:rsidP="00000000" w:rsidRDefault="00000000" w:rsidRPr="00000000" w14:paraId="000001C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You can import a single class</w:t>
      </w:r>
    </w:p>
    <w:p w:rsidR="00000000" w:rsidDel="00000000" w:rsidP="00000000" w:rsidRDefault="00000000" w:rsidRPr="00000000" w14:paraId="000001C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java.util.Scanner;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You can import all classes from a specific package</w:t>
      </w:r>
    </w:p>
    <w:p w:rsidR="00000000" w:rsidDel="00000000" w:rsidP="00000000" w:rsidRDefault="00000000" w:rsidRPr="00000000" w14:paraId="000001D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nsolas" w:cs="Consolas" w:eastAsia="Consolas" w:hAnsi="Consolas"/>
          <w:b w:val="0"/>
          <w:i w:val="0"/>
          <w:smallCaps w:val="0"/>
          <w:strike w:val="0"/>
          <w:color w:val="24292f"/>
          <w:sz w:val="20"/>
          <w:szCs w:val="20"/>
          <w:u w:val="none"/>
          <w:shd w:fill="auto" w:val="clear"/>
          <w:vertAlign w:val="baseline"/>
        </w:rPr>
      </w:pPr>
      <w:bookmarkStart w:colFirst="0" w:colLast="0" w:name="_heading=h.4i7ojhp" w:id="21"/>
      <w:bookmarkEnd w:id="2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 </w:t>
      </w:r>
      <w:r w:rsidDel="00000000" w:rsidR="00000000" w:rsidRPr="00000000">
        <w:rPr>
          <w:rtl w:val="0"/>
        </w:rPr>
      </w:r>
    </w:p>
    <w:p w:rsidR="00000000" w:rsidDel="00000000" w:rsidP="00000000" w:rsidRDefault="00000000" w:rsidRPr="00000000" w14:paraId="000001D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User-Defined Packages</w:t>
      </w:r>
      <w:r w:rsidDel="00000000" w:rsidR="00000000" w:rsidRPr="00000000">
        <w:rPr>
          <w:rtl w:val="0"/>
        </w:rPr>
      </w:r>
    </w:p>
    <w:p w:rsidR="00000000" w:rsidDel="00000000" w:rsidP="00000000" w:rsidRDefault="00000000" w:rsidRPr="00000000" w14:paraId="000001D3">
      <w:pPr>
        <w:pStyle w:val="Heading4"/>
        <w:numPr>
          <w:ilvl w:val="0"/>
          <w:numId w:val="4"/>
        </w:numPr>
        <w:ind w:left="360" w:hanging="360"/>
        <w:rPr>
          <w:vertAlign w:val="baseline"/>
        </w:rPr>
      </w:pPr>
      <w:r w:rsidDel="00000000" w:rsidR="00000000" w:rsidRPr="00000000">
        <w:rPr>
          <w:b w:val="1"/>
          <w:vertAlign w:val="baseline"/>
          <w:rtl w:val="0"/>
        </w:rPr>
        <w:t xml:space="preserve">You can create packages for your own classes</w:t>
      </w:r>
      <w:r w:rsidDel="00000000" w:rsidR="00000000" w:rsidRPr="00000000">
        <w:rPr>
          <w:rtl w:val="0"/>
        </w:rPr>
      </w:r>
    </w:p>
    <w:p w:rsidR="00000000" w:rsidDel="00000000" w:rsidP="00000000" w:rsidRDefault="00000000" w:rsidRPr="00000000" w14:paraId="000001D4">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allows you to group related classes together in a way that helps organize your code</w:t>
      </w:r>
    </w:p>
    <w:p w:rsidR="00000000" w:rsidDel="00000000" w:rsidP="00000000" w:rsidRDefault="00000000" w:rsidRPr="00000000" w14:paraId="000001D5">
      <w:pPr>
        <w:pStyle w:val="Heading4"/>
        <w:numPr>
          <w:ilvl w:val="0"/>
          <w:numId w:val="4"/>
        </w:numPr>
        <w:ind w:left="360" w:hanging="360"/>
        <w:rPr>
          <w:vertAlign w:val="baseline"/>
        </w:rPr>
      </w:pPr>
      <w:r w:rsidDel="00000000" w:rsidR="00000000" w:rsidRPr="00000000">
        <w:rPr>
          <w:b w:val="1"/>
          <w:vertAlign w:val="baseline"/>
          <w:rtl w:val="0"/>
        </w:rPr>
        <w:t xml:space="preserve">Package names are typically expressed in a reverse DNS format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com.</w:t>
      </w:r>
      <w:r w:rsidDel="00000000" w:rsidR="00000000" w:rsidRPr="00000000">
        <w:rPr>
          <w:rFonts w:ascii="Courier New" w:cs="Courier New" w:eastAsia="Courier New" w:hAnsi="Courier New"/>
          <w:sz w:val="25"/>
          <w:szCs w:val="25"/>
          <w:rtl w:val="0"/>
        </w:rPr>
        <w:t xml:space="preserve">intuit</w:t>
      </w:r>
      <w:r w:rsidDel="00000000" w:rsidR="00000000" w:rsidRPr="00000000">
        <w:rPr>
          <w:rtl w:val="0"/>
        </w:rPr>
      </w:r>
    </w:p>
    <w:p w:rsidR="00000000" w:rsidDel="00000000" w:rsidP="00000000" w:rsidRDefault="00000000" w:rsidRPr="00000000" w14:paraId="000001D8">
      <w:pPr>
        <w:pStyle w:val="Heading4"/>
        <w:numPr>
          <w:ilvl w:val="0"/>
          <w:numId w:val="4"/>
        </w:numPr>
        <w:ind w:left="360" w:hanging="360"/>
        <w:rPr>
          <w:vertAlign w:val="baseline"/>
        </w:rPr>
      </w:pPr>
      <w:r w:rsidDel="00000000" w:rsidR="00000000" w:rsidRPr="00000000">
        <w:rPr>
          <w:b w:val="1"/>
          <w:vertAlign w:val="baseline"/>
          <w:rtl w:val="0"/>
        </w:rPr>
        <w:t xml:space="preserve">The package name above implies the following folder structure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source-folder</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com</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1"/>
          <w:sz w:val="25"/>
          <w:szCs w:val="25"/>
          <w:rtl w:val="0"/>
        </w:rPr>
        <w:t xml:space="preserve">intuit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inventory</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java files go here</w:t>
      </w:r>
      <w:r w:rsidDel="00000000" w:rsidR="00000000" w:rsidRPr="00000000">
        <w:rPr>
          <w:rtl w:val="0"/>
        </w:rPr>
      </w:r>
    </w:p>
    <w:p w:rsidR="00000000" w:rsidDel="00000000" w:rsidP="00000000" w:rsidRDefault="00000000" w:rsidRPr="00000000" w14:paraId="000001E3">
      <w:pPr>
        <w:pStyle w:val="Heading4"/>
        <w:numPr>
          <w:ilvl w:val="0"/>
          <w:numId w:val="4"/>
        </w:numPr>
        <w:ind w:left="360" w:hanging="360"/>
        <w:rPr>
          <w:vertAlign w:val="baseline"/>
        </w:rPr>
      </w:pPr>
      <w:bookmarkStart w:colFirst="0" w:colLast="0" w:name="_heading=h.2xcytpi" w:id="22"/>
      <w:bookmarkEnd w:id="22"/>
      <w:r w:rsidDel="00000000" w:rsidR="00000000" w:rsidRPr="00000000">
        <w:rPr>
          <w:b w:val="1"/>
          <w:vertAlign w:val="baseline"/>
          <w:rtl w:val="0"/>
        </w:rPr>
        <w:t xml:space="preserve">Class files would reside in a similar folder with a different parent (often named </w:t>
      </w:r>
      <w:r w:rsidDel="00000000" w:rsidR="00000000" w:rsidRPr="00000000">
        <w:rPr>
          <w:rFonts w:ascii="Courier New" w:cs="Courier New" w:eastAsia="Courier New" w:hAnsi="Courier New"/>
          <w:b w:val="1"/>
          <w:vertAlign w:val="baseline"/>
          <w:rtl w:val="0"/>
        </w:rPr>
        <w:t xml:space="preserve">bin</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1E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User-Defined Packages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project-folder</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src</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com</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hca</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inventory</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java files go here</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1"/>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bin</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com</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hca</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inventory</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ci93xb" w:id="23"/>
      <w:bookmarkEnd w:id="23"/>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class files go here</w:t>
      </w:r>
      <w:r w:rsidDel="00000000" w:rsidR="00000000" w:rsidRPr="00000000">
        <w:rPr>
          <w:rtl w:val="0"/>
        </w:rPr>
      </w:r>
    </w:p>
    <w:p w:rsidR="00000000" w:rsidDel="00000000" w:rsidP="00000000" w:rsidRDefault="00000000" w:rsidRPr="00000000" w14:paraId="000001F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Defining Packages</w:t>
      </w:r>
      <w:r w:rsidDel="00000000" w:rsidR="00000000" w:rsidRPr="00000000">
        <w:rPr>
          <w:rtl w:val="0"/>
        </w:rPr>
      </w:r>
    </w:p>
    <w:p w:rsidR="00000000" w:rsidDel="00000000" w:rsidP="00000000" w:rsidRDefault="00000000" w:rsidRPr="00000000" w14:paraId="000001FC">
      <w:pPr>
        <w:pStyle w:val="Heading4"/>
        <w:numPr>
          <w:ilvl w:val="0"/>
          <w:numId w:val="4"/>
        </w:numPr>
        <w:ind w:left="360" w:hanging="360"/>
        <w:rPr>
          <w:vertAlign w:val="baseline"/>
        </w:rPr>
      </w:pPr>
      <w:r w:rsidDel="00000000" w:rsidR="00000000" w:rsidRPr="00000000">
        <w:rPr>
          <w:b w:val="1"/>
          <w:vertAlign w:val="baseline"/>
          <w:rtl w:val="0"/>
        </w:rPr>
        <w:t xml:space="preserve">To specify the name of the package, place a </w:t>
      </w:r>
      <w:r w:rsidDel="00000000" w:rsidR="00000000" w:rsidRPr="00000000">
        <w:rPr>
          <w:rFonts w:ascii="Courier New" w:cs="Courier New" w:eastAsia="Courier New" w:hAnsi="Courier New"/>
          <w:b w:val="1"/>
          <w:vertAlign w:val="baseline"/>
          <w:rtl w:val="0"/>
        </w:rPr>
        <w:t xml:space="preserve">package</w:t>
      </w:r>
      <w:r w:rsidDel="00000000" w:rsidR="00000000" w:rsidRPr="00000000">
        <w:rPr>
          <w:b w:val="1"/>
          <w:vertAlign w:val="baseline"/>
          <w:rtl w:val="0"/>
        </w:rPr>
        <w:t xml:space="preserve"> statement as the first statement in the code file </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Product.java</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b w:val="1"/>
          <w:sz w:val="25"/>
          <w:szCs w:val="25"/>
          <w:rtl w:val="0"/>
        </w:rPr>
        <w:t xml:space="preserve">intuit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.inventory;</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Product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id;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productName;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qtyOnhand;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double price;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remaining code not shown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b w:val="1"/>
          <w:sz w:val="25"/>
          <w:szCs w:val="25"/>
          <w:rtl w:val="0"/>
        </w:rPr>
        <w:t xml:space="preserve">intuit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.inventory;</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List&lt;Product&gt; inventory = new ArrayList&lt;Product&gt;();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remaining code not shown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whwml4" w:id="24"/>
      <w:bookmarkEnd w:id="24"/>
      <w:r w:rsidDel="00000000" w:rsidR="00000000" w:rsidRPr="00000000">
        <w:rPr>
          <w:rtl w:val="0"/>
        </w:rPr>
      </w:r>
    </w:p>
    <w:p w:rsidR="00000000" w:rsidDel="00000000" w:rsidP="00000000" w:rsidRDefault="00000000" w:rsidRPr="00000000" w14:paraId="0000021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Compiling Packages</w:t>
      </w:r>
      <w:r w:rsidDel="00000000" w:rsidR="00000000" w:rsidRPr="00000000">
        <w:rPr>
          <w:rtl w:val="0"/>
        </w:rPr>
      </w:r>
    </w:p>
    <w:p w:rsidR="00000000" w:rsidDel="00000000" w:rsidP="00000000" w:rsidRDefault="00000000" w:rsidRPr="00000000" w14:paraId="00000220">
      <w:pPr>
        <w:pStyle w:val="Heading4"/>
        <w:numPr>
          <w:ilvl w:val="0"/>
          <w:numId w:val="4"/>
        </w:numPr>
        <w:ind w:left="360" w:hanging="360"/>
        <w:rPr>
          <w:vertAlign w:val="baseline"/>
        </w:rPr>
      </w:pPr>
      <w:r w:rsidDel="00000000" w:rsidR="00000000" w:rsidRPr="00000000">
        <w:rPr>
          <w:b w:val="1"/>
          <w:vertAlign w:val="baseline"/>
          <w:rtl w:val="0"/>
        </w:rPr>
        <w:t xml:space="preserve">To compile the classes and create the package structure, use the command below</w:t>
      </w:r>
      <w:r w:rsidDel="00000000" w:rsidR="00000000" w:rsidRPr="00000000">
        <w:rPr>
          <w:rtl w:val="0"/>
        </w:rPr>
      </w:r>
    </w:p>
    <w:p w:rsidR="00000000" w:rsidDel="00000000" w:rsidP="00000000" w:rsidRDefault="00000000" w:rsidRPr="00000000" w14:paraId="00000221">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-d flag is used to specify the destination where the package structure containing the course files should be placed</w:t>
      </w:r>
    </w:p>
    <w:p w:rsidR="00000000" w:rsidDel="00000000" w:rsidP="00000000" w:rsidRDefault="00000000" w:rsidRPr="00000000" w14:paraId="0000022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From the project folder, issue the following command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javac -d .\bin  .\com\hca\inventory\*.java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bn6wsx" w:id="25"/>
      <w:bookmarkEnd w:id="25"/>
      <w:r w:rsidDel="00000000" w:rsidR="00000000" w:rsidRPr="00000000">
        <w:rPr>
          <w:rtl w:val="0"/>
        </w:rPr>
      </w:r>
    </w:p>
    <w:p w:rsidR="00000000" w:rsidDel="00000000" w:rsidP="00000000" w:rsidRDefault="00000000" w:rsidRPr="00000000" w14:paraId="0000022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Launching the Program</w:t>
      </w:r>
      <w:r w:rsidDel="00000000" w:rsidR="00000000" w:rsidRPr="00000000">
        <w:rPr>
          <w:rtl w:val="0"/>
        </w:rPr>
      </w:r>
    </w:p>
    <w:p w:rsidR="00000000" w:rsidDel="00000000" w:rsidP="00000000" w:rsidRDefault="00000000" w:rsidRPr="00000000" w14:paraId="00000228">
      <w:pPr>
        <w:pStyle w:val="Heading4"/>
        <w:numPr>
          <w:ilvl w:val="0"/>
          <w:numId w:val="4"/>
        </w:numPr>
        <w:ind w:left="360" w:hanging="360"/>
        <w:rPr>
          <w:vertAlign w:val="baseline"/>
        </w:rPr>
      </w:pPr>
      <w:r w:rsidDel="00000000" w:rsidR="00000000" w:rsidRPr="00000000">
        <w:rPr>
          <w:b w:val="1"/>
          <w:vertAlign w:val="baseline"/>
          <w:rtl w:val="0"/>
        </w:rPr>
        <w:t xml:space="preserve">To run the program, remember to use the full name of the class containing the main method</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From the project folder, issue the following commands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cd bin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com.hca.inventory.MainApp</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qsh70q" w:id="26"/>
      <w:bookmarkEnd w:id="26"/>
      <w:r w:rsidDel="00000000" w:rsidR="00000000" w:rsidRPr="00000000">
        <w:rPr>
          <w:rtl w:val="0"/>
        </w:rPr>
      </w:r>
    </w:p>
    <w:p w:rsidR="00000000" w:rsidDel="00000000" w:rsidP="00000000" w:rsidRDefault="00000000" w:rsidRPr="00000000" w14:paraId="0000022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this exercise, you will take the last version of your dealership program and update it to place your classes in packages.  The package name you will use in this project is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com.hca.dealership</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Begin by copying the entire project folder to a new folder under this module.  Name the project folder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dealership-package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Within that folder, create two subfolders: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bin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src</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Now, under the src folder, create a directory structure like the one below and copy your .java files to the dealership folder.</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src</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com</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hca</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dealership</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java files go here</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Open each of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files and add a package statement to the top of each.</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Where should we place the data file?  In this version of the project, we will place the data file in the root of the project folder and then pass the data file to our application on the command line when we run the file.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This means you will be able to access it using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args[0</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Remember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args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the name of the parameter that receives command line arguments.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static void main(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 args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 </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function will need to pass the filename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args[0]</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your UserInterface object's constructor so that it can save it in a class-level variable and use it as needed.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will compile your program from your </w:t>
      </w:r>
      <w:r w:rsidDel="00000000" w:rsidR="00000000" w:rsidRPr="00000000">
        <w:rPr>
          <w:rFonts w:ascii="PalmSprings" w:cs="PalmSprings" w:eastAsia="PalmSprings" w:hAnsi="PalmSprings"/>
          <w:b w:val="1"/>
          <w:i w:val="1"/>
          <w:smallCaps w:val="0"/>
          <w:strike w:val="0"/>
          <w:color w:val="000000"/>
          <w:sz w:val="28"/>
          <w:szCs w:val="28"/>
          <w:u w:val="single"/>
          <w:shd w:fill="auto" w:val="clear"/>
          <w:vertAlign w:val="baseline"/>
          <w:rtl w:val="0"/>
        </w:rPr>
        <w:t xml:space="preserve">project directory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using the command: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as4poj" w:id="27"/>
      <w:bookmarkEnd w:id="2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javac -d .\bin .\src\com\hca\dealership\*.java</w:t>
      </w:r>
    </w:p>
    <w:p w:rsidR="00000000" w:rsidDel="00000000" w:rsidP="00000000" w:rsidRDefault="00000000" w:rsidRPr="00000000" w14:paraId="0000024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Fix any compiler errors you have.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Then, run the program from your </w:t>
      </w:r>
      <w:r w:rsidDel="00000000" w:rsidR="00000000" w:rsidRPr="00000000">
        <w:rPr>
          <w:rFonts w:ascii="PalmSprings" w:cs="PalmSprings" w:eastAsia="PalmSprings" w:hAnsi="PalmSprings"/>
          <w:b w:val="1"/>
          <w:i w:val="1"/>
          <w:smallCaps w:val="0"/>
          <w:strike w:val="0"/>
          <w:color w:val="000000"/>
          <w:sz w:val="28"/>
          <w:szCs w:val="28"/>
          <w:u w:val="single"/>
          <w:shd w:fill="auto" w:val="clear"/>
          <w:vertAlign w:val="baseline"/>
          <w:rtl w:val="0"/>
        </w:rPr>
        <w:t xml:space="preserve">project's </w:t>
      </w:r>
      <w:r w:rsidDel="00000000" w:rsidR="00000000" w:rsidRPr="00000000">
        <w:rPr>
          <w:rFonts w:ascii="Courier New" w:cs="Courier New" w:eastAsia="Courier New" w:hAnsi="Courier New"/>
          <w:b w:val="1"/>
          <w:i w:val="1"/>
          <w:smallCaps w:val="0"/>
          <w:strike w:val="0"/>
          <w:color w:val="000000"/>
          <w:sz w:val="28"/>
          <w:szCs w:val="28"/>
          <w:u w:val="single"/>
          <w:shd w:fill="auto" w:val="clear"/>
          <w:vertAlign w:val="baseline"/>
          <w:rtl w:val="0"/>
        </w:rPr>
        <w:t xml:space="preserve">bin</w:t>
      </w:r>
      <w:r w:rsidDel="00000000" w:rsidR="00000000" w:rsidRPr="00000000">
        <w:rPr>
          <w:rFonts w:ascii="PalmSprings" w:cs="PalmSprings" w:eastAsia="PalmSprings" w:hAnsi="PalmSprings"/>
          <w:b w:val="1"/>
          <w:i w:val="1"/>
          <w:smallCaps w:val="0"/>
          <w:strike w:val="0"/>
          <w:color w:val="000000"/>
          <w:sz w:val="28"/>
          <w:szCs w:val="28"/>
          <w:u w:val="single"/>
          <w:shd w:fill="auto" w:val="clear"/>
          <w:vertAlign w:val="baseline"/>
          <w:rtl w:val="0"/>
        </w:rPr>
        <w:t xml:space="preserve"> folder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using the command: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com.hca.dealership.Program c:\path\to\your\datafile.txt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where:</w:t>
      </w:r>
    </w:p>
    <w:p w:rsidR="00000000" w:rsidDel="00000000" w:rsidP="00000000" w:rsidRDefault="00000000" w:rsidRPr="00000000" w14:paraId="0000024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144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Program</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your class that has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w:t>
      </w:r>
    </w:p>
    <w:p w:rsidR="00000000" w:rsidDel="00000000" w:rsidP="00000000" w:rsidRDefault="00000000" w:rsidRPr="00000000" w14:paraId="000002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144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c:\path\to\your\datafile.txt </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is your data file name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tl w:val="0"/>
        </w:rPr>
      </w:r>
    </w:p>
    <w:p w:rsidR="00000000" w:rsidDel="00000000" w:rsidP="00000000" w:rsidRDefault="00000000" w:rsidRPr="00000000" w14:paraId="0000025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Creating / Running a JAR File</w:t>
      </w:r>
      <w:r w:rsidDel="00000000" w:rsidR="00000000" w:rsidRPr="00000000">
        <w:rPr>
          <w:rtl w:val="0"/>
        </w:rPr>
      </w:r>
    </w:p>
    <w:p w:rsidR="00000000" w:rsidDel="00000000" w:rsidP="00000000" w:rsidRDefault="00000000" w:rsidRPr="00000000" w14:paraId="00000256">
      <w:pPr>
        <w:pStyle w:val="Heading4"/>
        <w:numPr>
          <w:ilvl w:val="0"/>
          <w:numId w:val="4"/>
        </w:numPr>
        <w:ind w:left="360" w:hanging="360"/>
        <w:rPr>
          <w:vertAlign w:val="baseline"/>
        </w:rPr>
      </w:pPr>
      <w:r w:rsidDel="00000000" w:rsidR="00000000" w:rsidRPr="00000000">
        <w:rPr>
          <w:b w:val="1"/>
          <w:vertAlign w:val="baseline"/>
          <w:rtl w:val="0"/>
        </w:rPr>
        <w:t xml:space="preserve">You can distribute a Java application or libraries using a JAR (Java Archive) file</w:t>
      </w:r>
      <w:r w:rsidDel="00000000" w:rsidR="00000000" w:rsidRPr="00000000">
        <w:rPr>
          <w:rtl w:val="0"/>
        </w:rPr>
      </w:r>
    </w:p>
    <w:p w:rsidR="00000000" w:rsidDel="00000000" w:rsidP="00000000" w:rsidRDefault="00000000" w:rsidRPr="00000000" w14:paraId="00000257">
      <w:pPr>
        <w:pStyle w:val="Heading4"/>
        <w:numPr>
          <w:ilvl w:val="0"/>
          <w:numId w:val="4"/>
        </w:numPr>
        <w:ind w:left="360" w:hanging="360"/>
        <w:rPr>
          <w:vertAlign w:val="baseline"/>
        </w:rPr>
      </w:pPr>
      <w:r w:rsidDel="00000000" w:rsidR="00000000" w:rsidRPr="00000000">
        <w:rPr>
          <w:b w:val="1"/>
          <w:vertAlign w:val="baseline"/>
          <w:rtl w:val="0"/>
        </w:rPr>
        <w:t xml:space="preserve">A JAR file is essentially a compressed, or zipped, set of directories </w:t>
      </w:r>
      <w:r w:rsidDel="00000000" w:rsidR="00000000" w:rsidRPr="00000000">
        <w:rPr>
          <w:rtl w:val="0"/>
        </w:rPr>
      </w:r>
    </w:p>
    <w:p w:rsidR="00000000" w:rsidDel="00000000" w:rsidP="00000000" w:rsidRDefault="00000000" w:rsidRPr="00000000" w14:paraId="00000258">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It also contains the </w:t>
      </w:r>
      <w:r w:rsidDel="00000000" w:rsidR="00000000" w:rsidRPr="00000000">
        <w:rPr>
          <w:rFonts w:ascii="Courier New" w:cs="Courier New" w:eastAsia="Courier New" w:hAnsi="Courier New"/>
          <w:vertAlign w:val="baseline"/>
          <w:rtl w:val="0"/>
        </w:rPr>
        <w:t xml:space="preserve">.class</w:t>
      </w:r>
      <w:r w:rsidDel="00000000" w:rsidR="00000000" w:rsidRPr="00000000">
        <w:rPr>
          <w:vertAlign w:val="baseline"/>
          <w:rtl w:val="0"/>
        </w:rPr>
        <w:t xml:space="preserve"> files, resources (audio files, images, etc), and some metadata</w:t>
      </w:r>
    </w:p>
    <w:p w:rsidR="00000000" w:rsidDel="00000000" w:rsidP="00000000" w:rsidRDefault="00000000" w:rsidRPr="00000000" w14:paraId="0000025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To see what's in a JAR file, rename it to </w:t>
      </w:r>
      <w:r w:rsidDel="00000000" w:rsidR="00000000" w:rsidRPr="00000000">
        <w:rPr>
          <w:rFonts w:ascii="Courier New" w:cs="Courier New" w:eastAsia="Courier New" w:hAnsi="Courier New"/>
          <w:vertAlign w:val="baseline"/>
          <w:rtl w:val="0"/>
        </w:rPr>
        <w:t xml:space="preserve">.zip </w:t>
      </w:r>
      <w:r w:rsidDel="00000000" w:rsidR="00000000" w:rsidRPr="00000000">
        <w:rPr>
          <w:vertAlign w:val="baseline"/>
          <w:rtl w:val="0"/>
        </w:rPr>
        <w:t xml:space="preserve">and use WinZip to extract view the contents</w:t>
      </w:r>
    </w:p>
    <w:p w:rsidR="00000000" w:rsidDel="00000000" w:rsidP="00000000" w:rsidRDefault="00000000" w:rsidRPr="00000000" w14:paraId="0000025A">
      <w:pPr>
        <w:pStyle w:val="Heading4"/>
        <w:numPr>
          <w:ilvl w:val="0"/>
          <w:numId w:val="4"/>
        </w:numPr>
        <w:ind w:left="360" w:hanging="360"/>
        <w:rPr>
          <w:vertAlign w:val="baseline"/>
        </w:rPr>
      </w:pPr>
      <w:r w:rsidDel="00000000" w:rsidR="00000000" w:rsidRPr="00000000">
        <w:rPr>
          <w:b w:val="1"/>
          <w:vertAlign w:val="baseline"/>
          <w:rtl w:val="0"/>
        </w:rPr>
        <w:t xml:space="preserve">To create a JAR file, use the </w:t>
      </w:r>
      <w:r w:rsidDel="00000000" w:rsidR="00000000" w:rsidRPr="00000000">
        <w:rPr>
          <w:rFonts w:ascii="Courier New" w:cs="Courier New" w:eastAsia="Courier New" w:hAnsi="Courier New"/>
          <w:b w:val="1"/>
          <w:vertAlign w:val="baseline"/>
          <w:rtl w:val="0"/>
        </w:rPr>
        <w:t xml:space="preserve">jar</w:t>
      </w:r>
      <w:r w:rsidDel="00000000" w:rsidR="00000000" w:rsidRPr="00000000">
        <w:rPr>
          <w:b w:val="1"/>
          <w:vertAlign w:val="baseline"/>
          <w:rtl w:val="0"/>
        </w:rPr>
        <w:t xml:space="preserve"> command</w:t>
      </w:r>
      <w:r w:rsidDel="00000000" w:rsidR="00000000" w:rsidRPr="00000000">
        <w:rPr>
          <w:rtl w:val="0"/>
        </w:rPr>
      </w:r>
    </w:p>
    <w:p w:rsidR="00000000" w:rsidDel="00000000" w:rsidP="00000000" w:rsidRDefault="00000000" w:rsidRPr="00000000" w14:paraId="0000025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-cf flag says to create the file whose name follows the flag</w:t>
      </w:r>
    </w:p>
    <w:p w:rsidR="00000000" w:rsidDel="00000000" w:rsidP="00000000" w:rsidRDefault="00000000" w:rsidRPr="00000000" w14:paraId="0000025C">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 indicates to add all folders/files in the current directory</w:t>
      </w:r>
    </w:p>
    <w:p w:rsidR="00000000" w:rsidDel="00000000" w:rsidP="00000000" w:rsidRDefault="00000000" w:rsidRPr="00000000" w14:paraId="0000025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jar cf dealership.jar *</w:t>
      </w:r>
    </w:p>
    <w:p w:rsidR="00000000" w:rsidDel="00000000" w:rsidP="00000000" w:rsidRDefault="00000000" w:rsidRPr="00000000" w14:paraId="0000025F">
      <w:pPr>
        <w:pStyle w:val="Heading4"/>
        <w:numPr>
          <w:ilvl w:val="0"/>
          <w:numId w:val="4"/>
        </w:numPr>
        <w:ind w:left="360" w:hanging="360"/>
        <w:rPr>
          <w:vertAlign w:val="baseline"/>
        </w:rPr>
      </w:pPr>
      <w:r w:rsidDel="00000000" w:rsidR="00000000" w:rsidRPr="00000000">
        <w:rPr>
          <w:b w:val="1"/>
          <w:vertAlign w:val="baseline"/>
          <w:rtl w:val="0"/>
        </w:rPr>
        <w:t xml:space="preserve">This is a non-executable JAR because it doesn't know the name of the class that has the main</w:t>
      </w:r>
      <w:r w:rsidDel="00000000" w:rsidR="00000000" w:rsidRPr="00000000">
        <w:rPr>
          <w:rtl w:val="0"/>
        </w:rPr>
      </w:r>
    </w:p>
    <w:p w:rsidR="00000000" w:rsidDel="00000000" w:rsidP="00000000" w:rsidRDefault="00000000" w:rsidRPr="00000000" w14:paraId="0000026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To run this type of JAR, you must specify the JAR and the name of the class with the main</w:t>
      </w:r>
    </w:p>
    <w:p w:rsidR="00000000" w:rsidDel="00000000" w:rsidP="00000000" w:rsidRDefault="00000000" w:rsidRPr="00000000" w14:paraId="0000026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9x2ik5" w:id="29"/>
      <w:bookmarkEnd w:id="29"/>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-cp dealership.jar com.hca.dealership.Program</w:t>
      </w:r>
    </w:p>
    <w:p w:rsidR="00000000" w:rsidDel="00000000" w:rsidP="00000000" w:rsidRDefault="00000000" w:rsidRPr="00000000" w14:paraId="0000026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Specifying an Executable Jar</w:t>
      </w:r>
      <w:r w:rsidDel="00000000" w:rsidR="00000000" w:rsidRPr="00000000">
        <w:rPr>
          <w:rtl w:val="0"/>
        </w:rPr>
      </w:r>
    </w:p>
    <w:p w:rsidR="00000000" w:rsidDel="00000000" w:rsidP="00000000" w:rsidRDefault="00000000" w:rsidRPr="00000000" w14:paraId="00000264">
      <w:pPr>
        <w:pStyle w:val="Heading4"/>
        <w:numPr>
          <w:ilvl w:val="0"/>
          <w:numId w:val="4"/>
        </w:numPr>
        <w:ind w:left="360" w:hanging="360"/>
        <w:rPr>
          <w:vertAlign w:val="baseline"/>
        </w:rPr>
      </w:pPr>
      <w:r w:rsidDel="00000000" w:rsidR="00000000" w:rsidRPr="00000000">
        <w:rPr>
          <w:b w:val="1"/>
          <w:vertAlign w:val="baseline"/>
          <w:rtl w:val="0"/>
        </w:rPr>
        <w:t xml:space="preserve">To create an "executable JAR", you must add a manifest file that specifies the entry point for the application </w:t>
      </w:r>
      <w:r w:rsidDel="00000000" w:rsidR="00000000" w:rsidRPr="00000000">
        <w:rPr>
          <w:rtl w:val="0"/>
        </w:rPr>
      </w:r>
    </w:p>
    <w:p w:rsidR="00000000" w:rsidDel="00000000" w:rsidP="00000000" w:rsidRDefault="00000000" w:rsidRPr="00000000" w14:paraId="00000265">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is the name of the class with the </w:t>
      </w:r>
      <w:r w:rsidDel="00000000" w:rsidR="00000000" w:rsidRPr="00000000">
        <w:rPr>
          <w:rFonts w:ascii="Courier New" w:cs="Courier New" w:eastAsia="Courier New" w:hAnsi="Courier New"/>
          <w:vertAlign w:val="baseline"/>
          <w:rtl w:val="0"/>
        </w:rPr>
        <w:t xml:space="preserve">main</w:t>
      </w:r>
      <w:r w:rsidDel="00000000" w:rsidR="00000000" w:rsidRPr="00000000">
        <w:rPr>
          <w:vertAlign w:val="baseline"/>
          <w:rtl w:val="0"/>
        </w:rPr>
        <w:t xml:space="preserve"> method</w:t>
      </w:r>
    </w:p>
    <w:p w:rsidR="00000000" w:rsidDel="00000000" w:rsidP="00000000" w:rsidRDefault="00000000" w:rsidRPr="00000000" w14:paraId="00000266">
      <w:pPr>
        <w:pStyle w:val="Heading4"/>
        <w:numPr>
          <w:ilvl w:val="0"/>
          <w:numId w:val="4"/>
        </w:numPr>
        <w:ind w:left="360" w:hanging="360"/>
        <w:rPr>
          <w:vertAlign w:val="baseline"/>
        </w:rPr>
      </w:pPr>
      <w:r w:rsidDel="00000000" w:rsidR="00000000" w:rsidRPr="00000000">
        <w:rPr>
          <w:b w:val="1"/>
          <w:vertAlign w:val="baseline"/>
          <w:rtl w:val="0"/>
        </w:rPr>
        <w:t xml:space="preserve">The file should be named</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i w:val="0"/>
          <w:vertAlign w:val="baseline"/>
          <w:rtl w:val="0"/>
        </w:rPr>
        <w:t xml:space="preserve">MANIFEST.MF</w:t>
      </w:r>
      <w:r w:rsidDel="00000000" w:rsidR="00000000" w:rsidRPr="00000000">
        <w:rPr>
          <w:rFonts w:ascii="Calibri" w:cs="Calibri" w:eastAsia="Calibri" w:hAnsi="Calibri"/>
          <w:b w:val="1"/>
          <w:vertAlign w:val="baseline"/>
          <w:rtl w:val="0"/>
        </w:rPr>
        <w:t xml:space="preserve"> </w:t>
      </w:r>
      <w:r w:rsidDel="00000000" w:rsidR="00000000" w:rsidRPr="00000000">
        <w:rPr>
          <w:rtl w:val="0"/>
        </w:rPr>
      </w:r>
    </w:p>
    <w:p w:rsidR="00000000" w:rsidDel="00000000" w:rsidP="00000000" w:rsidRDefault="00000000" w:rsidRPr="00000000" w14:paraId="00000267">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It contains a single line with the fully qualified name of the entry point class</w:t>
      </w:r>
    </w:p>
    <w:p w:rsidR="00000000" w:rsidDel="00000000" w:rsidP="00000000" w:rsidRDefault="00000000" w:rsidRPr="00000000" w14:paraId="0000026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Main-Class: com.hca.dealership.Program</w:t>
      </w:r>
    </w:p>
    <w:p w:rsidR="00000000" w:rsidDel="00000000" w:rsidP="00000000" w:rsidRDefault="00000000" w:rsidRPr="00000000" w14:paraId="0000026A">
      <w:pPr>
        <w:pStyle w:val="Heading4"/>
        <w:numPr>
          <w:ilvl w:val="0"/>
          <w:numId w:val="4"/>
        </w:numPr>
        <w:ind w:left="360" w:hanging="360"/>
        <w:rPr>
          <w:vertAlign w:val="baseline"/>
        </w:rPr>
      </w:pPr>
      <w:r w:rsidDel="00000000" w:rsidR="00000000" w:rsidRPr="00000000">
        <w:rPr>
          <w:b w:val="1"/>
          <w:vertAlign w:val="baseline"/>
          <w:rtl w:val="0"/>
        </w:rPr>
        <w:t xml:space="preserve">When you package the JAR, use different flags and specify the manifest file</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jar cvmf MANIFEST.MF dealership.jar *</w:t>
      </w:r>
    </w:p>
    <w:p w:rsidR="00000000" w:rsidDel="00000000" w:rsidP="00000000" w:rsidRDefault="00000000" w:rsidRPr="00000000" w14:paraId="0000026D">
      <w:pPr>
        <w:pStyle w:val="Heading4"/>
        <w:numPr>
          <w:ilvl w:val="0"/>
          <w:numId w:val="4"/>
        </w:numPr>
        <w:ind w:left="360" w:hanging="360"/>
        <w:rPr>
          <w:vertAlign w:val="baseline"/>
        </w:rPr>
      </w:pPr>
      <w:r w:rsidDel="00000000" w:rsidR="00000000" w:rsidRPr="00000000">
        <w:rPr>
          <w:b w:val="1"/>
          <w:vertAlign w:val="baseline"/>
          <w:rtl w:val="0"/>
        </w:rPr>
        <w:t xml:space="preserve">You can run a JAR packaged application using the java command</w:t>
      </w:r>
      <w:r w:rsidDel="00000000" w:rsidR="00000000" w:rsidRPr="00000000">
        <w:rPr>
          <w:rtl w:val="0"/>
        </w:rPr>
      </w:r>
    </w:p>
    <w:p w:rsidR="00000000" w:rsidDel="00000000" w:rsidP="00000000" w:rsidRDefault="00000000" w:rsidRPr="00000000" w14:paraId="0000026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Include the -jar flag</w:t>
      </w:r>
    </w:p>
    <w:p w:rsidR="00000000" w:rsidDel="00000000" w:rsidP="00000000" w:rsidRDefault="00000000" w:rsidRPr="00000000" w14:paraId="0000026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p2csry" w:id="30"/>
      <w:bookmarkEnd w:id="30"/>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-jar dealership.jar </w:t>
      </w:r>
    </w:p>
    <w:p w:rsidR="00000000" w:rsidDel="00000000" w:rsidP="00000000" w:rsidRDefault="00000000" w:rsidRPr="00000000" w14:paraId="0000027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Continue working in the previous project.  Create an executable JAR file.  To do this, create a MANIFEST.MF file that specifies your application's entry point.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Then create the JAR file.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the JAR file and the data file to a new folder and run the application.  Make sure to pass the name of the data file into the application.</w:t>
      </w:r>
    </w:p>
    <w:p w:rsidR="00000000" w:rsidDel="00000000" w:rsidP="00000000" w:rsidRDefault="00000000" w:rsidRPr="00000000" w14:paraId="00000276">
      <w:pPr>
        <w:pStyle w:val="Heading1"/>
        <w:numPr>
          <w:ilvl w:val="0"/>
          <w:numId w:val="5"/>
        </w:numPr>
        <w:ind w:left="0" w:firstLine="0"/>
        <w:rPr>
          <w:vertAlign w:val="baseline"/>
        </w:rPr>
      </w:pPr>
      <w:bookmarkStart w:colFirst="0" w:colLast="0" w:name="_heading=h.147n2zr" w:id="31"/>
      <w:bookmarkEnd w:id="31"/>
      <w:r w:rsidDel="00000000" w:rsidR="00000000" w:rsidRPr="00000000">
        <w:rPr>
          <w:b w:val="1"/>
          <w:vertAlign w:val="baseline"/>
          <w:rtl w:val="0"/>
        </w:rPr>
        <w:br w:type="textWrapping"/>
        <w:br w:type="textWrapping"/>
        <w:br w:type="textWrapping"/>
        <w:br w:type="textWrapping"/>
        <w:t xml:space="preserve">Inheritance</w:t>
      </w:r>
      <w:r w:rsidDel="00000000" w:rsidR="00000000" w:rsidRPr="00000000">
        <w:rPr>
          <w:rtl w:val="0"/>
        </w:rPr>
      </w:r>
    </w:p>
    <w:p w:rsidR="00000000" w:rsidDel="00000000" w:rsidP="00000000" w:rsidRDefault="00000000" w:rsidRPr="00000000" w14:paraId="00000277">
      <w:pPr>
        <w:pStyle w:val="Heading2"/>
        <w:numPr>
          <w:ilvl w:val="1"/>
          <w:numId w:val="5"/>
        </w:numPr>
        <w:ind w:left="0" w:firstLine="0"/>
        <w:rPr>
          <w:vertAlign w:val="baseline"/>
        </w:rPr>
      </w:pPr>
      <w:bookmarkStart w:colFirst="0" w:colLast="0" w:name="_heading=h.3o7alnk" w:id="32"/>
      <w:bookmarkEnd w:id="32"/>
      <w:r w:rsidDel="00000000" w:rsidR="00000000" w:rsidRPr="00000000">
        <w:rPr>
          <w:b w:val="0"/>
          <w:vertAlign w:val="baseline"/>
          <w:rtl w:val="0"/>
        </w:rPr>
        <w:br w:type="textWrapping"/>
        <w:br w:type="textWrapping"/>
        <w:br w:type="textWrapping"/>
        <w:br w:type="textWrapping"/>
        <w:t xml:space="preserve">Inheritance</w:t>
      </w:r>
      <w:r w:rsidDel="00000000" w:rsidR="00000000" w:rsidRPr="00000000">
        <w:rPr>
          <w:rtl w:val="0"/>
        </w:rPr>
      </w:r>
    </w:p>
    <w:p w:rsidR="00000000" w:rsidDel="00000000" w:rsidP="00000000" w:rsidRDefault="00000000" w:rsidRPr="00000000" w14:paraId="0000027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Inheritance</w:t>
      </w:r>
      <w:r w:rsidDel="00000000" w:rsidR="00000000" w:rsidRPr="00000000">
        <w:rPr>
          <w:rtl w:val="0"/>
        </w:rPr>
      </w:r>
    </w:p>
    <w:p w:rsidR="00000000" w:rsidDel="00000000" w:rsidP="00000000" w:rsidRDefault="00000000" w:rsidRPr="00000000" w14:paraId="00000279">
      <w:pPr>
        <w:pStyle w:val="Heading4"/>
        <w:numPr>
          <w:ilvl w:val="0"/>
          <w:numId w:val="4"/>
        </w:numPr>
        <w:ind w:left="360" w:hanging="360"/>
        <w:rPr>
          <w:vertAlign w:val="baseline"/>
        </w:rPr>
      </w:pPr>
      <w:r w:rsidDel="00000000" w:rsidR="00000000" w:rsidRPr="00000000">
        <w:rPr>
          <w:b w:val="1"/>
          <w:vertAlign w:val="baseline"/>
          <w:rtl w:val="0"/>
        </w:rPr>
        <w:t xml:space="preserve">Object-oriented programming languages allow developers to create new classes by extending existing ones</w:t>
      </w:r>
      <w:r w:rsidDel="00000000" w:rsidR="00000000" w:rsidRPr="00000000">
        <w:rPr>
          <w:rtl w:val="0"/>
        </w:rPr>
      </w:r>
    </w:p>
    <w:p w:rsidR="00000000" w:rsidDel="00000000" w:rsidP="00000000" w:rsidRDefault="00000000" w:rsidRPr="00000000" w14:paraId="0000027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process is called inheritance</w:t>
      </w:r>
    </w:p>
    <w:p w:rsidR="00000000" w:rsidDel="00000000" w:rsidP="00000000" w:rsidRDefault="00000000" w:rsidRPr="00000000" w14:paraId="0000027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Inheritance models "IS A" relationships:  a </w:t>
      </w:r>
      <w:r w:rsidDel="00000000" w:rsidR="00000000" w:rsidRPr="00000000">
        <w:rPr>
          <w:b w:val="1"/>
          <w:i w:val="1"/>
          <w:vertAlign w:val="baseline"/>
          <w:rtl w:val="0"/>
        </w:rPr>
        <w:t xml:space="preserve">dog</w:t>
      </w:r>
      <w:r w:rsidDel="00000000" w:rsidR="00000000" w:rsidRPr="00000000">
        <w:rPr>
          <w:vertAlign w:val="baseline"/>
          <w:rtl w:val="0"/>
        </w:rPr>
        <w:t xml:space="preserve"> is an </w:t>
      </w:r>
      <w:r w:rsidDel="00000000" w:rsidR="00000000" w:rsidRPr="00000000">
        <w:rPr>
          <w:b w:val="1"/>
          <w:i w:val="1"/>
          <w:vertAlign w:val="baseline"/>
          <w:rtl w:val="0"/>
        </w:rPr>
        <w:t xml:space="preserve">animal</w:t>
      </w:r>
      <w:r w:rsidDel="00000000" w:rsidR="00000000" w:rsidRPr="00000000">
        <w:rPr>
          <w:vertAlign w:val="baseline"/>
          <w:rtl w:val="0"/>
        </w:rPr>
        <w:t xml:space="preserve">, a </w:t>
      </w:r>
      <w:r w:rsidDel="00000000" w:rsidR="00000000" w:rsidRPr="00000000">
        <w:rPr>
          <w:b w:val="1"/>
          <w:i w:val="1"/>
          <w:vertAlign w:val="baseline"/>
          <w:rtl w:val="0"/>
        </w:rPr>
        <w:t xml:space="preserve">checking account</w:t>
      </w:r>
      <w:r w:rsidDel="00000000" w:rsidR="00000000" w:rsidRPr="00000000">
        <w:rPr>
          <w:vertAlign w:val="baseline"/>
          <w:rtl w:val="0"/>
        </w:rPr>
        <w:t xml:space="preserve"> is an </w:t>
      </w:r>
      <w:r w:rsidDel="00000000" w:rsidR="00000000" w:rsidRPr="00000000">
        <w:rPr>
          <w:b w:val="1"/>
          <w:i w:val="1"/>
          <w:vertAlign w:val="baseline"/>
          <w:rtl w:val="0"/>
        </w:rPr>
        <w:t xml:space="preserve">account</w:t>
      </w:r>
      <w:r w:rsidDel="00000000" w:rsidR="00000000" w:rsidRPr="00000000">
        <w:rPr>
          <w:vertAlign w:val="baseline"/>
          <w:rtl w:val="0"/>
        </w:rPr>
        <w:t xml:space="preserve">, a </w:t>
      </w:r>
      <w:r w:rsidDel="00000000" w:rsidR="00000000" w:rsidRPr="00000000">
        <w:rPr>
          <w:b w:val="1"/>
          <w:i w:val="1"/>
          <w:vertAlign w:val="baseline"/>
          <w:rtl w:val="0"/>
        </w:rPr>
        <w:t xml:space="preserve">house</w:t>
      </w:r>
      <w:r w:rsidDel="00000000" w:rsidR="00000000" w:rsidRPr="00000000">
        <w:rPr>
          <w:vertAlign w:val="baseline"/>
          <w:rtl w:val="0"/>
        </w:rPr>
        <w:t xml:space="preserve"> is an </w:t>
      </w:r>
      <w:r w:rsidDel="00000000" w:rsidR="00000000" w:rsidRPr="00000000">
        <w:rPr>
          <w:b w:val="1"/>
          <w:i w:val="1"/>
          <w:vertAlign w:val="baseline"/>
          <w:rtl w:val="0"/>
        </w:rPr>
        <w:t xml:space="preserve">asset</w:t>
      </w:r>
      <w:r w:rsidDel="00000000" w:rsidR="00000000" w:rsidRPr="00000000">
        <w:rPr>
          <w:rtl w:val="0"/>
        </w:rPr>
      </w:r>
    </w:p>
    <w:p w:rsidR="00000000" w:rsidDel="00000000" w:rsidP="00000000" w:rsidRDefault="00000000" w:rsidRPr="00000000" w14:paraId="0000027C">
      <w:pPr>
        <w:pStyle w:val="Heading4"/>
        <w:numPr>
          <w:ilvl w:val="0"/>
          <w:numId w:val="4"/>
        </w:numPr>
        <w:ind w:left="360" w:hanging="360"/>
        <w:rPr>
          <w:vertAlign w:val="baseline"/>
        </w:rPr>
      </w:pPr>
      <w:r w:rsidDel="00000000" w:rsidR="00000000" w:rsidRPr="00000000">
        <w:rPr>
          <w:b w:val="1"/>
          <w:vertAlign w:val="baseline"/>
          <w:rtl w:val="0"/>
        </w:rPr>
        <w:t xml:space="preserve">The new class </w:t>
      </w:r>
      <w:r w:rsidDel="00000000" w:rsidR="00000000" w:rsidRPr="00000000">
        <w:rPr>
          <w:b w:val="1"/>
          <w:i w:val="1"/>
          <w:u w:val="single"/>
          <w:vertAlign w:val="baseline"/>
          <w:rtl w:val="0"/>
        </w:rPr>
        <w:t xml:space="preserve">inherits</w:t>
      </w:r>
      <w:r w:rsidDel="00000000" w:rsidR="00000000" w:rsidRPr="00000000">
        <w:rPr>
          <w:b w:val="1"/>
          <w:vertAlign w:val="baseline"/>
          <w:rtl w:val="0"/>
        </w:rPr>
        <w:t xml:space="preserve"> the attributes and methods from is base, or parent, class</w:t>
      </w:r>
      <w:r w:rsidDel="00000000" w:rsidR="00000000" w:rsidRPr="00000000">
        <w:rPr>
          <w:rtl w:val="0"/>
        </w:rPr>
      </w:r>
    </w:p>
    <w:p w:rsidR="00000000" w:rsidDel="00000000" w:rsidP="00000000" w:rsidRDefault="00000000" w:rsidRPr="00000000" w14:paraId="0000027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w:t>
      </w:r>
      <w:r w:rsidDel="00000000" w:rsidR="00000000" w:rsidRPr="00000000">
        <w:rPr>
          <w:b w:val="1"/>
          <w:i w:val="1"/>
          <w:vertAlign w:val="baseline"/>
          <w:rtl w:val="0"/>
        </w:rPr>
        <w:t xml:space="preserve">parent class</w:t>
      </w:r>
      <w:r w:rsidDel="00000000" w:rsidR="00000000" w:rsidRPr="00000000">
        <w:rPr>
          <w:vertAlign w:val="baseline"/>
          <w:rtl w:val="0"/>
        </w:rPr>
        <w:t xml:space="preserve"> is also called the super class or base class and contains the features you want to extend</w:t>
      </w:r>
    </w:p>
    <w:p w:rsidR="00000000" w:rsidDel="00000000" w:rsidP="00000000" w:rsidRDefault="00000000" w:rsidRPr="00000000" w14:paraId="0000027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new class is called the </w:t>
      </w:r>
      <w:r w:rsidDel="00000000" w:rsidR="00000000" w:rsidRPr="00000000">
        <w:rPr>
          <w:b w:val="1"/>
          <w:i w:val="1"/>
          <w:vertAlign w:val="baseline"/>
          <w:rtl w:val="0"/>
        </w:rPr>
        <w:t xml:space="preserve">child class</w:t>
      </w:r>
      <w:r w:rsidDel="00000000" w:rsidR="00000000" w:rsidRPr="00000000">
        <w:rPr>
          <w:vertAlign w:val="baseline"/>
          <w:rtl w:val="0"/>
        </w:rPr>
        <w:t xml:space="preserve">, sub-class, or derived class and extends the parent class by adding additional features and overriding existing ones</w:t>
      </w:r>
    </w:p>
    <w:p w:rsidR="00000000" w:rsidDel="00000000" w:rsidP="00000000" w:rsidRDefault="00000000" w:rsidRPr="00000000" w14:paraId="0000027F">
      <w:pPr>
        <w:pStyle w:val="Heading4"/>
        <w:numPr>
          <w:ilvl w:val="0"/>
          <w:numId w:val="4"/>
        </w:numPr>
        <w:ind w:left="360" w:hanging="360"/>
        <w:rPr>
          <w:vertAlign w:val="baseline"/>
        </w:rPr>
      </w:pPr>
      <w:r w:rsidDel="00000000" w:rsidR="00000000" w:rsidRPr="00000000">
        <w:rPr>
          <w:b w:val="1"/>
          <w:vertAlign w:val="baseline"/>
          <w:rtl w:val="0"/>
        </w:rPr>
        <w:t xml:space="preserve">Examples of inheritance include:</w:t>
      </w:r>
      <w:r w:rsidDel="00000000" w:rsidR="00000000" w:rsidRPr="00000000">
        <w:rPr>
          <w:rtl w:val="0"/>
        </w:rPr>
      </w:r>
    </w:p>
    <w:p w:rsidR="00000000" w:rsidDel="00000000" w:rsidP="00000000" w:rsidRDefault="00000000" w:rsidRPr="00000000" w14:paraId="00000280">
      <w:pPr>
        <w:rPr>
          <w:vertAlign w:val="baseline"/>
        </w:rPr>
      </w:pPr>
      <w:r w:rsidDel="00000000" w:rsidR="00000000" w:rsidRPr="00000000">
        <w:rPr>
          <w:rtl w:val="0"/>
        </w:rPr>
      </w:r>
    </w:p>
    <w:p w:rsidR="00000000" w:rsidDel="00000000" w:rsidP="00000000" w:rsidRDefault="00000000" w:rsidRPr="00000000" w14:paraId="00000281">
      <w:pPr>
        <w:rPr>
          <w:vertAlign w:val="baseline"/>
        </w:rPr>
      </w:pPr>
      <w:bookmarkStart w:colFirst="0" w:colLast="0" w:name="_heading=h.23ckvvd" w:id="33"/>
      <w:bookmarkEnd w:id="33"/>
      <w:r w:rsidDel="00000000" w:rsidR="00000000" w:rsidRPr="00000000">
        <w:rPr>
          <w:vertAlign w:val="baseline"/>
        </w:rPr>
        <w:drawing>
          <wp:inline distB="0" distT="0" distL="114300" distR="114300">
            <wp:extent cx="6395085" cy="2987040"/>
            <wp:effectExtent b="0" l="0" r="0" t="0"/>
            <wp:docPr id="102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95085"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Inheritance using </w:t>
      </w:r>
      <w:r w:rsidDel="00000000" w:rsidR="00000000" w:rsidRPr="00000000">
        <w:rPr>
          <w:rFonts w:ascii="Courier New" w:cs="Courier New" w:eastAsia="Courier New" w:hAnsi="Courier New"/>
          <w:b w:val="1"/>
          <w:vertAlign w:val="baseline"/>
          <w:rtl w:val="0"/>
        </w:rPr>
        <w:t xml:space="preserve">extends</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283">
      <w:pPr>
        <w:pStyle w:val="Heading4"/>
        <w:numPr>
          <w:ilvl w:val="0"/>
          <w:numId w:val="4"/>
        </w:numPr>
        <w:ind w:left="360" w:hanging="360"/>
        <w:rPr>
          <w:vertAlign w:val="baseline"/>
        </w:rPr>
      </w:pPr>
      <w:r w:rsidDel="00000000" w:rsidR="00000000" w:rsidRPr="00000000">
        <w:rPr>
          <w:b w:val="1"/>
          <w:vertAlign w:val="baseline"/>
          <w:rtl w:val="0"/>
        </w:rPr>
        <w:t xml:space="preserve">Java uses the </w:t>
      </w:r>
      <w:r w:rsidDel="00000000" w:rsidR="00000000" w:rsidRPr="00000000">
        <w:rPr>
          <w:rFonts w:ascii="Courier New" w:cs="Courier New" w:eastAsia="Courier New" w:hAnsi="Courier New"/>
          <w:b w:val="1"/>
          <w:vertAlign w:val="baseline"/>
          <w:rtl w:val="0"/>
        </w:rPr>
        <w:t xml:space="preserve">extends</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keyword to indicate a class inherits from another class</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SomeSuperClcass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SomeChildClass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extends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SomeSuperClcass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8C">
      <w:pPr>
        <w:pStyle w:val="Heading4"/>
        <w:numPr>
          <w:ilvl w:val="0"/>
          <w:numId w:val="4"/>
        </w:numPr>
        <w:ind w:left="360" w:hanging="360"/>
        <w:rPr>
          <w:vertAlign w:val="baseline"/>
        </w:rPr>
      </w:pPr>
      <w:r w:rsidDel="00000000" w:rsidR="00000000" w:rsidRPr="00000000">
        <w:rPr>
          <w:b w:val="1"/>
          <w:vertAlign w:val="baseline"/>
          <w:rtl w:val="0"/>
        </w:rPr>
        <w:t xml:space="preserve">All of the features except constructors are inherited into the child class</w:t>
      </w:r>
      <w:r w:rsidDel="00000000" w:rsidR="00000000" w:rsidRPr="00000000">
        <w:rPr>
          <w:rtl w:val="0"/>
        </w:rPr>
      </w:r>
    </w:p>
    <w:p w:rsidR="00000000" w:rsidDel="00000000" w:rsidP="00000000" w:rsidRDefault="00000000" w:rsidRPr="00000000" w14:paraId="0000028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Child classes must define their own constructors </w:t>
      </w:r>
    </w:p>
    <w:p w:rsidR="00000000" w:rsidDel="00000000" w:rsidP="00000000" w:rsidRDefault="00000000" w:rsidRPr="00000000" w14:paraId="0000028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Asset</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House</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extends </w:t>
      </w:r>
      <w:r w:rsidDel="00000000" w:rsidR="00000000" w:rsidRPr="00000000">
        <w:rPr>
          <w:rFonts w:ascii="Courier New" w:cs="Courier New" w:eastAsia="Courier New" w:hAnsi="Courier New"/>
          <w:b w:val="1"/>
          <w:sz w:val="28"/>
          <w:szCs w:val="28"/>
          <w:rtl w:val="0"/>
        </w:rPr>
        <w:t xml:space="preserve">Blueprint</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Stock</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extends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Asset</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Cow</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extends </w:t>
      </w: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A</w:t>
      </w:r>
      <w:r w:rsidDel="00000000" w:rsidR="00000000" w:rsidRPr="00000000">
        <w:rPr>
          <w:rFonts w:ascii="Courier New" w:cs="Courier New" w:eastAsia="Courier New" w:hAnsi="Courier New"/>
          <w:b w:val="1"/>
          <w:sz w:val="28"/>
          <w:szCs w:val="28"/>
          <w:rtl w:val="0"/>
        </w:rPr>
        <w:t xml:space="preserve">nimal</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5"/>
        <w:tabs>
          <w:tab w:val="left" w:leader="none" w:pos="720"/>
        </w:tabs>
        <w:ind w:left="360" w:firstLine="360"/>
        <w:rPr>
          <w:vertAlign w:val="baseline"/>
        </w:rPr>
      </w:pPr>
      <w:bookmarkStart w:colFirst="0" w:colLast="0" w:name="_heading=h.ihv636" w:id="34"/>
      <w:bookmarkEnd w:id="34"/>
      <w:r w:rsidDel="00000000" w:rsidR="00000000" w:rsidRPr="00000000">
        <w:rPr>
          <w:rtl w:val="0"/>
        </w:rPr>
      </w:r>
    </w:p>
    <w:p w:rsidR="00000000" w:rsidDel="00000000" w:rsidP="00000000" w:rsidRDefault="00000000" w:rsidRPr="00000000" w14:paraId="000002A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Simple Inheritance</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Animal.java</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Animal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Dog.java</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Dog extends Animal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breed;</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setBreed(String breed) {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getBreed() {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breed;</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bark()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System.out.println("Ruff, ruff!");</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u w:val="singl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 ani = new Animal();</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ani.setName("Bob");</w:t>
      </w:r>
      <w:r w:rsidDel="00000000" w:rsidR="00000000" w:rsidRPr="00000000">
        <w:rPr>
          <w:rtl w:val="0"/>
        </w:rPr>
      </w:r>
    </w:p>
    <w:p w:rsidR="00000000" w:rsidDel="00000000" w:rsidP="00000000" w:rsidRDefault="00000000" w:rsidRPr="00000000" w14:paraId="000002D6">
      <w:pPr>
        <w:pStyle w:val="Heading3"/>
        <w:tabs>
          <w:tab w:val="left" w:leader="none" w:pos="360"/>
          <w:tab w:val="left" w:leader="none" w:pos="720"/>
          <w:tab w:val="left" w:leader="none" w:pos="1080"/>
        </w:tabs>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b w:val="1"/>
          <w:vertAlign w:val="baseline"/>
          <w:rtl w:val="0"/>
        </w:rPr>
        <w:t xml:space="preserve">Example:  Simple Inheritance    </w:t>
      </w:r>
      <w:r w:rsidDel="00000000" w:rsidR="00000000" w:rsidRPr="00000000">
        <w:rPr>
          <w:b w:val="0"/>
          <w:i w:val="1"/>
          <w:vertAlign w:val="baseline"/>
          <w:rtl w:val="0"/>
        </w:rPr>
        <w:t xml:space="preserve">cont'</w:t>
      </w:r>
      <w:r w:rsidDel="00000000" w:rsidR="00000000" w:rsidRPr="00000000">
        <w:rPr>
          <w:b w:val="0"/>
          <w:i w:val="1"/>
          <w:rtl w:val="0"/>
        </w:rPr>
        <w:t xml:space="preserve">d</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 dog = new Dog();</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("Rubby");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inherited method</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dog.setBreed("Corgi");</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dog.bark();</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hmsyys" w:id="35"/>
      <w:bookmarkEnd w:id="35"/>
      <w:r w:rsidDel="00000000" w:rsidR="00000000" w:rsidRPr="00000000">
        <w:rPr>
          <w:rtl w:val="0"/>
        </w:rPr>
      </w:r>
    </w:p>
    <w:p w:rsidR="00000000" w:rsidDel="00000000" w:rsidP="00000000" w:rsidRDefault="00000000" w:rsidRPr="00000000" w14:paraId="000002E0">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protected</w:t>
      </w:r>
      <w:r w:rsidDel="00000000" w:rsidR="00000000" w:rsidRPr="00000000">
        <w:rPr>
          <w:b w:val="1"/>
          <w:vertAlign w:val="baseline"/>
          <w:rtl w:val="0"/>
        </w:rPr>
        <w:t xml:space="preserve"> Access Specifier</w:t>
      </w:r>
      <w:r w:rsidDel="00000000" w:rsidR="00000000" w:rsidRPr="00000000">
        <w:rPr>
          <w:rtl w:val="0"/>
        </w:rPr>
      </w:r>
    </w:p>
    <w:p w:rsidR="00000000" w:rsidDel="00000000" w:rsidP="00000000" w:rsidRDefault="00000000" w:rsidRPr="00000000" w14:paraId="000002E1">
      <w:pPr>
        <w:pStyle w:val="Heading4"/>
        <w:numPr>
          <w:ilvl w:val="0"/>
          <w:numId w:val="4"/>
        </w:numPr>
        <w:ind w:left="360" w:hanging="360"/>
        <w:rPr>
          <w:vertAlign w:val="baseline"/>
        </w:rPr>
      </w:pPr>
      <w:r w:rsidDel="00000000" w:rsidR="00000000" w:rsidRPr="00000000">
        <w:rPr>
          <w:b w:val="1"/>
          <w:vertAlign w:val="baseline"/>
          <w:rtl w:val="0"/>
        </w:rPr>
        <w:t xml:space="preserve">When a parent class member/instance variable is declared as </w:t>
      </w:r>
      <w:r w:rsidDel="00000000" w:rsidR="00000000" w:rsidRPr="00000000">
        <w:rPr>
          <w:rFonts w:ascii="Courier New" w:cs="Courier New" w:eastAsia="Courier New" w:hAnsi="Courier New"/>
          <w:b w:val="1"/>
          <w:vertAlign w:val="baseline"/>
          <w:rtl w:val="0"/>
        </w:rPr>
        <w:t xml:space="preserve">private</w:t>
      </w:r>
      <w:r w:rsidDel="00000000" w:rsidR="00000000" w:rsidRPr="00000000">
        <w:rPr>
          <w:b w:val="1"/>
          <w:vertAlign w:val="baseline"/>
          <w:rtl w:val="0"/>
        </w:rPr>
        <w:t xml:space="preserve">, child classes inherit it… but they can't access it</w:t>
      </w:r>
      <w:r w:rsidDel="00000000" w:rsidR="00000000" w:rsidRPr="00000000">
        <w:rPr>
          <w:rtl w:val="0"/>
        </w:rPr>
      </w:r>
    </w:p>
    <w:p w:rsidR="00000000" w:rsidDel="00000000" w:rsidP="00000000" w:rsidRDefault="00000000" w:rsidRPr="00000000" w14:paraId="000002E2">
      <w:pPr>
        <w:pStyle w:val="Heading4"/>
        <w:numPr>
          <w:ilvl w:val="0"/>
          <w:numId w:val="4"/>
        </w:numPr>
        <w:ind w:left="360" w:hanging="360"/>
        <w:rPr>
          <w:vertAlign w:val="baseline"/>
        </w:rPr>
      </w:pPr>
      <w:r w:rsidDel="00000000" w:rsidR="00000000" w:rsidRPr="00000000">
        <w:rPr>
          <w:b w:val="1"/>
          <w:vertAlign w:val="baseline"/>
          <w:rtl w:val="0"/>
        </w:rPr>
        <w:t xml:space="preserve">Occasionally, a programmer will declare a parent class member with the </w:t>
      </w:r>
      <w:r w:rsidDel="00000000" w:rsidR="00000000" w:rsidRPr="00000000">
        <w:rPr>
          <w:rFonts w:ascii="Courier New" w:cs="Courier New" w:eastAsia="Courier New" w:hAnsi="Courier New"/>
          <w:b w:val="1"/>
          <w:vertAlign w:val="baseline"/>
          <w:rtl w:val="0"/>
        </w:rPr>
        <w:t xml:space="preserve">protected</w:t>
      </w:r>
      <w:r w:rsidDel="00000000" w:rsidR="00000000" w:rsidRPr="00000000">
        <w:rPr>
          <w:b w:val="1"/>
          <w:vertAlign w:val="baseline"/>
          <w:rtl w:val="0"/>
        </w:rPr>
        <w:t xml:space="preserve"> access specifier</w:t>
      </w:r>
      <w:r w:rsidDel="00000000" w:rsidR="00000000" w:rsidRPr="00000000">
        <w:rPr>
          <w:rtl w:val="0"/>
        </w:rPr>
      </w:r>
    </w:p>
    <w:p w:rsidR="00000000" w:rsidDel="00000000" w:rsidP="00000000" w:rsidRDefault="00000000" w:rsidRPr="00000000" w14:paraId="000002E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Child classes can access the member</w:t>
      </w:r>
    </w:p>
    <w:p w:rsidR="00000000" w:rsidDel="00000000" w:rsidP="00000000" w:rsidRDefault="00000000" w:rsidRPr="00000000" w14:paraId="000002E4">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Outside classes can't access the member (unless it is public!)</w:t>
      </w:r>
    </w:p>
    <w:p w:rsidR="00000000" w:rsidDel="00000000" w:rsidP="00000000" w:rsidRDefault="00000000" w:rsidRPr="00000000" w14:paraId="000002E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Animal.java</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Animal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protected String name;</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Dog.java</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Dog extends Animal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breed;</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setBreed(String breed) {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getBreed() {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breed;</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1mghml" w:id="36"/>
      <w:bookmarkEnd w:id="36"/>
      <w:r w:rsidDel="00000000" w:rsidR="00000000" w:rsidRPr="00000000">
        <w:rPr>
          <w:rtl w:val="0"/>
        </w:rPr>
      </w:r>
    </w:p>
    <w:p w:rsidR="00000000" w:rsidDel="00000000" w:rsidP="00000000" w:rsidRDefault="00000000" w:rsidRPr="00000000" w14:paraId="00000301">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protected</w:t>
      </w:r>
      <w:r w:rsidDel="00000000" w:rsidR="00000000" w:rsidRPr="00000000">
        <w:rPr>
          <w:b w:val="1"/>
          <w:vertAlign w:val="baseline"/>
          <w:rtl w:val="0"/>
        </w:rPr>
        <w:t xml:space="preserve"> Access Specifier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bark()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says ruff, ruff!");</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07">
      <w:pPr>
        <w:pStyle w:val="Heading4"/>
        <w:numPr>
          <w:ilvl w:val="0"/>
          <w:numId w:val="4"/>
        </w:numPr>
        <w:ind w:left="360" w:hanging="360"/>
        <w:rPr>
          <w:rFonts w:ascii="PalmSprings" w:cs="PalmSprings" w:eastAsia="PalmSprings" w:hAnsi="PalmSprings"/>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Although this is possible, this isn't done often</w:t>
      </w:r>
      <w:r w:rsidDel="00000000" w:rsidR="00000000" w:rsidRPr="00000000">
        <w:rPr>
          <w:rtl w:val="0"/>
        </w:rPr>
      </w:r>
    </w:p>
    <w:p w:rsidR="00000000" w:rsidDel="00000000" w:rsidP="00000000" w:rsidRDefault="00000000" w:rsidRPr="00000000" w14:paraId="00000308">
      <w:pPr>
        <w:pStyle w:val="Heading4"/>
        <w:numPr>
          <w:ilvl w:val="0"/>
          <w:numId w:val="4"/>
        </w:numPr>
        <w:ind w:left="360" w:hanging="360"/>
        <w:rPr>
          <w:rFonts w:ascii="PalmSprings" w:cs="PalmSprings" w:eastAsia="PalmSprings" w:hAnsi="PalmSprings"/>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Why?</w:t>
      </w:r>
      <w:r w:rsidDel="00000000" w:rsidR="00000000" w:rsidRPr="00000000">
        <w:rPr>
          <w:rtl w:val="0"/>
        </w:rPr>
      </w:r>
    </w:p>
    <w:p w:rsidR="00000000" w:rsidDel="00000000" w:rsidP="00000000" w:rsidRDefault="00000000" w:rsidRPr="00000000" w14:paraId="00000309">
      <w:pPr>
        <w:pStyle w:val="Heading5"/>
        <w:numPr>
          <w:ilvl w:val="0"/>
          <w:numId w:val="3"/>
        </w:numPr>
        <w:tabs>
          <w:tab w:val="left" w:leader="none" w:pos="720"/>
        </w:tabs>
        <w:ind w:left="504" w:firstLine="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When a class makes a data member protected, it can't control what child classes do to it (i.e manage the range or value or format of the data)</w:t>
      </w:r>
    </w:p>
    <w:p w:rsidR="00000000" w:rsidDel="00000000" w:rsidP="00000000" w:rsidRDefault="00000000" w:rsidRPr="00000000" w14:paraId="0000030A">
      <w:pPr>
        <w:pStyle w:val="Heading5"/>
        <w:tabs>
          <w:tab w:val="left" w:leader="none" w:pos="720"/>
        </w:tabs>
        <w:ind w:left="720" w:hanging="360"/>
        <w:rPr>
          <w:vertAlign w:val="baseline"/>
        </w:rPr>
      </w:pPr>
      <w:bookmarkStart w:colFirst="0" w:colLast="0" w:name="_heading=h.2grqrue" w:id="37"/>
      <w:bookmarkEnd w:id="37"/>
      <w:r w:rsidDel="00000000" w:rsidR="00000000" w:rsidRPr="00000000">
        <w:rPr>
          <w:rtl w:val="0"/>
        </w:rPr>
      </w:r>
    </w:p>
    <w:p w:rsidR="00000000" w:rsidDel="00000000" w:rsidP="00000000" w:rsidRDefault="00000000" w:rsidRPr="00000000" w14:paraId="0000030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Constructors and Inheritance</w:t>
      </w:r>
      <w:r w:rsidDel="00000000" w:rsidR="00000000" w:rsidRPr="00000000">
        <w:rPr>
          <w:rtl w:val="0"/>
        </w:rPr>
      </w:r>
    </w:p>
    <w:p w:rsidR="00000000" w:rsidDel="00000000" w:rsidP="00000000" w:rsidRDefault="00000000" w:rsidRPr="00000000" w14:paraId="0000030C">
      <w:pPr>
        <w:pStyle w:val="Heading4"/>
        <w:numPr>
          <w:ilvl w:val="0"/>
          <w:numId w:val="4"/>
        </w:numPr>
        <w:ind w:left="360" w:hanging="360"/>
        <w:rPr>
          <w:vertAlign w:val="baseline"/>
        </w:rPr>
      </w:pPr>
      <w:r w:rsidDel="00000000" w:rsidR="00000000" w:rsidRPr="00000000">
        <w:rPr>
          <w:b w:val="1"/>
          <w:vertAlign w:val="baseline"/>
          <w:rtl w:val="0"/>
        </w:rPr>
        <w:t xml:space="preserve">You might recall that, in Java, if a class doesn't have a constructor then a "default constructor" is generated under the hood</w:t>
      </w:r>
      <w:r w:rsidDel="00000000" w:rsidR="00000000" w:rsidRPr="00000000">
        <w:rPr>
          <w:rtl w:val="0"/>
        </w:rPr>
      </w:r>
    </w:p>
    <w:p w:rsidR="00000000" w:rsidDel="00000000" w:rsidP="00000000" w:rsidRDefault="00000000" w:rsidRPr="00000000" w14:paraId="0000030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It has no parameters</w:t>
      </w:r>
    </w:p>
    <w:p w:rsidR="00000000" w:rsidDel="00000000" w:rsidP="00000000" w:rsidRDefault="00000000" w:rsidRPr="00000000" w14:paraId="0000030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is what allows you to instantiate an object</w:t>
      </w:r>
    </w:p>
    <w:p w:rsidR="00000000" w:rsidDel="00000000" w:rsidP="00000000" w:rsidRDefault="00000000" w:rsidRPr="00000000" w14:paraId="0000030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Animal.java</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Animal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there is no explicit constructor in this class</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elsewhere</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ani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Animal();</w:t>
      </w:r>
      <w:r w:rsidDel="00000000" w:rsidR="00000000" w:rsidRPr="00000000">
        <w:rPr>
          <w:rtl w:val="0"/>
        </w:rPr>
      </w:r>
    </w:p>
    <w:p w:rsidR="00000000" w:rsidDel="00000000" w:rsidP="00000000" w:rsidRDefault="00000000" w:rsidRPr="00000000" w14:paraId="00000323">
      <w:pPr>
        <w:pStyle w:val="Heading4"/>
        <w:numPr>
          <w:ilvl w:val="0"/>
          <w:numId w:val="4"/>
        </w:numPr>
        <w:ind w:left="360" w:hanging="360"/>
        <w:rPr>
          <w:vertAlign w:val="baseline"/>
        </w:rPr>
      </w:pPr>
      <w:r w:rsidDel="00000000" w:rsidR="00000000" w:rsidRPr="00000000">
        <w:rPr>
          <w:b w:val="1"/>
          <w:vertAlign w:val="baseline"/>
          <w:rtl w:val="0"/>
        </w:rPr>
        <w:t xml:space="preserve">Child class constructors automatically call their super class' parameterless constructor -- regardless of whether the compiler generated it or the programmer</w:t>
      </w:r>
      <w:r w:rsidDel="00000000" w:rsidR="00000000" w:rsidRPr="00000000">
        <w:rPr>
          <w:rtl w:val="0"/>
        </w:rPr>
      </w:r>
    </w:p>
    <w:p w:rsidR="00000000" w:rsidDel="00000000" w:rsidP="00000000" w:rsidRDefault="00000000" w:rsidRPr="00000000" w14:paraId="00000324">
      <w:pPr>
        <w:pStyle w:val="Heading5"/>
        <w:numPr>
          <w:ilvl w:val="0"/>
          <w:numId w:val="3"/>
        </w:numPr>
        <w:tabs>
          <w:tab w:val="left" w:leader="none" w:pos="720"/>
        </w:tabs>
        <w:ind w:left="504" w:firstLine="0"/>
        <w:rPr>
          <w:vertAlign w:val="baseline"/>
        </w:rPr>
      </w:pPr>
      <w:bookmarkStart w:colFirst="0" w:colLast="0" w:name="_heading=h.vx1227" w:id="38"/>
      <w:bookmarkEnd w:id="38"/>
      <w:r w:rsidDel="00000000" w:rsidR="00000000" w:rsidRPr="00000000">
        <w:rPr>
          <w:vertAlign w:val="baseline"/>
          <w:rtl w:val="0"/>
        </w:rPr>
        <w:t xml:space="preserve">This happens at the beginning of the execution of the child class construction process</w:t>
      </w:r>
    </w:p>
    <w:p w:rsidR="00000000" w:rsidDel="00000000" w:rsidP="00000000" w:rsidRDefault="00000000" w:rsidRPr="00000000" w14:paraId="0000032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Constructors and Inheritance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Animal.java</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Animal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Animal() {</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System.out.println("Trace -- in Animal c'tor");</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Dog.java</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Dog extends Animal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breed;</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no constructor</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setBreed(String breed) {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getBreed() {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breed;</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bark()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System.out.println("Ruff, ruff!");</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fwokq0" w:id="39"/>
      <w:bookmarkEnd w:id="39"/>
      <w:r w:rsidDel="00000000" w:rsidR="00000000" w:rsidRPr="00000000">
        <w:rPr>
          <w:rtl w:val="0"/>
        </w:rPr>
      </w:r>
    </w:p>
    <w:p w:rsidR="00000000" w:rsidDel="00000000" w:rsidP="00000000" w:rsidRDefault="00000000" w:rsidRPr="00000000" w14:paraId="0000034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Constructors and Inheritance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 ani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Animal();</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 dog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Dog();</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 c'tor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 c'tor</w:t>
      </w:r>
    </w:p>
    <w:p w:rsidR="00000000" w:rsidDel="00000000" w:rsidP="00000000" w:rsidRDefault="00000000" w:rsidRPr="00000000" w14:paraId="0000035E">
      <w:pPr>
        <w:pStyle w:val="Heading4"/>
        <w:numPr>
          <w:ilvl w:val="0"/>
          <w:numId w:val="4"/>
        </w:numPr>
        <w:ind w:left="360" w:hanging="360"/>
        <w:rPr>
          <w:vertAlign w:val="baseline"/>
        </w:rPr>
      </w:pPr>
      <w:r w:rsidDel="00000000" w:rsidR="00000000" w:rsidRPr="00000000">
        <w:rPr>
          <w:b w:val="1"/>
          <w:vertAlign w:val="baseline"/>
          <w:rtl w:val="0"/>
        </w:rPr>
        <w:t xml:space="preserve">When you code a constructor in your child class, you should </w:t>
      </w:r>
      <w:r w:rsidDel="00000000" w:rsidR="00000000" w:rsidRPr="00000000">
        <w:rPr>
          <w:b w:val="1"/>
          <w:i w:val="1"/>
          <w:vertAlign w:val="baseline"/>
          <w:rtl w:val="0"/>
        </w:rPr>
        <w:t xml:space="preserve">explicitly</w:t>
      </w:r>
      <w:r w:rsidDel="00000000" w:rsidR="00000000" w:rsidRPr="00000000">
        <w:rPr>
          <w:b w:val="1"/>
          <w:vertAlign w:val="baseline"/>
          <w:rtl w:val="0"/>
        </w:rPr>
        <w:t xml:space="preserve"> call the parent class constructor using the function </w:t>
      </w:r>
      <w:r w:rsidDel="00000000" w:rsidR="00000000" w:rsidRPr="00000000">
        <w:rPr>
          <w:rFonts w:ascii="Courier New" w:cs="Courier New" w:eastAsia="Courier New" w:hAnsi="Courier New"/>
          <w:b w:val="1"/>
          <w:vertAlign w:val="baseline"/>
          <w:rtl w:val="0"/>
        </w:rPr>
        <w:t xml:space="preserve">super() </w:t>
      </w:r>
      <w:r w:rsidDel="00000000" w:rsidR="00000000" w:rsidRPr="00000000">
        <w:rPr>
          <w:rtl w:val="0"/>
        </w:rPr>
      </w:r>
    </w:p>
    <w:p w:rsidR="00000000" w:rsidDel="00000000" w:rsidP="00000000" w:rsidRDefault="00000000" w:rsidRPr="00000000" w14:paraId="0000035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It must be the first line in the constructor</w:t>
      </w:r>
    </w:p>
    <w:p w:rsidR="00000000" w:rsidDel="00000000" w:rsidP="00000000" w:rsidRDefault="00000000" w:rsidRPr="00000000" w14:paraId="0000036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you are calling the parent class' parameterized constructor, you can pass arguments to it</w:t>
      </w:r>
    </w:p>
    <w:p w:rsidR="00000000" w:rsidDel="00000000" w:rsidP="00000000" w:rsidRDefault="00000000" w:rsidRPr="00000000" w14:paraId="0000036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Dog.java</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Dog extends Animal {</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breed;</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Dog(String name, String breed) {</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super(name);        // calls Animal constructor</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setBreed(String breed) {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v1yuxt" w:id="40"/>
      <w:bookmarkEnd w:id="40"/>
      <w:r w:rsidDel="00000000" w:rsidR="00000000" w:rsidRPr="00000000">
        <w:rPr>
          <w:rtl w:val="0"/>
        </w:rPr>
      </w:r>
    </w:p>
    <w:p w:rsidR="00000000" w:rsidDel="00000000" w:rsidP="00000000" w:rsidRDefault="00000000" w:rsidRPr="00000000" w14:paraId="0000036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Passing Arguments to Parent Class Constructor</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Animal.java</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Animal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Animal() {</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System.out.println("Trace -- in Animal() c'tor");</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Animal(String name) {</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System.out.println(</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"Trace -- in Animal(name) c'tor w/ name");</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name;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Dog.java</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Dog extends Animal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breed;</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Dog() {</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super();</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System.out.println("Trace -- in Dog() c'tor");</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Dog(String name, String breed) {</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super(name);</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"Trace -- in Dog(name, breed) c'tor w/ name");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9">
      <w:pPr>
        <w:pStyle w:val="Heading3"/>
        <w:tabs>
          <w:tab w:val="left" w:leader="none" w:pos="360"/>
          <w:tab w:val="left" w:leader="none" w:pos="720"/>
          <w:tab w:val="left" w:leader="none" w:pos="1080"/>
        </w:tabs>
        <w:rPr>
          <w:vertAlign w:val="baseline"/>
        </w:rPr>
      </w:pPr>
      <w:bookmarkStart w:colFirst="0" w:colLast="0" w:name="_heading=h.4f1mdlm" w:id="41"/>
      <w:bookmarkEnd w:id="41"/>
      <w:r w:rsidDel="00000000" w:rsidR="00000000" w:rsidRPr="00000000">
        <w:rPr>
          <w:rFonts w:ascii="Courier New" w:cs="Courier New" w:eastAsia="Courier New" w:hAnsi="Courier New"/>
          <w:b w:val="0"/>
          <w:sz w:val="25"/>
          <w:szCs w:val="25"/>
          <w:vertAlign w:val="baseline"/>
          <w:rtl w:val="0"/>
        </w:rPr>
        <w:t xml:space="preserve">   </w:t>
      </w:r>
      <w:r w:rsidDel="00000000" w:rsidR="00000000" w:rsidRPr="00000000">
        <w:rPr>
          <w:b w:val="1"/>
          <w:vertAlign w:val="baseline"/>
          <w:rtl w:val="0"/>
        </w:rPr>
        <w:t xml:space="preserve">Example:  Passing Arguments to Parent Class Constructor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setBreed(String breed) {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this.breed = breed;</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getBreed() {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breed;</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bark()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System.out.println("Ruff, ruff!");</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 animal_1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Animal();</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"animal_1's name is " + animal_1.getName() + "\n");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 animal_2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Animal("Elmo");</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"animal_2's name is " + animal_2.getName() + "\n");</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 dog_1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Dog();</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System.out.println("dog_1's name is " + dog_1.getName()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and their breed is " + dog_1.getBreed() + "\n");</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Dog dog_2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Dog("Fido", "Mutt");</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System.out.println("dog_2's name is " + dog_2.getName()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and their breed is " + dog_2.getBreed() + "\n");</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 c'tor</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animal_1's name is null</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3"/>
        <w:tabs>
          <w:tab w:val="left" w:leader="none" w:pos="360"/>
          <w:tab w:val="left" w:leader="none" w:pos="720"/>
          <w:tab w:val="left" w:leader="none" w:pos="1080"/>
        </w:tabs>
        <w:rPr>
          <w:vertAlign w:val="baseline"/>
        </w:rPr>
      </w:pPr>
      <w:bookmarkStart w:colFirst="0" w:colLast="0" w:name="_heading=h.2u6wntf" w:id="42"/>
      <w:bookmarkEnd w:id="42"/>
      <w:r w:rsidDel="00000000" w:rsidR="00000000" w:rsidRPr="00000000">
        <w:rPr>
          <w:rFonts w:ascii="Courier New" w:cs="Courier New" w:eastAsia="Courier New" w:hAnsi="Courier New"/>
          <w:b w:val="0"/>
          <w:sz w:val="25"/>
          <w:szCs w:val="25"/>
          <w:vertAlign w:val="baseline"/>
          <w:rtl w:val="0"/>
        </w:rPr>
        <w:t xml:space="preserve">   </w:t>
      </w:r>
      <w:r w:rsidDel="00000000" w:rsidR="00000000" w:rsidRPr="00000000">
        <w:rPr>
          <w:b w:val="1"/>
          <w:vertAlign w:val="baseline"/>
          <w:rtl w:val="0"/>
        </w:rPr>
        <w:t xml:space="preserve">Example:  Passing Arguments to Parent Class Constructor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Animal(name) c'tor w/ name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animal_2's name is Elmo</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 c'tor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Dog() c'tor</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dog_1's name is null and their breed is null</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Animal(name) c'tor w/ name</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Trace -- in Dog(name, breed) c'tor w/ name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dog_2's name is Fido and their breed is Mutt</w:t>
      </w:r>
      <w:r w:rsidDel="00000000" w:rsidR="00000000" w:rsidRPr="00000000">
        <w:rPr>
          <w:rtl w:val="0"/>
        </w:rPr>
      </w:r>
    </w:p>
    <w:p w:rsidR="00000000" w:rsidDel="00000000" w:rsidP="00000000" w:rsidRDefault="00000000" w:rsidRPr="00000000" w14:paraId="000003D1">
      <w:pPr>
        <w:shd w:fill="ffffff" w:val="clear"/>
        <w:rPr>
          <w:rFonts w:ascii="Courier New" w:cs="Courier New" w:eastAsia="Courier New" w:hAnsi="Courier New"/>
          <w:sz w:val="25"/>
          <w:szCs w:val="25"/>
          <w:vertAlign w:val="baseline"/>
        </w:rPr>
      </w:pPr>
      <w:bookmarkStart w:colFirst="0" w:colLast="0" w:name="_heading=h.19c6y18" w:id="43"/>
      <w:bookmarkEnd w:id="43"/>
      <w:r w:rsidDel="00000000" w:rsidR="00000000" w:rsidRPr="00000000">
        <w:rPr>
          <w:rtl w:val="0"/>
        </w:rPr>
      </w:r>
    </w:p>
    <w:p w:rsidR="00000000" w:rsidDel="00000000" w:rsidP="00000000" w:rsidRDefault="00000000" w:rsidRPr="00000000" w14:paraId="000003D2">
      <w:pPr>
        <w:pStyle w:val="Heading3"/>
        <w:tabs>
          <w:tab w:val="left" w:leader="none" w:pos="360"/>
          <w:tab w:val="left" w:leader="none" w:pos="720"/>
          <w:tab w:val="left" w:leader="none" w:pos="1080"/>
        </w:tabs>
        <w:rPr>
          <w:sz w:val="36"/>
          <w:szCs w:val="36"/>
          <w:vertAlign w:val="baseline"/>
        </w:rPr>
      </w:pPr>
      <w:r w:rsidDel="00000000" w:rsidR="00000000" w:rsidRPr="00000000">
        <w:rPr>
          <w:b w:val="1"/>
          <w:vertAlign w:val="baseline"/>
          <w:rtl w:val="0"/>
        </w:rPr>
        <w:t xml:space="preserve">Overriding Inherited Methods</w:t>
      </w:r>
      <w:r w:rsidDel="00000000" w:rsidR="00000000" w:rsidRPr="00000000">
        <w:rPr>
          <w:rtl w:val="0"/>
        </w:rPr>
      </w:r>
    </w:p>
    <w:p w:rsidR="00000000" w:rsidDel="00000000" w:rsidP="00000000" w:rsidRDefault="00000000" w:rsidRPr="00000000" w14:paraId="000003D3">
      <w:pPr>
        <w:pStyle w:val="Heading4"/>
        <w:numPr>
          <w:ilvl w:val="0"/>
          <w:numId w:val="4"/>
        </w:numPr>
        <w:ind w:left="360" w:hanging="360"/>
        <w:rPr>
          <w:vertAlign w:val="baseline"/>
        </w:rPr>
      </w:pPr>
      <w:r w:rsidDel="00000000" w:rsidR="00000000" w:rsidRPr="00000000">
        <w:rPr>
          <w:b w:val="1"/>
          <w:vertAlign w:val="baseline"/>
          <w:rtl w:val="0"/>
        </w:rPr>
        <w:t xml:space="preserve">Child classes can override inherited methods</w:t>
      </w:r>
      <w:r w:rsidDel="00000000" w:rsidR="00000000" w:rsidRPr="00000000">
        <w:rPr>
          <w:rtl w:val="0"/>
        </w:rPr>
      </w:r>
    </w:p>
    <w:p w:rsidR="00000000" w:rsidDel="00000000" w:rsidP="00000000" w:rsidRDefault="00000000" w:rsidRPr="00000000" w14:paraId="000003D4">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Overriding means they can code their own version and it replaces the inherited one</w:t>
      </w:r>
    </w:p>
    <w:p w:rsidR="00000000" w:rsidDel="00000000" w:rsidP="00000000" w:rsidRDefault="00000000" w:rsidRPr="00000000" w14:paraId="000003D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Human.java</w:t>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hungry...");</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Caveman.java</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Caveman extends 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hunt lion and eat!");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ModernPerson.java</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ModernPerson extends 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going to </w:t>
      </w:r>
      <w:r w:rsidDel="00000000" w:rsidR="00000000" w:rsidRPr="00000000">
        <w:rPr>
          <w:rFonts w:ascii="Courier New" w:cs="Courier New" w:eastAsia="Courier New" w:hAnsi="Courier New"/>
          <w:sz w:val="25"/>
          <w:szCs w:val="25"/>
          <w:rtl w:val="0"/>
        </w:rPr>
        <w:t xml:space="preserve">Chipotle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and eat!");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tbugp1" w:id="44"/>
      <w:bookmarkEnd w:id="44"/>
      <w:r w:rsidDel="00000000" w:rsidR="00000000" w:rsidRPr="00000000">
        <w:rPr>
          <w:rtl w:val="0"/>
        </w:rPr>
      </w:r>
    </w:p>
    <w:p w:rsidR="00000000" w:rsidDel="00000000" w:rsidP="00000000" w:rsidRDefault="00000000" w:rsidRPr="00000000" w14:paraId="000003F2">
      <w:pPr>
        <w:pStyle w:val="Heading3"/>
        <w:tabs>
          <w:tab w:val="left" w:leader="none" w:pos="360"/>
          <w:tab w:val="left" w:leader="none" w:pos="720"/>
          <w:tab w:val="left" w:leader="none" w:pos="1080"/>
        </w:tabs>
        <w:rPr>
          <w:sz w:val="36"/>
          <w:szCs w:val="36"/>
          <w:vertAlign w:val="baseline"/>
        </w:rPr>
      </w:pPr>
      <w:r w:rsidDel="00000000" w:rsidR="00000000" w:rsidRPr="00000000">
        <w:rPr>
          <w:b w:val="1"/>
          <w:vertAlign w:val="baseline"/>
          <w:rtl w:val="0"/>
        </w:rPr>
        <w:t xml:space="preserve">Overriding Inherited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Human h = new Human();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h.eat();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Caveman c = new Caveman();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c.eat();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ModernPerson m = new ModernPerson();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m.eat();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hungry...</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hunt lion and eat!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going to McDonalds and eat!</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8h4qwu" w:id="45"/>
      <w:bookmarkEnd w:id="45"/>
      <w:r w:rsidDel="00000000" w:rsidR="00000000" w:rsidRPr="00000000">
        <w:rPr>
          <w:rtl w:val="0"/>
        </w:rPr>
      </w:r>
    </w:p>
    <w:p w:rsidR="00000000" w:rsidDel="00000000" w:rsidP="00000000" w:rsidRDefault="00000000" w:rsidRPr="00000000" w14:paraId="0000040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Polymorphism and Base Class References</w:t>
      </w:r>
      <w:r w:rsidDel="00000000" w:rsidR="00000000" w:rsidRPr="00000000">
        <w:rPr>
          <w:rtl w:val="0"/>
        </w:rPr>
      </w:r>
    </w:p>
    <w:p w:rsidR="00000000" w:rsidDel="00000000" w:rsidP="00000000" w:rsidRDefault="00000000" w:rsidRPr="00000000" w14:paraId="0000040A">
      <w:pPr>
        <w:pStyle w:val="Heading4"/>
        <w:numPr>
          <w:ilvl w:val="0"/>
          <w:numId w:val="4"/>
        </w:numPr>
        <w:ind w:left="360" w:hanging="360"/>
        <w:rPr>
          <w:vertAlign w:val="baseline"/>
        </w:rPr>
      </w:pPr>
      <w:r w:rsidDel="00000000" w:rsidR="00000000" w:rsidRPr="00000000">
        <w:rPr>
          <w:b w:val="1"/>
          <w:vertAlign w:val="baseline"/>
          <w:rtl w:val="0"/>
        </w:rPr>
        <w:t xml:space="preserve">The ability to override methods introduces polymorphism into our class library</w:t>
      </w:r>
      <w:r w:rsidDel="00000000" w:rsidR="00000000" w:rsidRPr="00000000">
        <w:rPr>
          <w:rtl w:val="0"/>
        </w:rPr>
      </w:r>
    </w:p>
    <w:p w:rsidR="00000000" w:rsidDel="00000000" w:rsidP="00000000" w:rsidRDefault="00000000" w:rsidRPr="00000000" w14:paraId="0000040B">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Polymorphism, from the Greek "many forms", allows us to perform a single action in different ways</w:t>
      </w:r>
    </w:p>
    <w:p w:rsidR="00000000" w:rsidDel="00000000" w:rsidP="00000000" w:rsidRDefault="00000000" w:rsidRPr="00000000" w14:paraId="0000040C">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That is, we can have many forms of the same method</w:t>
      </w:r>
    </w:p>
    <w:p w:rsidR="00000000" w:rsidDel="00000000" w:rsidP="00000000" w:rsidRDefault="00000000" w:rsidRPr="00000000" w14:paraId="0000040D">
      <w:pPr>
        <w:pStyle w:val="Heading4"/>
        <w:numPr>
          <w:ilvl w:val="0"/>
          <w:numId w:val="4"/>
        </w:numPr>
        <w:ind w:left="360" w:hanging="360"/>
        <w:rPr>
          <w:vertAlign w:val="baseline"/>
        </w:rPr>
      </w:pPr>
      <w:r w:rsidDel="00000000" w:rsidR="00000000" w:rsidRPr="00000000">
        <w:rPr>
          <w:b w:val="1"/>
          <w:vertAlign w:val="baseline"/>
          <w:rtl w:val="0"/>
        </w:rPr>
        <w:t xml:space="preserve">It is most notable when we use a base class variable to reference a derived class object</w:t>
      </w:r>
      <w:r w:rsidDel="00000000" w:rsidR="00000000" w:rsidRPr="00000000">
        <w:rPr>
          <w:rtl w:val="0"/>
        </w:rPr>
      </w:r>
    </w:p>
    <w:p w:rsidR="00000000" w:rsidDel="00000000" w:rsidP="00000000" w:rsidRDefault="00000000" w:rsidRPr="00000000" w14:paraId="0000040E">
      <w:pPr>
        <w:pStyle w:val="Heading4"/>
        <w:numPr>
          <w:ilvl w:val="0"/>
          <w:numId w:val="4"/>
        </w:numPr>
        <w:ind w:left="360" w:hanging="360"/>
        <w:rPr>
          <w:vertAlign w:val="baseline"/>
        </w:rPr>
      </w:pPr>
      <w:r w:rsidDel="00000000" w:rsidR="00000000" w:rsidRPr="00000000">
        <w:rPr>
          <w:b w:val="1"/>
          <w:vertAlign w:val="baseline"/>
          <w:rtl w:val="0"/>
        </w:rPr>
        <w:t xml:space="preserve">A base class reference variable can refer to any object of a derived type</w:t>
      </w:r>
      <w:r w:rsidDel="00000000" w:rsidR="00000000" w:rsidRPr="00000000">
        <w:rPr>
          <w:rtl w:val="0"/>
        </w:rPr>
      </w:r>
    </w:p>
    <w:p w:rsidR="00000000" w:rsidDel="00000000" w:rsidP="00000000" w:rsidRDefault="00000000" w:rsidRPr="00000000" w14:paraId="0000040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For example, an animal variable can reference a cat or a dog object because "a cat is-an animal" and "a dog is-an animal"</w:t>
      </w:r>
    </w:p>
    <w:p w:rsidR="00000000" w:rsidDel="00000000" w:rsidP="00000000" w:rsidRDefault="00000000" w:rsidRPr="00000000" w14:paraId="0000041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animal;</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 new Dog();   // okay if Dog extends Animal</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 new Cat();   // okay if Cat extends Animal</w:t>
      </w:r>
    </w:p>
    <w:p w:rsidR="00000000" w:rsidDel="00000000" w:rsidP="00000000" w:rsidRDefault="00000000" w:rsidRPr="00000000" w14:paraId="00000415">
      <w:pPr>
        <w:pStyle w:val="Heading4"/>
        <w:numPr>
          <w:ilvl w:val="0"/>
          <w:numId w:val="4"/>
        </w:numPr>
        <w:ind w:left="360" w:hanging="360"/>
        <w:rPr>
          <w:vertAlign w:val="baseline"/>
        </w:rPr>
      </w:pPr>
      <w:r w:rsidDel="00000000" w:rsidR="00000000" w:rsidRPr="00000000">
        <w:rPr>
          <w:b w:val="1"/>
          <w:vertAlign w:val="baseline"/>
          <w:rtl w:val="0"/>
        </w:rPr>
        <w:t xml:space="preserve">However, the opposite isn't true</w:t>
      </w:r>
      <w:r w:rsidDel="00000000" w:rsidR="00000000" w:rsidRPr="00000000">
        <w:rPr>
          <w:rtl w:val="0"/>
        </w:rPr>
      </w:r>
    </w:p>
    <w:p w:rsidR="00000000" w:rsidDel="00000000" w:rsidP="00000000" w:rsidRDefault="00000000" w:rsidRPr="00000000" w14:paraId="00000416">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You cannot assign a base class object to a derived class variable</w:t>
      </w:r>
    </w:p>
    <w:p w:rsidR="00000000" w:rsidDel="00000000" w:rsidP="00000000" w:rsidRDefault="00000000" w:rsidRPr="00000000" w14:paraId="00000417">
      <w:pPr>
        <w:pStyle w:val="Heading5"/>
        <w:numPr>
          <w:ilvl w:val="0"/>
          <w:numId w:val="3"/>
        </w:numPr>
        <w:tabs>
          <w:tab w:val="left" w:leader="none" w:pos="720"/>
        </w:tabs>
        <w:ind w:left="504" w:firstLine="0"/>
        <w:rPr>
          <w:vertAlign w:val="baseline"/>
        </w:rPr>
      </w:pPr>
      <w:bookmarkStart w:colFirst="0" w:colLast="0" w:name="_heading=h.nmf14n" w:id="46"/>
      <w:bookmarkEnd w:id="46"/>
      <w:r w:rsidDel="00000000" w:rsidR="00000000" w:rsidRPr="00000000">
        <w:rPr>
          <w:vertAlign w:val="baseline"/>
          <w:rtl w:val="0"/>
        </w:rPr>
        <w:t xml:space="preserve">What if the assignment isn't valid?</w:t>
      </w:r>
    </w:p>
    <w:p w:rsidR="00000000" w:rsidDel="00000000" w:rsidP="00000000" w:rsidRDefault="00000000" w:rsidRPr="00000000" w14:paraId="0000041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Polymorphism and Base Class References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animal = /* some value not shown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Dog dog = animal;   // ERROR -- what if animal references a Cat</w:t>
      </w:r>
      <w:r w:rsidDel="00000000" w:rsidR="00000000" w:rsidRPr="00000000">
        <w:rPr>
          <w:rtl w:val="0"/>
        </w:rPr>
      </w:r>
    </w:p>
    <w:p w:rsidR="00000000" w:rsidDel="00000000" w:rsidP="00000000" w:rsidRDefault="00000000" w:rsidRPr="00000000" w14:paraId="0000041D">
      <w:pPr>
        <w:pStyle w:val="Heading4"/>
        <w:numPr>
          <w:ilvl w:val="0"/>
          <w:numId w:val="4"/>
        </w:numPr>
        <w:ind w:left="360" w:hanging="360"/>
        <w:rPr>
          <w:vertAlign w:val="baseline"/>
        </w:rPr>
      </w:pPr>
      <w:r w:rsidDel="00000000" w:rsidR="00000000" w:rsidRPr="00000000">
        <w:rPr>
          <w:b w:val="1"/>
          <w:vertAlign w:val="baseline"/>
          <w:rtl w:val="0"/>
        </w:rPr>
        <w:t xml:space="preserve">If you are 100% sure that the base class variable references the right type of object, then you can force the assignment by downcasting</w:t>
      </w:r>
      <w:r w:rsidDel="00000000" w:rsidR="00000000" w:rsidRPr="00000000">
        <w:rPr>
          <w:rtl w:val="0"/>
        </w:rPr>
      </w:r>
    </w:p>
    <w:p w:rsidR="00000000" w:rsidDel="00000000" w:rsidP="00000000" w:rsidRDefault="00000000" w:rsidRPr="00000000" w14:paraId="0000041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will cause a runtime error if you are wrong</w:t>
      </w:r>
    </w:p>
    <w:p w:rsidR="00000000" w:rsidDel="00000000" w:rsidP="00000000" w:rsidRDefault="00000000" w:rsidRPr="00000000" w14:paraId="0000041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Animal animal = /* some value not shown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Dog dog = (Dog) animal;   </w:t>
      </w:r>
      <w:r w:rsidDel="00000000" w:rsidR="00000000" w:rsidRPr="00000000">
        <w:rPr>
          <w:rtl w:val="0"/>
        </w:rPr>
      </w:r>
    </w:p>
    <w:p w:rsidR="00000000" w:rsidDel="00000000" w:rsidP="00000000" w:rsidRDefault="00000000" w:rsidRPr="00000000" w14:paraId="00000423">
      <w:pPr>
        <w:pStyle w:val="Heading5"/>
        <w:tabs>
          <w:tab w:val="left" w:leader="none" w:pos="720"/>
        </w:tabs>
        <w:ind w:left="720" w:hanging="360"/>
        <w:rP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7m2jsg" w:id="47"/>
      <w:bookmarkEnd w:id="47"/>
      <w:r w:rsidDel="00000000" w:rsidR="00000000" w:rsidRPr="00000000">
        <w:rPr>
          <w:rtl w:val="0"/>
        </w:rPr>
      </w:r>
    </w:p>
    <w:p w:rsidR="00000000" w:rsidDel="00000000" w:rsidP="00000000" w:rsidRDefault="00000000" w:rsidRPr="00000000" w14:paraId="0000042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Polymorphism in Action</w:t>
      </w:r>
      <w:r w:rsidDel="00000000" w:rsidR="00000000" w:rsidRPr="00000000">
        <w:rPr>
          <w:rtl w:val="0"/>
        </w:rPr>
      </w:r>
    </w:p>
    <w:p w:rsidR="00000000" w:rsidDel="00000000" w:rsidP="00000000" w:rsidRDefault="00000000" w:rsidRPr="00000000" w14:paraId="00000426">
      <w:pPr>
        <w:pStyle w:val="Heading4"/>
        <w:numPr>
          <w:ilvl w:val="0"/>
          <w:numId w:val="4"/>
        </w:numPr>
        <w:ind w:left="360" w:hanging="360"/>
        <w:rPr>
          <w:vertAlign w:val="baseline"/>
        </w:rPr>
      </w:pPr>
      <w:r w:rsidDel="00000000" w:rsidR="00000000" w:rsidRPr="00000000">
        <w:rPr>
          <w:b w:val="1"/>
          <w:vertAlign w:val="baseline"/>
          <w:rtl w:val="0"/>
        </w:rPr>
        <w:t xml:space="preserve">In the example below, you would think that the call </w:t>
      </w:r>
      <w:r w:rsidDel="00000000" w:rsidR="00000000" w:rsidRPr="00000000">
        <w:rPr>
          <w:rFonts w:ascii="Courier New" w:cs="Courier New" w:eastAsia="Courier New" w:hAnsi="Courier New"/>
          <w:b w:val="1"/>
          <w:vertAlign w:val="baseline"/>
          <w:rtl w:val="0"/>
        </w:rPr>
        <w:t xml:space="preserve">human.eat()</w:t>
      </w:r>
      <w:r w:rsidDel="00000000" w:rsidR="00000000" w:rsidRPr="00000000">
        <w:rPr>
          <w:b w:val="1"/>
          <w:vertAlign w:val="baseline"/>
          <w:rtl w:val="0"/>
        </w:rPr>
        <w:t xml:space="preserve"> in the feed method would call the </w:t>
      </w:r>
      <w:r w:rsidDel="00000000" w:rsidR="00000000" w:rsidRPr="00000000">
        <w:rPr>
          <w:rFonts w:ascii="Courier New" w:cs="Courier New" w:eastAsia="Courier New" w:hAnsi="Courier New"/>
          <w:b w:val="1"/>
          <w:vertAlign w:val="baseline"/>
          <w:rtl w:val="0"/>
        </w:rPr>
        <w:t xml:space="preserve">Human</w:t>
      </w:r>
      <w:r w:rsidDel="00000000" w:rsidR="00000000" w:rsidRPr="00000000">
        <w:rPr>
          <w:b w:val="1"/>
          <w:vertAlign w:val="baseline"/>
          <w:rtl w:val="0"/>
        </w:rPr>
        <w:t xml:space="preserve">'s </w:t>
      </w:r>
      <w:r w:rsidDel="00000000" w:rsidR="00000000" w:rsidRPr="00000000">
        <w:rPr>
          <w:rFonts w:ascii="Courier New" w:cs="Courier New" w:eastAsia="Courier New" w:hAnsi="Courier New"/>
          <w:b w:val="1"/>
          <w:vertAlign w:val="baseline"/>
          <w:rtl w:val="0"/>
        </w:rPr>
        <w:t xml:space="preserve">eat()</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427">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But it doesn't!</w:t>
      </w:r>
    </w:p>
    <w:p w:rsidR="00000000" w:rsidDel="00000000" w:rsidP="00000000" w:rsidRDefault="00000000" w:rsidRPr="00000000" w14:paraId="00000428">
      <w:pPr>
        <w:pStyle w:val="Heading4"/>
        <w:numPr>
          <w:ilvl w:val="0"/>
          <w:numId w:val="4"/>
        </w:numPr>
        <w:ind w:left="360" w:hanging="360"/>
        <w:rPr>
          <w:vertAlign w:val="baseline"/>
        </w:rPr>
      </w:pPr>
      <w:r w:rsidDel="00000000" w:rsidR="00000000" w:rsidRPr="00000000">
        <w:rPr>
          <w:b w:val="1"/>
          <w:vertAlign w:val="baseline"/>
          <w:rtl w:val="0"/>
        </w:rPr>
        <w:t xml:space="preserve">Since </w:t>
      </w:r>
      <w:r w:rsidDel="00000000" w:rsidR="00000000" w:rsidRPr="00000000">
        <w:rPr>
          <w:rFonts w:ascii="Courier New" w:cs="Courier New" w:eastAsia="Courier New" w:hAnsi="Courier New"/>
          <w:b w:val="1"/>
          <w:vertAlign w:val="baseline"/>
          <w:rtl w:val="0"/>
        </w:rPr>
        <w:t xml:space="preserve">eat()</w:t>
      </w:r>
      <w:r w:rsidDel="00000000" w:rsidR="00000000" w:rsidRPr="00000000">
        <w:rPr>
          <w:b w:val="1"/>
          <w:vertAlign w:val="baseline"/>
          <w:rtl w:val="0"/>
        </w:rPr>
        <w:t xml:space="preserve"> is an overridden method, the Java engine decides at runtime which </w:t>
      </w:r>
      <w:r w:rsidDel="00000000" w:rsidR="00000000" w:rsidRPr="00000000">
        <w:rPr>
          <w:rFonts w:ascii="Courier New" w:cs="Courier New" w:eastAsia="Courier New" w:hAnsi="Courier New"/>
          <w:b w:val="1"/>
          <w:vertAlign w:val="baseline"/>
          <w:rtl w:val="0"/>
        </w:rPr>
        <w:t xml:space="preserve">eat()</w:t>
      </w:r>
      <w:r w:rsidDel="00000000" w:rsidR="00000000" w:rsidRPr="00000000">
        <w:rPr>
          <w:b w:val="1"/>
          <w:vertAlign w:val="baseline"/>
          <w:rtl w:val="0"/>
        </w:rPr>
        <w:t xml:space="preserve"> method to call based on the </w:t>
      </w:r>
      <w:r w:rsidDel="00000000" w:rsidR="00000000" w:rsidRPr="00000000">
        <w:rPr>
          <w:b w:val="1"/>
          <w:i w:val="1"/>
          <w:sz w:val="44"/>
          <w:szCs w:val="44"/>
          <w:vertAlign w:val="baseline"/>
          <w:rtl w:val="0"/>
        </w:rPr>
        <w:t xml:space="preserve">type of</w:t>
      </w:r>
      <w:r w:rsidDel="00000000" w:rsidR="00000000" w:rsidRPr="00000000">
        <w:rPr>
          <w:b w:val="1"/>
          <w:sz w:val="44"/>
          <w:szCs w:val="44"/>
          <w:vertAlign w:val="baseline"/>
          <w:rtl w:val="0"/>
        </w:rPr>
        <w:t xml:space="preserve"> </w:t>
      </w:r>
      <w:r w:rsidDel="00000000" w:rsidR="00000000" w:rsidRPr="00000000">
        <w:rPr>
          <w:b w:val="1"/>
          <w:vertAlign w:val="baseline"/>
          <w:rtl w:val="0"/>
        </w:rPr>
        <w:t xml:space="preserve">the parameter object</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Human h = new Human();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feed("Human", h);</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Caveman c = new Caveman();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feed("Caveman", c); //Human human = </w:t>
      </w:r>
      <w:r w:rsidDel="00000000" w:rsidR="00000000" w:rsidRPr="00000000">
        <w:rPr>
          <w:rFonts w:ascii="Courier New" w:cs="Courier New" w:eastAsia="Courier New" w:hAnsi="Courier New"/>
          <w:sz w:val="25"/>
          <w:szCs w:val="25"/>
          <w:rtl w:val="0"/>
        </w:rPr>
        <w:t xml:space="preserve">new Caveman()</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ModernPerson m = new ModernPerson();</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feed("Modern Person", m); </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feed(String label,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 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System.out.print(label + "--&gt;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human.eat();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Human--&gt; Me hungry...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Caveman--&gt; Me hunt lion and eat!</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Modern Person--&gt; Me going to McDonalds and eat!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mrcu09" w:id="48"/>
      <w:bookmarkEnd w:id="48"/>
      <w:r w:rsidDel="00000000" w:rsidR="00000000" w:rsidRPr="00000000">
        <w:rPr>
          <w:rtl w:val="0"/>
        </w:rPr>
      </w:r>
    </w:p>
    <w:p w:rsidR="00000000" w:rsidDel="00000000" w:rsidP="00000000" w:rsidRDefault="00000000" w:rsidRPr="00000000" w14:paraId="0000044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Heterogeneous Collections</w:t>
      </w:r>
      <w:r w:rsidDel="00000000" w:rsidR="00000000" w:rsidRPr="00000000">
        <w:rPr>
          <w:rtl w:val="0"/>
        </w:rPr>
      </w:r>
    </w:p>
    <w:p w:rsidR="00000000" w:rsidDel="00000000" w:rsidP="00000000" w:rsidRDefault="00000000" w:rsidRPr="00000000" w14:paraId="00000446">
      <w:pPr>
        <w:pStyle w:val="Heading4"/>
        <w:numPr>
          <w:ilvl w:val="0"/>
          <w:numId w:val="4"/>
        </w:numPr>
        <w:ind w:left="360" w:hanging="360"/>
        <w:rPr>
          <w:vertAlign w:val="baseline"/>
        </w:rPr>
      </w:pPr>
      <w:r w:rsidDel="00000000" w:rsidR="00000000" w:rsidRPr="00000000">
        <w:rPr>
          <w:b w:val="1"/>
          <w:vertAlign w:val="baseline"/>
          <w:rtl w:val="0"/>
        </w:rPr>
        <w:t xml:space="preserve">This polymorphic nature of overridden methods leads to some interesting software designs</w:t>
      </w:r>
      <w:r w:rsidDel="00000000" w:rsidR="00000000" w:rsidRPr="00000000">
        <w:rPr>
          <w:rtl w:val="0"/>
        </w:rPr>
      </w:r>
    </w:p>
    <w:p w:rsidR="00000000" w:rsidDel="00000000" w:rsidP="00000000" w:rsidRDefault="00000000" w:rsidRPr="00000000" w14:paraId="00000447">
      <w:pPr>
        <w:pStyle w:val="Heading4"/>
        <w:numPr>
          <w:ilvl w:val="0"/>
          <w:numId w:val="4"/>
        </w:numPr>
        <w:ind w:left="360" w:hanging="360"/>
        <w:rPr>
          <w:vertAlign w:val="baseline"/>
        </w:rPr>
      </w:pPr>
      <w:r w:rsidDel="00000000" w:rsidR="00000000" w:rsidRPr="00000000">
        <w:rPr>
          <w:b w:val="1"/>
          <w:vertAlign w:val="baseline"/>
          <w:rtl w:val="0"/>
        </w:rPr>
        <w:t xml:space="preserve">Now we can hold arrays and other collections using a base class reference</w:t>
      </w:r>
      <w:r w:rsidDel="00000000" w:rsidR="00000000" w:rsidRPr="00000000">
        <w:rPr>
          <w:rtl w:val="0"/>
        </w:rPr>
      </w:r>
    </w:p>
    <w:p w:rsidR="00000000" w:rsidDel="00000000" w:rsidP="00000000" w:rsidRDefault="00000000" w:rsidRPr="00000000" w14:paraId="00000448">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However, the objects in the collection will behave appropriately for their type</w:t>
      </w:r>
    </w:p>
    <w:p w:rsidR="00000000" w:rsidDel="00000000" w:rsidP="00000000" w:rsidRDefault="00000000" w:rsidRPr="00000000" w14:paraId="0000044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ArrayList&lt;Human&gt; people = new ArrayList&lt;Human&gt;();</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Human h = new Human();</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people.add(h);</w:t>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Caveman c = new Caveman();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people.add(c);</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ModernPerson m = new ModernPerson();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people.add(m);</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people is a collection of different types</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of Human objects</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for(int i = 0; i &lt; people.size(); i++)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people.get(i).eat();    // polymorphic behavior</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6r0co2" w:id="49"/>
      <w:bookmarkEnd w:id="49"/>
      <w:r w:rsidDel="00000000" w:rsidR="00000000" w:rsidRPr="00000000">
        <w:rPr>
          <w:rtl w:val="0"/>
        </w:rPr>
      </w:r>
    </w:p>
    <w:p w:rsidR="00000000" w:rsidDel="00000000" w:rsidP="00000000" w:rsidRDefault="00000000" w:rsidRPr="00000000" w14:paraId="0000046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Heterogeneous Collections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hungry...</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hunt lion and eat!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going to McDonalds and eat!</w:t>
      </w:r>
    </w:p>
    <w:p w:rsidR="00000000" w:rsidDel="00000000" w:rsidP="00000000" w:rsidRDefault="00000000" w:rsidRPr="00000000" w14:paraId="0000046C">
      <w:pPr>
        <w:pStyle w:val="Heading5"/>
        <w:tabs>
          <w:tab w:val="left" w:leader="none" w:pos="720"/>
        </w:tabs>
        <w:rP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lwamvv" w:id="50"/>
      <w:bookmarkEnd w:id="50"/>
      <w:r w:rsidDel="00000000" w:rsidR="00000000" w:rsidRPr="00000000">
        <w:rPr>
          <w:rtl w:val="0"/>
        </w:rPr>
      </w:r>
    </w:p>
    <w:p w:rsidR="00000000" w:rsidDel="00000000" w:rsidP="00000000" w:rsidRDefault="00000000" w:rsidRPr="00000000" w14:paraId="0000046E">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instanceof</w:t>
      </w:r>
      <w:r w:rsidDel="00000000" w:rsidR="00000000" w:rsidRPr="00000000">
        <w:rPr>
          <w:b w:val="1"/>
          <w:vertAlign w:val="baseline"/>
          <w:rtl w:val="0"/>
        </w:rPr>
        <w:t xml:space="preserve"> Operator</w:t>
      </w:r>
      <w:r w:rsidDel="00000000" w:rsidR="00000000" w:rsidRPr="00000000">
        <w:rPr>
          <w:rtl w:val="0"/>
        </w:rPr>
      </w:r>
    </w:p>
    <w:p w:rsidR="00000000" w:rsidDel="00000000" w:rsidP="00000000" w:rsidRDefault="00000000" w:rsidRPr="00000000" w14:paraId="0000046F">
      <w:pPr>
        <w:pStyle w:val="Heading4"/>
        <w:numPr>
          <w:ilvl w:val="0"/>
          <w:numId w:val="4"/>
        </w:numPr>
        <w:ind w:left="360" w:hanging="360"/>
        <w:rPr>
          <w:vertAlign w:val="baseline"/>
        </w:rPr>
      </w:pPr>
      <w:r w:rsidDel="00000000" w:rsidR="00000000" w:rsidRPr="00000000">
        <w:rPr>
          <w:b w:val="1"/>
          <w:vertAlign w:val="baseline"/>
          <w:rtl w:val="0"/>
        </w:rPr>
        <w:t xml:space="preserve">Java provides an </w:t>
      </w:r>
      <w:r w:rsidDel="00000000" w:rsidR="00000000" w:rsidRPr="00000000">
        <w:rPr>
          <w:rFonts w:ascii="Courier New" w:cs="Courier New" w:eastAsia="Courier New" w:hAnsi="Courier New"/>
          <w:b w:val="1"/>
          <w:sz w:val="36"/>
          <w:szCs w:val="36"/>
          <w:vertAlign w:val="baseline"/>
          <w:rtl w:val="0"/>
        </w:rPr>
        <w:t xml:space="preserve">instanceof</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operator to compare an object to a specified type</w:t>
      </w:r>
      <w:r w:rsidDel="00000000" w:rsidR="00000000" w:rsidRPr="00000000">
        <w:rPr>
          <w:rtl w:val="0"/>
        </w:rPr>
      </w:r>
    </w:p>
    <w:p w:rsidR="00000000" w:rsidDel="00000000" w:rsidP="00000000" w:rsidRDefault="00000000" w:rsidRPr="00000000" w14:paraId="00000470">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You can use it to see if an object is an instance of a class, a subclass, or even a class that implements an interface (coming soon)</w:t>
      </w:r>
    </w:p>
    <w:p w:rsidR="00000000" w:rsidDel="00000000" w:rsidP="00000000" w:rsidRDefault="00000000" w:rsidRPr="00000000" w14:paraId="00000471">
      <w:pPr>
        <w:pStyle w:val="Heading4"/>
        <w:numPr>
          <w:ilvl w:val="0"/>
          <w:numId w:val="4"/>
        </w:numPr>
        <w:ind w:left="360" w:hanging="360"/>
        <w:rPr>
          <w:vertAlign w:val="baseline"/>
        </w:rPr>
      </w:pPr>
      <w:r w:rsidDel="00000000" w:rsidR="00000000" w:rsidRPr="00000000">
        <w:rPr>
          <w:b w:val="1"/>
          <w:vertAlign w:val="baseline"/>
          <w:rtl w:val="0"/>
        </w:rPr>
        <w:t xml:space="preserve">In the following example, we will ask each object if they are:</w:t>
      </w:r>
      <w:r w:rsidDel="00000000" w:rsidR="00000000" w:rsidRPr="00000000">
        <w:rPr>
          <w:rtl w:val="0"/>
        </w:rPr>
      </w:r>
    </w:p>
    <w:p w:rsidR="00000000" w:rsidDel="00000000" w:rsidP="00000000" w:rsidRDefault="00000000" w:rsidRPr="00000000" w14:paraId="00000472">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Human</w:t>
      </w:r>
    </w:p>
    <w:p w:rsidR="00000000" w:rsidDel="00000000" w:rsidP="00000000" w:rsidRDefault="00000000" w:rsidRPr="00000000" w14:paraId="00000473">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Caveman</w:t>
      </w:r>
    </w:p>
    <w:p w:rsidR="00000000" w:rsidDel="00000000" w:rsidP="00000000" w:rsidRDefault="00000000" w:rsidRPr="00000000" w14:paraId="00000474">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ModernPerson</w:t>
      </w:r>
    </w:p>
    <w:p w:rsidR="00000000" w:rsidDel="00000000" w:rsidP="00000000" w:rsidRDefault="00000000" w:rsidRPr="00000000" w14:paraId="00000475">
      <w:pPr>
        <w:pStyle w:val="Heading4"/>
        <w:numPr>
          <w:ilvl w:val="0"/>
          <w:numId w:val="4"/>
        </w:numPr>
        <w:ind w:left="360" w:hanging="360"/>
        <w:rPr>
          <w:vertAlign w:val="baseline"/>
        </w:rPr>
      </w:pPr>
      <w:bookmarkStart w:colFirst="0" w:colLast="0" w:name="_heading=h.111kx3o" w:id="51"/>
      <w:bookmarkEnd w:id="51"/>
      <w:r w:rsidDel="00000000" w:rsidR="00000000" w:rsidRPr="00000000">
        <w:rPr>
          <w:b w:val="1"/>
          <w:vertAlign w:val="baseline"/>
          <w:rtl w:val="0"/>
        </w:rPr>
        <w:t xml:space="preserve">A </w:t>
      </w:r>
      <w:r w:rsidDel="00000000" w:rsidR="00000000" w:rsidRPr="00000000">
        <w:rPr>
          <w:rFonts w:ascii="Courier New" w:cs="Courier New" w:eastAsia="Courier New" w:hAnsi="Courier New"/>
          <w:b w:val="1"/>
          <w:vertAlign w:val="baseline"/>
          <w:rtl w:val="0"/>
        </w:rPr>
        <w:t xml:space="preserve">ModernPerson</w:t>
      </w:r>
      <w:r w:rsidDel="00000000" w:rsidR="00000000" w:rsidRPr="00000000">
        <w:rPr>
          <w:b w:val="1"/>
          <w:vertAlign w:val="baseline"/>
          <w:rtl w:val="0"/>
        </w:rPr>
        <w:t xml:space="preserve"> object will answer yes to </w:t>
      </w:r>
      <w:r w:rsidDel="00000000" w:rsidR="00000000" w:rsidRPr="00000000">
        <w:rPr>
          <w:rFonts w:ascii="Courier New" w:cs="Courier New" w:eastAsia="Courier New" w:hAnsi="Courier New"/>
          <w:b w:val="1"/>
          <w:vertAlign w:val="baseline"/>
          <w:rtl w:val="0"/>
        </w:rPr>
        <w:t xml:space="preserve">ModernPerson</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Human</w:t>
      </w:r>
      <w:r w:rsidDel="00000000" w:rsidR="00000000" w:rsidRPr="00000000">
        <w:rPr>
          <w:b w:val="1"/>
          <w:vertAlign w:val="baseline"/>
          <w:rtl w:val="0"/>
        </w:rPr>
        <w:t xml:space="preserve"> because of their inheritance chain</w:t>
      </w:r>
      <w:r w:rsidDel="00000000" w:rsidR="00000000" w:rsidRPr="00000000">
        <w:rPr>
          <w:rtl w:val="0"/>
        </w:rPr>
      </w:r>
    </w:p>
    <w:p w:rsidR="00000000" w:rsidDel="00000000" w:rsidP="00000000" w:rsidRDefault="00000000" w:rsidRPr="00000000" w14:paraId="0000047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t>
      </w:r>
      <w:r w:rsidDel="00000000" w:rsidR="00000000" w:rsidRPr="00000000">
        <w:rPr>
          <w:rFonts w:ascii="Courier New" w:cs="Courier New" w:eastAsia="Courier New" w:hAnsi="Courier New"/>
          <w:b w:val="1"/>
          <w:vertAlign w:val="baseline"/>
          <w:rtl w:val="0"/>
        </w:rPr>
        <w:t xml:space="preserve">instanceof</w:t>
      </w:r>
      <w:r w:rsidDel="00000000" w:rsidR="00000000" w:rsidRPr="00000000">
        <w:rPr>
          <w:b w:val="1"/>
          <w:vertAlign w:val="baseline"/>
          <w:rtl w:val="0"/>
        </w:rPr>
        <w:t xml:space="preserve"> Operator</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ArrayList&lt;Human&gt; people = new ArrayList&lt;Human&gt;();</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Human());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Caveman());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ModernPerson());</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for(int i = 0; i &lt; 3; i ++)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(people.get(i) instanceof Human) {</w:t>
      </w: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System.out.print("Human--&gt; ");                </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(people.get(i) instanceof Caveman) {</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System.out.print("Caveman--&gt; ");               </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(people.get(i) instanceof ModernPerson) {</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System.out.print("ModernPerson--&gt; ");           </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people.get(i).eat();</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hungry...</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Human--&gt; Caveman--&gt;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hunt lion and eat!</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Human--&gt; ModernPerson--&gt;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going to McDonalds and eat!</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l18frh" w:id="52"/>
      <w:bookmarkEnd w:id="52"/>
      <w:r w:rsidDel="00000000" w:rsidR="00000000" w:rsidRPr="00000000">
        <w:rPr>
          <w:rtl w:val="0"/>
        </w:rPr>
      </w:r>
    </w:p>
    <w:p w:rsidR="00000000" w:rsidDel="00000000" w:rsidP="00000000" w:rsidRDefault="00000000" w:rsidRPr="00000000" w14:paraId="0000049B">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b w:val="1"/>
          <w:vertAlign w:val="baseline"/>
          <w:rtl w:val="0"/>
        </w:rPr>
        <w:t xml:space="preserve">More About </w:t>
      </w:r>
      <w:r w:rsidDel="00000000" w:rsidR="00000000" w:rsidRPr="00000000">
        <w:rPr>
          <w:rFonts w:ascii="Courier New" w:cs="Courier New" w:eastAsia="Courier New" w:hAnsi="Courier New"/>
          <w:b w:val="1"/>
          <w:vertAlign w:val="baseline"/>
          <w:rtl w:val="0"/>
        </w:rPr>
        <w:t xml:space="preserve">instanceof</w:t>
      </w:r>
      <w:r w:rsidDel="00000000" w:rsidR="00000000" w:rsidRPr="00000000">
        <w:rPr>
          <w:rtl w:val="0"/>
        </w:rPr>
      </w:r>
    </w:p>
    <w:p w:rsidR="00000000" w:rsidDel="00000000" w:rsidP="00000000" w:rsidRDefault="00000000" w:rsidRPr="00000000" w14:paraId="0000049C">
      <w:pPr>
        <w:pStyle w:val="Heading4"/>
        <w:numPr>
          <w:ilvl w:val="0"/>
          <w:numId w:val="4"/>
        </w:numPr>
        <w:ind w:left="360" w:hanging="360"/>
        <w:rPr>
          <w:vertAlign w:val="baseline"/>
        </w:rPr>
      </w:pPr>
      <w:r w:rsidDel="00000000" w:rsidR="00000000" w:rsidRPr="00000000">
        <w:rPr>
          <w:b w:val="1"/>
          <w:vertAlign w:val="baseline"/>
          <w:rtl w:val="0"/>
        </w:rPr>
        <w:t xml:space="preserve">If you wanted a single answer to an instanceof query, ask about the most specific types first and use and else if structure that would stop questioning once their was a match</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ArrayList&lt;Human&gt; people = new ArrayList&lt;Human&gt;();</w:t>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Human());</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Caveman());</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ModernPerson());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for(int i = 0; i &lt; 3; i ++)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(people.get(i) instanceof ModernPerson) {</w:t>
      </w: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System.out.print("ModernPerson--&gt; ");           </w:t>
      </w: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else if (people.get(i) instanceof Caveman) {</w:t>
      </w: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System.out.print("Caveman--&gt; ");               </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else if (people.get(i) instanceof Human) {</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System.out.print("Human--&gt; ");                </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people.get(i).eat();</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Human--&gt;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hungry...</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Caveman--&gt;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hunt lion and eat!</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06ipza" w:id="53"/>
      <w:bookmarkEnd w:id="53"/>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ModernPerson--&gt;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going to McDonalds and eat!</w:t>
      </w:r>
    </w:p>
    <w:p w:rsidR="00000000" w:rsidDel="00000000" w:rsidP="00000000" w:rsidRDefault="00000000" w:rsidRPr="00000000" w14:paraId="000004C0">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getClass()</w:t>
      </w:r>
      <w:r w:rsidDel="00000000" w:rsidR="00000000" w:rsidRPr="00000000">
        <w:rPr>
          <w:rtl w:val="0"/>
        </w:rPr>
      </w:r>
    </w:p>
    <w:p w:rsidR="00000000" w:rsidDel="00000000" w:rsidP="00000000" w:rsidRDefault="00000000" w:rsidRPr="00000000" w14:paraId="000004C1">
      <w:pPr>
        <w:pStyle w:val="Heading4"/>
        <w:numPr>
          <w:ilvl w:val="0"/>
          <w:numId w:val="4"/>
        </w:numPr>
        <w:ind w:left="360" w:hanging="360"/>
        <w:rPr>
          <w:vertAlign w:val="baseline"/>
        </w:rPr>
      </w:pPr>
      <w:r w:rsidDel="00000000" w:rsidR="00000000" w:rsidRPr="00000000">
        <w:rPr>
          <w:b w:val="1"/>
          <w:vertAlign w:val="baseline"/>
          <w:rtl w:val="0"/>
        </w:rPr>
        <w:t xml:space="preserve">You can call the </w:t>
      </w:r>
      <w:r w:rsidDel="00000000" w:rsidR="00000000" w:rsidRPr="00000000">
        <w:rPr>
          <w:rFonts w:ascii="Courier New" w:cs="Courier New" w:eastAsia="Courier New" w:hAnsi="Courier New"/>
          <w:b w:val="1"/>
          <w:vertAlign w:val="baseline"/>
          <w:rtl w:val="0"/>
        </w:rPr>
        <w:t xml:space="preserve">getClass() </w:t>
      </w:r>
      <w:r w:rsidDel="00000000" w:rsidR="00000000" w:rsidRPr="00000000">
        <w:rPr>
          <w:b w:val="1"/>
          <w:vertAlign w:val="baseline"/>
          <w:rtl w:val="0"/>
        </w:rPr>
        <w:t xml:space="preserve">method on any object and it will return the class name</w:t>
      </w:r>
      <w:r w:rsidDel="00000000" w:rsidR="00000000" w:rsidRPr="00000000">
        <w:rPr>
          <w:rtl w:val="0"/>
        </w:rPr>
      </w:r>
    </w:p>
    <w:p w:rsidR="00000000" w:rsidDel="00000000" w:rsidP="00000000" w:rsidRDefault="00000000" w:rsidRPr="00000000" w14:paraId="000004C2">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the class is defined in a package, it will return its fully qualified name (ex:  "java.util.ArrayList")</w:t>
      </w:r>
    </w:p>
    <w:p w:rsidR="00000000" w:rsidDel="00000000" w:rsidP="00000000" w:rsidRDefault="00000000" w:rsidRPr="00000000" w14:paraId="000004C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the class is not defined in a package, it will return the word "class" followed by the class name (ex: "class Human")</w:t>
      </w:r>
    </w:p>
    <w:p w:rsidR="00000000" w:rsidDel="00000000" w:rsidP="00000000" w:rsidRDefault="00000000" w:rsidRPr="00000000" w14:paraId="000004C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Program.java</w:t>
      </w: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Program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w:t>
      </w:r>
      <w:r w:rsidDel="00000000" w:rsidR="00000000" w:rsidRPr="00000000">
        <w:rPr>
          <w:rFonts w:ascii="Courier New" w:cs="Courier New" w:eastAsia="Courier New" w:hAnsi="Courier New"/>
          <w:sz w:val="25"/>
          <w:szCs w:val="25"/>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ArrayList&lt;Human&gt; people = new ArrayList&lt;Human&gt;();</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Human());</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Caveman());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people.add(new ModernPerson());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for(int i = 0; i &lt; 3; i ++)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people.get(i).getClass() + "--&gt; ");             </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people.get(i).eat();</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class Human--&gt;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hungry...</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class Caveman--&gt;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hunt lion and eat!</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class ModernPerson--&gt;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 going to McDonalds and eat!</w:t>
      </w:r>
    </w:p>
    <w:p w:rsidR="00000000" w:rsidDel="00000000" w:rsidP="00000000" w:rsidRDefault="00000000" w:rsidRPr="00000000" w14:paraId="000004E0">
      <w:pPr>
        <w:pStyle w:val="Heading5"/>
        <w:tabs>
          <w:tab w:val="left" w:leader="none" w:pos="720"/>
        </w:tabs>
        <w:rPr>
          <w:vertAlign w:val="baseline"/>
        </w:rPr>
      </w:pPr>
      <w:bookmarkStart w:colFirst="0" w:colLast="0" w:name="_heading=h.4k668n3" w:id="54"/>
      <w:bookmarkEnd w:id="54"/>
      <w:r w:rsidDel="00000000" w:rsidR="00000000" w:rsidRPr="00000000">
        <w:rPr>
          <w:rtl w:val="0"/>
        </w:rPr>
      </w:r>
    </w:p>
    <w:p w:rsidR="00000000" w:rsidDel="00000000" w:rsidP="00000000" w:rsidRDefault="00000000" w:rsidRPr="00000000" w14:paraId="000004E1">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Object</w:t>
      </w:r>
      <w:r w:rsidDel="00000000" w:rsidR="00000000" w:rsidRPr="00000000">
        <w:rPr>
          <w:b w:val="1"/>
          <w:vertAlign w:val="baseline"/>
          <w:rtl w:val="0"/>
        </w:rPr>
        <w:t xml:space="preserve"> : The Parent Class of all Classes</w:t>
      </w:r>
      <w:r w:rsidDel="00000000" w:rsidR="00000000" w:rsidRPr="00000000">
        <w:rPr>
          <w:rtl w:val="0"/>
        </w:rPr>
      </w:r>
    </w:p>
    <w:p w:rsidR="00000000" w:rsidDel="00000000" w:rsidP="00000000" w:rsidRDefault="00000000" w:rsidRPr="00000000" w14:paraId="000004E2">
      <w:pPr>
        <w:pStyle w:val="Heading4"/>
        <w:numPr>
          <w:ilvl w:val="0"/>
          <w:numId w:val="4"/>
        </w:numPr>
        <w:ind w:left="360" w:hanging="360"/>
        <w:rPr>
          <w:vertAlign w:val="baseline"/>
        </w:rPr>
      </w:pPr>
      <w:r w:rsidDel="00000000" w:rsidR="00000000" w:rsidRPr="00000000">
        <w:rPr>
          <w:b w:val="1"/>
          <w:vertAlign w:val="baseline"/>
          <w:rtl w:val="0"/>
        </w:rPr>
        <w:t xml:space="preserve">Why can you call </w:t>
      </w:r>
      <w:r w:rsidDel="00000000" w:rsidR="00000000" w:rsidRPr="00000000">
        <w:rPr>
          <w:rFonts w:ascii="Courier New" w:cs="Courier New" w:eastAsia="Courier New" w:hAnsi="Courier New"/>
          <w:b w:val="1"/>
          <w:vertAlign w:val="baseline"/>
          <w:rtl w:val="0"/>
        </w:rPr>
        <w:t xml:space="preserve">getClass()</w:t>
      </w:r>
      <w:r w:rsidDel="00000000" w:rsidR="00000000" w:rsidRPr="00000000">
        <w:rPr>
          <w:b w:val="1"/>
          <w:vertAlign w:val="baseline"/>
          <w:rtl w:val="0"/>
        </w:rPr>
        <w:t xml:space="preserve"> on all objects?</w:t>
      </w:r>
      <w:r w:rsidDel="00000000" w:rsidR="00000000" w:rsidRPr="00000000">
        <w:rPr>
          <w:rtl w:val="0"/>
        </w:rPr>
      </w:r>
    </w:p>
    <w:p w:rsidR="00000000" w:rsidDel="00000000" w:rsidP="00000000" w:rsidRDefault="00000000" w:rsidRPr="00000000" w14:paraId="000004E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 Java, all classes implicitly inherit from a class called Object</w:t>
      </w:r>
    </w:p>
    <w:p w:rsidR="00000000" w:rsidDel="00000000" w:rsidP="00000000" w:rsidRDefault="00000000" w:rsidRPr="00000000" w14:paraId="000004E4">
      <w:pPr>
        <w:pStyle w:val="Heading4"/>
        <w:numPr>
          <w:ilvl w:val="0"/>
          <w:numId w:val="4"/>
        </w:numPr>
        <w:ind w:left="360" w:hanging="360"/>
        <w:rPr>
          <w:vertAlign w:val="baseline"/>
        </w:rPr>
      </w:pPr>
      <w:r w:rsidDel="00000000" w:rsidR="00000000" w:rsidRPr="00000000">
        <w:rPr>
          <w:b w:val="1"/>
          <w:vertAlign w:val="baseline"/>
          <w:rtl w:val="0"/>
        </w:rPr>
        <w:t xml:space="preserve">This gives all Java classes a common ancestor</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 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"Hello";</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ArrayList&lt;Vehicle&gt; myList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ArrayList&lt;Vehicle&gt;();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ModernPerson me = new ModernPerson();</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 instanceof Object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tab/>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true</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myList instanceof Object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true</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me instanceof Object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true</w: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0">
      <w:pPr>
        <w:pStyle w:val="Heading4"/>
        <w:numPr>
          <w:ilvl w:val="0"/>
          <w:numId w:val="4"/>
        </w:numPr>
        <w:ind w:left="360" w:hanging="360"/>
        <w:rPr>
          <w:vertAlign w:val="baseline"/>
        </w:rPr>
      </w:pPr>
      <w:r w:rsidDel="00000000" w:rsidR="00000000" w:rsidRPr="00000000">
        <w:rPr>
          <w:rFonts w:ascii="Courier New" w:cs="Courier New" w:eastAsia="Courier New" w:hAnsi="Courier New"/>
          <w:b w:val="1"/>
          <w:vertAlign w:val="baseline"/>
          <w:rtl w:val="0"/>
        </w:rPr>
        <w:t xml:space="preserve">Object</w:t>
      </w:r>
      <w:r w:rsidDel="00000000" w:rsidR="00000000" w:rsidRPr="00000000">
        <w:rPr>
          <w:b w:val="1"/>
          <w:vertAlign w:val="baseline"/>
          <w:rtl w:val="0"/>
        </w:rPr>
        <w:t xml:space="preserve"> defines some methods that are inherited by all child classes, including:</w:t>
      </w:r>
      <w:r w:rsidDel="00000000" w:rsidR="00000000" w:rsidRPr="00000000">
        <w:rPr>
          <w:rtl w:val="0"/>
        </w:rPr>
      </w:r>
    </w:p>
    <w:p w:rsidR="00000000" w:rsidDel="00000000" w:rsidP="00000000" w:rsidRDefault="00000000" w:rsidRPr="00000000" w14:paraId="000004F1">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equals()</w:t>
      </w:r>
    </w:p>
    <w:p w:rsidR="00000000" w:rsidDel="00000000" w:rsidP="00000000" w:rsidRDefault="00000000" w:rsidRPr="00000000" w14:paraId="000004F2">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getClass()</w:t>
      </w:r>
    </w:p>
    <w:p w:rsidR="00000000" w:rsidDel="00000000" w:rsidP="00000000" w:rsidRDefault="00000000" w:rsidRPr="00000000" w14:paraId="000004F3">
      <w:pPr>
        <w:pStyle w:val="Heading5"/>
        <w:numPr>
          <w:ilvl w:val="0"/>
          <w:numId w:val="3"/>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toString()</w:t>
      </w:r>
    </w:p>
    <w:p w:rsidR="00000000" w:rsidDel="00000000" w:rsidP="00000000" w:rsidRDefault="00000000" w:rsidRPr="00000000" w14:paraId="000004F4">
      <w:pPr>
        <w:pStyle w:val="Heading4"/>
        <w:numPr>
          <w:ilvl w:val="0"/>
          <w:numId w:val="4"/>
        </w:numPr>
        <w:ind w:left="360" w:hanging="360"/>
        <w:rPr>
          <w:vertAlign w:val="baseline"/>
        </w:rPr>
      </w:pPr>
      <w:r w:rsidDel="00000000" w:rsidR="00000000" w:rsidRPr="00000000">
        <w:rPr>
          <w:b w:val="1"/>
          <w:vertAlign w:val="baseline"/>
          <w:rtl w:val="0"/>
        </w:rPr>
        <w:t xml:space="preserve">The presence of the </w:t>
      </w:r>
      <w:r w:rsidDel="00000000" w:rsidR="00000000" w:rsidRPr="00000000">
        <w:rPr>
          <w:rFonts w:ascii="Courier New" w:cs="Courier New" w:eastAsia="Courier New" w:hAnsi="Courier New"/>
          <w:b w:val="1"/>
          <w:vertAlign w:val="baseline"/>
          <w:rtl w:val="0"/>
        </w:rPr>
        <w:t xml:space="preserve">toString()</w:t>
      </w:r>
      <w:r w:rsidDel="00000000" w:rsidR="00000000" w:rsidRPr="00000000">
        <w:rPr>
          <w:b w:val="1"/>
          <w:vertAlign w:val="baseline"/>
          <w:rtl w:val="0"/>
        </w:rPr>
        <w:t xml:space="preserve"> method is why you can display objects in a print statement</w:t>
      </w:r>
      <w:r w:rsidDel="00000000" w:rsidR="00000000" w:rsidRPr="00000000">
        <w:rPr>
          <w:rtl w:val="0"/>
        </w:rPr>
      </w:r>
    </w:p>
    <w:p w:rsidR="00000000" w:rsidDel="00000000" w:rsidP="00000000" w:rsidRDefault="00000000" w:rsidRPr="00000000" w14:paraId="000004F5">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 default </w:t>
      </w:r>
      <w:r w:rsidDel="00000000" w:rsidR="00000000" w:rsidRPr="00000000">
        <w:rPr>
          <w:rFonts w:ascii="Courier New" w:cs="Courier New" w:eastAsia="Courier New" w:hAnsi="Courier New"/>
          <w:vertAlign w:val="baseline"/>
          <w:rtl w:val="0"/>
        </w:rPr>
        <w:t xml:space="preserve">toString()</w:t>
      </w:r>
      <w:r w:rsidDel="00000000" w:rsidR="00000000" w:rsidRPr="00000000">
        <w:rPr>
          <w:vertAlign w:val="baseline"/>
          <w:rtl w:val="0"/>
        </w:rPr>
        <w:t xml:space="preserve"> is automatically called</w:t>
      </w:r>
    </w:p>
    <w:p w:rsidR="00000000" w:rsidDel="00000000" w:rsidP="00000000" w:rsidRDefault="00000000" w:rsidRPr="00000000" w14:paraId="000004F6">
      <w:pPr>
        <w:pStyle w:val="Heading5"/>
        <w:numPr>
          <w:ilvl w:val="0"/>
          <w:numId w:val="3"/>
        </w:numPr>
        <w:tabs>
          <w:tab w:val="left" w:leader="none" w:pos="720"/>
        </w:tabs>
        <w:ind w:left="504" w:firstLine="0"/>
        <w:rPr>
          <w:vertAlign w:val="baseline"/>
        </w:rPr>
      </w:pPr>
      <w:bookmarkStart w:colFirst="0" w:colLast="0" w:name="_heading=h.2zbgiuw" w:id="55"/>
      <w:bookmarkEnd w:id="55"/>
      <w:r w:rsidDel="00000000" w:rsidR="00000000" w:rsidRPr="00000000">
        <w:rPr>
          <w:vertAlign w:val="baseline"/>
          <w:rtl w:val="0"/>
        </w:rPr>
        <w:t xml:space="preserve">Programmers often override </w:t>
      </w:r>
      <w:r w:rsidDel="00000000" w:rsidR="00000000" w:rsidRPr="00000000">
        <w:rPr>
          <w:rFonts w:ascii="Courier New" w:cs="Courier New" w:eastAsia="Courier New" w:hAnsi="Courier New"/>
          <w:vertAlign w:val="baseline"/>
          <w:rtl w:val="0"/>
        </w:rPr>
        <w:t xml:space="preserve">toString()</w:t>
      </w:r>
      <w:r w:rsidDel="00000000" w:rsidR="00000000" w:rsidRPr="00000000">
        <w:rPr>
          <w:vertAlign w:val="baseline"/>
          <w:rtl w:val="0"/>
        </w:rPr>
        <w:t xml:space="preserve"> for a custom implementation</w:t>
      </w:r>
    </w:p>
    <w:p w:rsidR="00000000" w:rsidDel="00000000" w:rsidP="00000000" w:rsidRDefault="00000000" w:rsidRPr="00000000" w14:paraId="000004F7">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Object</w:t>
      </w:r>
      <w:r w:rsidDel="00000000" w:rsidR="00000000" w:rsidRPr="00000000">
        <w:rPr>
          <w:b w:val="1"/>
          <w:vertAlign w:val="baseline"/>
          <w:rtl w:val="0"/>
        </w:rPr>
        <w:t xml:space="preserve"> : The Parent Class of all Classes    </w:t>
      </w:r>
      <w:r w:rsidDel="00000000" w:rsidR="00000000" w:rsidRPr="00000000">
        <w:rPr>
          <w:b w:val="1"/>
          <w:i w:val="1"/>
          <w:vertAlign w:val="baseline"/>
          <w:rtl w:val="0"/>
        </w:rPr>
        <w:t xml:space="preserve">cont'd</w:t>
      </w:r>
      <w:r w:rsidDel="00000000" w:rsidR="00000000" w:rsidRPr="00000000">
        <w:rPr>
          <w:rtl w:val="0"/>
        </w:rPr>
      </w:r>
    </w:p>
    <w:p w:rsidR="00000000" w:rsidDel="00000000" w:rsidP="00000000" w:rsidRDefault="00000000" w:rsidRPr="00000000" w14:paraId="000004F8">
      <w:pPr>
        <w:pStyle w:val="Heading4"/>
        <w:numPr>
          <w:ilvl w:val="0"/>
          <w:numId w:val="4"/>
        </w:numPr>
        <w:ind w:left="360" w:hanging="360"/>
        <w:rPr>
          <w:vertAlign w:val="baseline"/>
        </w:rPr>
      </w:pPr>
      <w:bookmarkStart w:colFirst="0" w:colLast="0" w:name="_heading=h.1egqt2p" w:id="56"/>
      <w:bookmarkEnd w:id="56"/>
      <w:r w:rsidDel="00000000" w:rsidR="00000000" w:rsidRPr="00000000">
        <w:rPr>
          <w:b w:val="1"/>
          <w:vertAlign w:val="baseline"/>
          <w:rtl w:val="0"/>
        </w:rPr>
        <w:t xml:space="preserve">For a complete list, see: </w:t>
      </w:r>
      <w:r w:rsidDel="00000000" w:rsidR="00000000" w:rsidRPr="00000000">
        <w:rPr>
          <w:rFonts w:ascii="Courier New" w:cs="Courier New" w:eastAsia="Courier New" w:hAnsi="Courier New"/>
          <w:b w:val="1"/>
          <w:vertAlign w:val="baseline"/>
          <w:rtl w:val="0"/>
        </w:rPr>
        <w:t xml:space="preserve">https://docs.oracle.com/javase/7/docs/api/java/lang/Object.html</w:t>
      </w:r>
      <w:r w:rsidDel="00000000" w:rsidR="00000000" w:rsidRPr="00000000">
        <w:rPr>
          <w:rtl w:val="0"/>
        </w:rPr>
      </w:r>
    </w:p>
    <w:p w:rsidR="00000000" w:rsidDel="00000000" w:rsidP="00000000" w:rsidRDefault="00000000" w:rsidRPr="00000000" w14:paraId="000004F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manages a list of assets.  WARNING:  This is an academic example and is a hugely simplified version of anything real.</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base class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can be defined with the following:</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 xml:space="preserve">Properties:  </w:t>
        <w:tab/>
        <w:t xml:space="preserve">description : String</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dateAcquired : String</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originalCost : double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tab/>
        <w:t xml:space="preserve">Methods:</w:t>
        <w:tab/>
        <w:t xml:space="preserve">constructor</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all getters / setters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getValue() : double       // returns original cost</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will build two derived classes: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House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Vehicle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House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inherits from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can be defined with the following:</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 xml:space="preserve">Properties:  </w:t>
        <w:tab/>
        <w:t xml:space="preserve">address : String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condition : int   (1 -excellent, 2 -good, 3 -fair, 4 -poor)</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squareFoot : int</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lotSize : int</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tab/>
        <w:t xml:space="preserve">Methods:</w:t>
        <w:tab/>
        <w:t xml:space="preserve">constructor</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all getters / setters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getValue() : double       (override)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A house's value is determined as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$180.00 per square foot (excellent)</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$130.00 per square foot (good)</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$90.00 per square foot (fair)</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$80.00 per square foot (poor)</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PLUS  25 cents per square foot of lot size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Vehicle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inherits from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can be defined with the following:</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 xml:space="preserve">Properties:  </w:t>
        <w:tab/>
        <w:t xml:space="preserve">makeModel : String</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year : int</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3ygebqi" w:id="57"/>
      <w:bookmarkEnd w:id="57"/>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odometer : int</w:t>
      </w:r>
    </w:p>
    <w:p w:rsidR="00000000" w:rsidDel="00000000" w:rsidP="00000000" w:rsidRDefault="00000000" w:rsidRPr="00000000" w14:paraId="0000051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tab/>
        <w:t xml:space="preserve">Methods:</w:t>
        <w:tab/>
        <w:t xml:space="preserve">constructor</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all getters / setters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ab/>
        <w:tab/>
        <w:tab/>
        <w:tab/>
        <w:t xml:space="preserve">getValue() : double       (override)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A car's value is determined as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0-3 years old  - 3% reduced value of cost per year</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4-6 years old  - 6% reduced value of cost per year</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7-10 years old - 8% reduced value of cost per year</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over 10 years old - $1000.00</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MINUS  reduce final value by 25% if over 100,000 miles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unless makeModel contains word Honda or Toyota</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This program will not have a user interface.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create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objects.</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Load it with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Include at least 2 houses (you have a vacation home!) and at least two vehicles.  Use descriptions like "my house" or "Tom's truck" for the assets.</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Now, loop thru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collection displaying the description of each asset, the date you acquired it, how much you paid for it, and its value.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When that works, go back and include in the display either the address of the house or the year and make/model of the vehicle.  You will need to use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instanceof</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when you loop through the assets to detect the type of asset it is.  Once you know it is a House or Vehicle, you will need to downcast it so that you can call the methods of the specific type.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For example: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message =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(myAssets.get(i) instanceof House)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House house = (House) myAssets.get(i);</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message = "House at " + house.getAddress();</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else if (myAssets.get(i) instanceof Vehicle)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Vehicle vehcile = (Vehicle) myAssets.get(i);</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message = "Vehicle: " +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vehicle.getYear() + " " + vehicle.getMakeModel();</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2dlolyb" w:id="58"/>
      <w:bookmarkEnd w:id="58"/>
      <w:r w:rsidDel="00000000" w:rsidR="00000000" w:rsidRPr="00000000">
        <w:rPr>
          <w:rtl w:val="0"/>
        </w:rPr>
      </w:r>
    </w:p>
    <w:p w:rsidR="00000000" w:rsidDel="00000000" w:rsidP="00000000" w:rsidRDefault="00000000" w:rsidRPr="00000000" w14:paraId="0000053F">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@Override</w:t>
      </w:r>
      <w:r w:rsidDel="00000000" w:rsidR="00000000" w:rsidRPr="00000000">
        <w:rPr>
          <w:b w:val="1"/>
          <w:vertAlign w:val="baseline"/>
          <w:rtl w:val="0"/>
        </w:rPr>
        <w:t xml:space="preserve"> Annotation</w:t>
      </w:r>
      <w:r w:rsidDel="00000000" w:rsidR="00000000" w:rsidRPr="00000000">
        <w:rPr>
          <w:rtl w:val="0"/>
        </w:rPr>
      </w:r>
    </w:p>
    <w:p w:rsidR="00000000" w:rsidDel="00000000" w:rsidP="00000000" w:rsidRDefault="00000000" w:rsidRPr="00000000" w14:paraId="00000540">
      <w:pPr>
        <w:pStyle w:val="Heading4"/>
        <w:numPr>
          <w:ilvl w:val="0"/>
          <w:numId w:val="4"/>
        </w:numPr>
        <w:ind w:left="360" w:hanging="360"/>
        <w:rPr>
          <w:vertAlign w:val="baseline"/>
        </w:rPr>
      </w:pPr>
      <w:r w:rsidDel="00000000" w:rsidR="00000000" w:rsidRPr="00000000">
        <w:rPr>
          <w:b w:val="1"/>
          <w:vertAlign w:val="baseline"/>
          <w:rtl w:val="0"/>
        </w:rPr>
        <w:t xml:space="preserve">Java 1.5 introduced the </w:t>
      </w:r>
      <w:r w:rsidDel="00000000" w:rsidR="00000000" w:rsidRPr="00000000">
        <w:rPr>
          <w:rFonts w:ascii="Courier New" w:cs="Courier New" w:eastAsia="Courier New" w:hAnsi="Courier New"/>
          <w:b w:val="1"/>
          <w:vertAlign w:val="baseline"/>
          <w:rtl w:val="0"/>
        </w:rPr>
        <w:t xml:space="preserve">@Override</w:t>
      </w:r>
      <w:r w:rsidDel="00000000" w:rsidR="00000000" w:rsidRPr="00000000">
        <w:rPr>
          <w:b w:val="1"/>
          <w:vertAlign w:val="baseline"/>
          <w:rtl w:val="0"/>
        </w:rPr>
        <w:t xml:space="preserve"> annotation to tell the compiler that the method with the </w:t>
      </w:r>
      <w:r w:rsidDel="00000000" w:rsidR="00000000" w:rsidRPr="00000000">
        <w:rPr>
          <w:rFonts w:ascii="Courier New" w:cs="Courier New" w:eastAsia="Courier New" w:hAnsi="Courier New"/>
          <w:b w:val="1"/>
          <w:vertAlign w:val="baseline"/>
          <w:rtl w:val="0"/>
        </w:rPr>
        <w:t xml:space="preserve">@Override</w:t>
      </w:r>
      <w:r w:rsidDel="00000000" w:rsidR="00000000" w:rsidRPr="00000000">
        <w:rPr>
          <w:b w:val="1"/>
          <w:vertAlign w:val="baseline"/>
          <w:rtl w:val="0"/>
        </w:rPr>
        <w:t xml:space="preserve"> MUST override an existing inherited method</w:t>
      </w:r>
      <w:r w:rsidDel="00000000" w:rsidR="00000000" w:rsidRPr="00000000">
        <w:rPr>
          <w:rtl w:val="0"/>
        </w:rPr>
      </w:r>
    </w:p>
    <w:p w:rsidR="00000000" w:rsidDel="00000000" w:rsidP="00000000" w:rsidRDefault="00000000" w:rsidRPr="00000000" w14:paraId="00000541">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the method doesn't exist, the compiler generates an error</w:t>
      </w:r>
    </w:p>
    <w:p w:rsidR="00000000" w:rsidDel="00000000" w:rsidP="00000000" w:rsidRDefault="00000000" w:rsidRPr="00000000" w14:paraId="0000054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Human.java</w:t>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Human {</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hungry...");</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Caveman.java</w:t>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Caveman extends 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@Override</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hunt lion and eat!");</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ModernPerson.java</w:t>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ModernPerson extends Human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@Override                        // generates an error!</w:t>
      </w: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dine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 going to McDonalds and eat!");</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5F">
      <w:pPr>
        <w:pStyle w:val="Heading4"/>
        <w:numPr>
          <w:ilvl w:val="0"/>
          <w:numId w:val="4"/>
        </w:numPr>
        <w:ind w:left="360" w:hanging="360"/>
        <w:rPr>
          <w:vertAlign w:val="baseline"/>
        </w:rPr>
        <w:sectPr>
          <w:type w:val="nextPage"/>
          <w:pgSz w:h="15840" w:w="12240" w:orient="portrait"/>
          <w:pgMar w:bottom="720" w:top="720" w:left="1080" w:right="1080" w:header="0" w:footer="346"/>
          <w:pgNumType w:start="1"/>
        </w:sectPr>
      </w:pPr>
      <w:r w:rsidDel="00000000" w:rsidR="00000000" w:rsidRPr="00000000">
        <w:rPr>
          <w:b w:val="1"/>
          <w:vertAlign w:val="baseline"/>
          <w:rtl w:val="0"/>
        </w:rPr>
        <w:t xml:space="preserve">You will see this a lot in our code next week</w:t>
      </w: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1">
      <w:pPr>
        <w:pStyle w:val="Heading1"/>
        <w:numPr>
          <w:ilvl w:val="0"/>
          <w:numId w:val="5"/>
        </w:numPr>
        <w:ind w:left="0" w:firstLine="0"/>
        <w:rPr>
          <w:vertAlign w:val="baseline"/>
        </w:rPr>
      </w:pPr>
      <w:bookmarkStart w:colFirst="0" w:colLast="0" w:name="_heading=h.sqyw64" w:id="59"/>
      <w:bookmarkEnd w:id="59"/>
      <w:r w:rsidDel="00000000" w:rsidR="00000000" w:rsidRPr="00000000">
        <w:rPr>
          <w:b w:val="1"/>
          <w:vertAlign w:val="baseline"/>
          <w:rtl w:val="0"/>
        </w:rPr>
        <w:br w:type="textWrapping"/>
        <w:br w:type="textWrapping"/>
        <w:br w:type="textWrapping"/>
        <w:br w:type="textWrapping"/>
        <w:t xml:space="preserve">Abstraction</w:t>
      </w:r>
      <w:r w:rsidDel="00000000" w:rsidR="00000000" w:rsidRPr="00000000">
        <w:rPr>
          <w:rtl w:val="0"/>
        </w:rPr>
      </w:r>
    </w:p>
    <w:p w:rsidR="00000000" w:rsidDel="00000000" w:rsidP="00000000" w:rsidRDefault="00000000" w:rsidRPr="00000000" w14:paraId="00000562">
      <w:pPr>
        <w:pStyle w:val="Heading2"/>
        <w:numPr>
          <w:ilvl w:val="1"/>
          <w:numId w:val="5"/>
        </w:numPr>
        <w:ind w:left="0" w:firstLine="0"/>
        <w:rPr>
          <w:vertAlign w:val="baseline"/>
        </w:rPr>
      </w:pPr>
      <w:bookmarkStart w:colFirst="0" w:colLast="0" w:name="_heading=h.3cqmetx" w:id="60"/>
      <w:bookmarkEnd w:id="60"/>
      <w:r w:rsidDel="00000000" w:rsidR="00000000" w:rsidRPr="00000000">
        <w:rPr>
          <w:b w:val="0"/>
          <w:vertAlign w:val="baseline"/>
          <w:rtl w:val="0"/>
        </w:rPr>
        <w:br w:type="textWrapping"/>
        <w:br w:type="textWrapping"/>
        <w:br w:type="textWrapping"/>
        <w:br w:type="textWrapping"/>
        <w:t xml:space="preserve">Abstraction</w:t>
      </w:r>
      <w:r w:rsidDel="00000000" w:rsidR="00000000" w:rsidRPr="00000000">
        <w:rPr>
          <w:rtl w:val="0"/>
        </w:rPr>
      </w:r>
    </w:p>
    <w:p w:rsidR="00000000" w:rsidDel="00000000" w:rsidP="00000000" w:rsidRDefault="00000000" w:rsidRPr="00000000" w14:paraId="0000056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Abstraction</w:t>
      </w:r>
      <w:r w:rsidDel="00000000" w:rsidR="00000000" w:rsidRPr="00000000">
        <w:rPr>
          <w:rtl w:val="0"/>
        </w:rPr>
      </w:r>
    </w:p>
    <w:p w:rsidR="00000000" w:rsidDel="00000000" w:rsidP="00000000" w:rsidRDefault="00000000" w:rsidRPr="00000000" w14:paraId="00000564">
      <w:pPr>
        <w:pStyle w:val="Heading4"/>
        <w:numPr>
          <w:ilvl w:val="0"/>
          <w:numId w:val="4"/>
        </w:numPr>
        <w:ind w:left="360" w:hanging="360"/>
        <w:rPr>
          <w:vertAlign w:val="baseline"/>
        </w:rPr>
      </w:pPr>
      <w:r w:rsidDel="00000000" w:rsidR="00000000" w:rsidRPr="00000000">
        <w:rPr>
          <w:b w:val="1"/>
          <w:i w:val="1"/>
          <w:vertAlign w:val="baseline"/>
          <w:rtl w:val="0"/>
        </w:rPr>
        <w:t xml:space="preserve">Data abstraction</w:t>
      </w:r>
      <w:r w:rsidDel="00000000" w:rsidR="00000000" w:rsidRPr="00000000">
        <w:rPr>
          <w:b w:val="1"/>
          <w:vertAlign w:val="baseline"/>
          <w:rtl w:val="0"/>
        </w:rPr>
        <w:t xml:space="preserve"> is the process of exposing only essential information about an object and hiding implementation details</w:t>
      </w:r>
      <w:r w:rsidDel="00000000" w:rsidR="00000000" w:rsidRPr="00000000">
        <w:rPr>
          <w:rtl w:val="0"/>
        </w:rPr>
      </w:r>
    </w:p>
    <w:p w:rsidR="00000000" w:rsidDel="00000000" w:rsidP="00000000" w:rsidRDefault="00000000" w:rsidRPr="00000000" w14:paraId="00000565">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In Java, this is achieved using the abstract classes and interfaces</w:t>
      </w:r>
    </w:p>
    <w:p w:rsidR="00000000" w:rsidDel="00000000" w:rsidP="00000000" w:rsidRDefault="00000000" w:rsidRPr="00000000" w14:paraId="00000566">
      <w:pPr>
        <w:pStyle w:val="Heading4"/>
        <w:numPr>
          <w:ilvl w:val="0"/>
          <w:numId w:val="4"/>
        </w:numPr>
        <w:ind w:left="360" w:hanging="360"/>
        <w:rPr>
          <w:vertAlign w:val="baseline"/>
        </w:rPr>
      </w:pPr>
      <w:r w:rsidDel="00000000" w:rsidR="00000000" w:rsidRPr="00000000">
        <w:rPr>
          <w:b w:val="1"/>
          <w:vertAlign w:val="baseline"/>
          <w:rtl w:val="0"/>
        </w:rPr>
        <w:t xml:space="preserve">An abstract class is a class that gathers attributes and methods together, but cannot be used to instantiate an object</w:t>
      </w:r>
      <w:r w:rsidDel="00000000" w:rsidR="00000000" w:rsidRPr="00000000">
        <w:rPr>
          <w:rtl w:val="0"/>
        </w:rPr>
      </w:r>
    </w:p>
    <w:p w:rsidR="00000000" w:rsidDel="00000000" w:rsidP="00000000" w:rsidRDefault="00000000" w:rsidRPr="00000000" w14:paraId="00000567">
      <w:pPr>
        <w:pStyle w:val="Heading4"/>
        <w:numPr>
          <w:ilvl w:val="0"/>
          <w:numId w:val="4"/>
        </w:numPr>
        <w:ind w:left="360" w:hanging="360"/>
        <w:rPr>
          <w:vertAlign w:val="baseline"/>
        </w:rPr>
      </w:pPr>
      <w:r w:rsidDel="00000000" w:rsidR="00000000" w:rsidRPr="00000000">
        <w:rPr>
          <w:b w:val="1"/>
          <w:vertAlign w:val="baseline"/>
          <w:rtl w:val="0"/>
        </w:rPr>
        <w:t xml:space="preserve">You know you are working with an abstract class when someone asks you "what type"?</w:t>
      </w:r>
      <w:r w:rsidDel="00000000" w:rsidR="00000000" w:rsidRPr="00000000">
        <w:rPr>
          <w:rtl w:val="0"/>
        </w:rPr>
      </w:r>
    </w:p>
    <w:p w:rsidR="00000000" w:rsidDel="00000000" w:rsidP="00000000" w:rsidRDefault="00000000" w:rsidRPr="00000000" w14:paraId="00000568">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I'd like to open an account…</w:t>
      </w:r>
    </w:p>
    <w:p w:rsidR="00000000" w:rsidDel="00000000" w:rsidP="00000000" w:rsidRDefault="00000000" w:rsidRPr="00000000" w14:paraId="0000056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I'd like to buy an asset…</w:t>
      </w:r>
    </w:p>
    <w:p w:rsidR="00000000" w:rsidDel="00000000" w:rsidP="00000000" w:rsidRDefault="00000000" w:rsidRPr="00000000" w14:paraId="0000056A">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I'd like to take home a mammal…</w:t>
      </w:r>
    </w:p>
    <w:p w:rsidR="00000000" w:rsidDel="00000000" w:rsidP="00000000" w:rsidRDefault="00000000" w:rsidRPr="00000000" w14:paraId="0000056B">
      <w:pPr>
        <w:pStyle w:val="Heading5"/>
        <w:numPr>
          <w:ilvl w:val="0"/>
          <w:numId w:val="3"/>
        </w:numPr>
        <w:tabs>
          <w:tab w:val="left" w:leader="none" w:pos="720"/>
        </w:tabs>
        <w:ind w:left="504" w:firstLine="0"/>
        <w:rPr>
          <w:vertAlign w:val="baseline"/>
        </w:rPr>
      </w:pPr>
      <w:bookmarkStart w:colFirst="0" w:colLast="0" w:name="_heading=h.1rvwp1q" w:id="61"/>
      <w:bookmarkEnd w:id="61"/>
      <w:r w:rsidDel="00000000" w:rsidR="00000000" w:rsidRPr="00000000">
        <w:rPr>
          <w:vertAlign w:val="baseline"/>
          <w:rtl w:val="0"/>
        </w:rPr>
        <w:t xml:space="preserve">I'd like to apply for a policy…</w:t>
      </w:r>
    </w:p>
    <w:p w:rsidR="00000000" w:rsidDel="00000000" w:rsidP="00000000" w:rsidRDefault="00000000" w:rsidRPr="00000000" w14:paraId="0000056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 Class</w:t>
      </w:r>
      <w:r w:rsidDel="00000000" w:rsidR="00000000" w:rsidRPr="00000000">
        <w:rPr>
          <w:rtl w:val="0"/>
        </w:rPr>
      </w:r>
    </w:p>
    <w:p w:rsidR="00000000" w:rsidDel="00000000" w:rsidP="00000000" w:rsidRDefault="00000000" w:rsidRPr="00000000" w14:paraId="0000056D">
      <w:pPr>
        <w:pStyle w:val="Heading4"/>
        <w:numPr>
          <w:ilvl w:val="0"/>
          <w:numId w:val="4"/>
        </w:numPr>
        <w:ind w:left="360" w:hanging="360"/>
        <w:rPr>
          <w:vertAlign w:val="baseline"/>
        </w:rPr>
      </w:pPr>
      <w:r w:rsidDel="00000000" w:rsidR="00000000" w:rsidRPr="00000000">
        <w:rPr>
          <w:b w:val="1"/>
          <w:vertAlign w:val="baseline"/>
          <w:rtl w:val="0"/>
        </w:rPr>
        <w:t xml:space="preserve">An abstract class is defined with the keyword </w:t>
      </w:r>
      <w:r w:rsidDel="00000000" w:rsidR="00000000" w:rsidRPr="00000000">
        <w:rPr>
          <w:rFonts w:ascii="Courier New" w:cs="Courier New" w:eastAsia="Courier New" w:hAnsi="Courier New"/>
          <w:b w:val="1"/>
          <w:sz w:val="36"/>
          <w:szCs w:val="36"/>
          <w:vertAlign w:val="baseline"/>
          <w:rtl w:val="0"/>
        </w:rPr>
        <w:t xml:space="preserve">abstract</w:t>
      </w:r>
      <w:r w:rsidDel="00000000" w:rsidR="00000000" w:rsidRPr="00000000">
        <w:rPr>
          <w:rFonts w:ascii="Calibri" w:cs="Calibri" w:eastAsia="Calibri" w:hAnsi="Calibri"/>
          <w:b w:val="1"/>
          <w:vertAlign w:val="baseline"/>
          <w:rtl w:val="0"/>
        </w:rPr>
        <w:t xml:space="preserve"> </w:t>
      </w:r>
      <w:r w:rsidDel="00000000" w:rsidR="00000000" w:rsidRPr="00000000">
        <w:rPr>
          <w:rtl w:val="0"/>
        </w:rPr>
      </w:r>
    </w:p>
    <w:p w:rsidR="00000000" w:rsidDel="00000000" w:rsidP="00000000" w:rsidRDefault="00000000" w:rsidRPr="00000000" w14:paraId="0000056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That immediately means it can't be used to instantiate an object</w:t>
      </w:r>
    </w:p>
    <w:p w:rsidR="00000000" w:rsidDel="00000000" w:rsidP="00000000" w:rsidRDefault="00000000" w:rsidRPr="00000000" w14:paraId="0000056F">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But you can create child classes that inherit from it</w:t>
      </w:r>
    </w:p>
    <w:p w:rsidR="00000000" w:rsidDel="00000000" w:rsidP="00000000" w:rsidRDefault="00000000" w:rsidRPr="00000000" w14:paraId="0000057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Asset.java</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abstract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class Asset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String description;</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int yearAcquired;</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double originalCost;</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Asset(String description, int yearAcquired,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originalCost)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this.description = description;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this.yearAcquired = yearAcquired;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this.originalCost = originalCost;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getDescription()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description;</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getYearAcquired()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yearAcquired;</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double getValue()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originalCost;</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Elsewhere</w:t>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you cannot instantiate an abstract class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Asset myAsset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Asset("Thingy", 2020, 125.00);  // ERROR</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bvk7pj" w:id="62"/>
      <w:bookmarkEnd w:id="6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9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 Class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93">
      <w:pPr>
        <w:pStyle w:val="Heading4"/>
        <w:numPr>
          <w:ilvl w:val="0"/>
          <w:numId w:val="4"/>
        </w:numPr>
        <w:ind w:left="360" w:hanging="360"/>
        <w:rPr>
          <w:vertAlign w:val="baseline"/>
        </w:rPr>
      </w:pPr>
      <w:r w:rsidDel="00000000" w:rsidR="00000000" w:rsidRPr="00000000">
        <w:rPr>
          <w:b w:val="1"/>
          <w:vertAlign w:val="baseline"/>
          <w:rtl w:val="0"/>
        </w:rPr>
        <w:t xml:space="preserve">Typically, you create one or more classes that extend the abstract class</w:t>
      </w:r>
      <w:r w:rsidDel="00000000" w:rsidR="00000000" w:rsidRPr="00000000">
        <w:rPr>
          <w:rFonts w:ascii="Calibri" w:cs="Calibri" w:eastAsia="Calibri" w:hAnsi="Calibri"/>
          <w:b w:val="1"/>
          <w:vertAlign w:val="baseline"/>
          <w:rtl w:val="0"/>
        </w:rPr>
        <w:t xml:space="preserve"> </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House.java</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House extends Asset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address;</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squareFeet;</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lotSize;</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House(String description, String address, </w:t>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squareFeet, int lotSize,</w:t>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yearAcquired, double originalCost) {</w:t>
      </w: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super(description, yearAcquired, originalCost);</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this.address = address;</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this.squareFeet = squareFeet;</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this.lotSize = lotSize;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getAddress()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address;</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getYearAcquired()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squareFeet;</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getLotSize()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lotSize;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double getValue()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(180 * squareFeet) + (0.25 * lotSize);</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r0uhxc" w:id="63"/>
      <w:bookmarkEnd w:id="63"/>
      <w:r w:rsidDel="00000000" w:rsidR="00000000" w:rsidRPr="00000000">
        <w:rPr>
          <w:rtl w:val="0"/>
        </w:rPr>
      </w:r>
    </w:p>
    <w:p w:rsidR="00000000" w:rsidDel="00000000" w:rsidP="00000000" w:rsidRDefault="00000000" w:rsidRPr="00000000" w14:paraId="000005B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 Class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Elsewhere</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you can instantiate a class that inherits from an</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abstract class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House myHouse = new House("Ranch House", "402 Stevens",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2000, 43560, 2020, 220000);  </w:t>
      </w:r>
    </w:p>
    <w:p w:rsidR="00000000" w:rsidDel="00000000" w:rsidP="00000000" w:rsidRDefault="00000000" w:rsidRPr="00000000" w14:paraId="000005C0">
      <w:pPr>
        <w:pStyle w:val="Heading4"/>
        <w:numPr>
          <w:ilvl w:val="0"/>
          <w:numId w:val="4"/>
        </w:numPr>
        <w:ind w:left="360" w:hanging="360"/>
        <w:rPr>
          <w:vertAlign w:val="baseline"/>
        </w:rPr>
      </w:pPr>
      <w:r w:rsidDel="00000000" w:rsidR="00000000" w:rsidRPr="00000000">
        <w:rPr>
          <w:b w:val="1"/>
          <w:vertAlign w:val="baseline"/>
          <w:rtl w:val="0"/>
        </w:rPr>
        <w:t xml:space="preserve">You can also use variables defined as an abstract class type to reference objects from its derived types</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Assume House and Jewelry extend the Asset class</w:t>
      </w: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Asset[] myAssets = new Asset[3];</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myAssets[0] = new House("Ranch House", "402 Stevens",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2000, 43560, 2020, 125.00);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myAssets[1] = new House("Rental", "3329 Duchess",</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1600, 5445, 1995, 53000);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myAssets[2] = new Jewelry("Ring", "Diamond", 1.5, 1979, 1200);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Loop thru the assets and get the value of each</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myNetWorth = 0;</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for(int i = 0; i &lt; myAssets.length; i++)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myNetWorth += myAssets[i].getValue();</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664s55" w:id="64"/>
      <w:bookmarkEnd w:id="64"/>
      <w:r w:rsidDel="00000000" w:rsidR="00000000" w:rsidRPr="00000000">
        <w:rPr>
          <w:rtl w:val="0"/>
        </w:rPr>
      </w:r>
    </w:p>
    <w:p w:rsidR="00000000" w:rsidDel="00000000" w:rsidP="00000000" w:rsidRDefault="00000000" w:rsidRPr="00000000" w14:paraId="000005D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 Methods</w:t>
      </w:r>
      <w:r w:rsidDel="00000000" w:rsidR="00000000" w:rsidRPr="00000000">
        <w:rPr>
          <w:rtl w:val="0"/>
        </w:rPr>
      </w:r>
    </w:p>
    <w:p w:rsidR="00000000" w:rsidDel="00000000" w:rsidP="00000000" w:rsidRDefault="00000000" w:rsidRPr="00000000" w14:paraId="000005D6">
      <w:pPr>
        <w:pStyle w:val="Heading4"/>
        <w:numPr>
          <w:ilvl w:val="0"/>
          <w:numId w:val="4"/>
        </w:numPr>
        <w:ind w:left="360" w:hanging="360"/>
        <w:rPr>
          <w:vertAlign w:val="baseline"/>
        </w:rPr>
      </w:pPr>
      <w:r w:rsidDel="00000000" w:rsidR="00000000" w:rsidRPr="00000000">
        <w:rPr>
          <w:b w:val="1"/>
          <w:vertAlign w:val="baseline"/>
          <w:rtl w:val="0"/>
        </w:rPr>
        <w:t xml:space="preserve">Abstract methods are methods in an abstract class that are placed there so that all derived types have to provide an implementation of the method</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Asset.java</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abstract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class Asset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String description;</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int yearAcquired;</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protected double originalCost;</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Asset(String description, int yearAcquired,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originalCost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this.description = description;</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this.yearAcquired = yearAcquired;</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this.originalCost = originalCost;</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getDescription()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description;</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getYearAcquired()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yearAcquired;</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now child classes *MUST* override this method</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abstract double getValue();</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F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House.java</w:t>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House extends Asset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address;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squareFeet;</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q5sasy" w:id="65"/>
      <w:bookmarkEnd w:id="6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lotSize;</w:t>
      </w:r>
    </w:p>
    <w:p w:rsidR="00000000" w:rsidDel="00000000" w:rsidP="00000000" w:rsidRDefault="00000000" w:rsidRPr="00000000" w14:paraId="000005F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Abstract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House(String description, String address, </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squareFeet, int lotSize,</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yearAcquired, double originalCost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super(description, yearAcquired, originalCost);</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this.address = address;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this.squareFeet = squareFeet;</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this.lotSize = lotSize;</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getAddress()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address;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getYearAcquired() {</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squareFeet;</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getLotSize() {</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lotSize;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double getValue() {</w:t>
      </w: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return (180 * squareFeet) + (0.25 * lotSize);</w:t>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5b2l0r" w:id="66"/>
      <w:bookmarkEnd w:id="6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1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Continue working in the Asset example from the previous module.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Modify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w:t>
      </w:r>
      <w:r w:rsidDel="00000000" w:rsidR="00000000" w:rsidRPr="00000000">
        <w:rPr>
          <w:rFonts w:ascii="Courier New" w:cs="Courier New" w:eastAsia="Courier New" w:hAnsi="Courier New"/>
          <w:sz w:val="28"/>
          <w:szCs w:val="28"/>
          <w:rtl w:val="0"/>
        </w:rPr>
        <w:t xml:space="preserv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to be an abstract class.  Then make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getValue()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an abstract method.</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Retest your app.</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Try to create an instance of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Asset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What happens?</w:t>
      </w:r>
    </w:p>
    <w:p w:rsidR="00000000" w:rsidDel="00000000" w:rsidP="00000000" w:rsidRDefault="00000000" w:rsidRPr="00000000" w14:paraId="0000061B">
      <w:pPr>
        <w:rPr>
          <w:vertAlign w:val="baseline"/>
        </w:rPr>
      </w:pPr>
      <w:r w:rsidDel="00000000" w:rsidR="00000000" w:rsidRPr="00000000">
        <w:rPr>
          <w:rtl w:val="0"/>
        </w:rPr>
      </w:r>
    </w:p>
    <w:p w:rsidR="00000000" w:rsidDel="00000000" w:rsidP="00000000" w:rsidRDefault="00000000" w:rsidRPr="00000000" w14:paraId="0000061C">
      <w:pPr>
        <w:rPr>
          <w:vertAlign w:val="baseline"/>
        </w:rPr>
      </w:pPr>
      <w:r w:rsidDel="00000000" w:rsidR="00000000" w:rsidRPr="00000000">
        <w:rPr>
          <w:rtl w:val="0"/>
        </w:rPr>
      </w:r>
    </w:p>
    <w:p w:rsidR="00000000" w:rsidDel="00000000" w:rsidP="00000000" w:rsidRDefault="00000000" w:rsidRPr="00000000" w14:paraId="0000061D">
      <w:pPr>
        <w:pStyle w:val="Heading1"/>
        <w:numPr>
          <w:ilvl w:val="0"/>
          <w:numId w:val="5"/>
        </w:numPr>
        <w:ind w:left="0" w:firstLine="0"/>
        <w:rPr>
          <w:vertAlign w:val="baseline"/>
        </w:rPr>
      </w:pPr>
      <w:bookmarkStart w:colFirst="0" w:colLast="0" w:name="_heading=h.kgcv8k" w:id="67"/>
      <w:bookmarkEnd w:id="67"/>
      <w:r w:rsidDel="00000000" w:rsidR="00000000" w:rsidRPr="00000000">
        <w:rPr>
          <w:b w:val="1"/>
          <w:vertAlign w:val="baseline"/>
          <w:rtl w:val="0"/>
        </w:rPr>
        <w:br w:type="textWrapping"/>
        <w:br w:type="textWrapping"/>
        <w:br w:type="textWrapping"/>
        <w:br w:type="textWrapping"/>
        <w:t xml:space="preserve">Interface-Based Programming</w:t>
      </w:r>
      <w:r w:rsidDel="00000000" w:rsidR="00000000" w:rsidRPr="00000000">
        <w:rPr>
          <w:rtl w:val="0"/>
        </w:rPr>
      </w:r>
    </w:p>
    <w:p w:rsidR="00000000" w:rsidDel="00000000" w:rsidP="00000000" w:rsidRDefault="00000000" w:rsidRPr="00000000" w14:paraId="0000061E">
      <w:pPr>
        <w:pStyle w:val="Heading2"/>
        <w:numPr>
          <w:ilvl w:val="1"/>
          <w:numId w:val="5"/>
        </w:numPr>
        <w:ind w:left="0" w:firstLine="0"/>
        <w:rPr>
          <w:vertAlign w:val="baseline"/>
        </w:rPr>
      </w:pPr>
      <w:bookmarkStart w:colFirst="0" w:colLast="0" w:name="_heading=h.34g0dwd" w:id="68"/>
      <w:bookmarkEnd w:id="68"/>
      <w:r w:rsidDel="00000000" w:rsidR="00000000" w:rsidRPr="00000000">
        <w:rPr>
          <w:b w:val="0"/>
          <w:vertAlign w:val="baseline"/>
          <w:rtl w:val="0"/>
        </w:rPr>
        <w:br w:type="textWrapping"/>
        <w:br w:type="textWrapping"/>
        <w:br w:type="textWrapping"/>
        <w:br w:type="textWrapping"/>
        <w:t xml:space="preserve">Interfaces</w:t>
      </w:r>
      <w:r w:rsidDel="00000000" w:rsidR="00000000" w:rsidRPr="00000000">
        <w:rPr>
          <w:rtl w:val="0"/>
        </w:rPr>
      </w:r>
    </w:p>
    <w:p w:rsidR="00000000" w:rsidDel="00000000" w:rsidP="00000000" w:rsidRDefault="00000000" w:rsidRPr="00000000" w14:paraId="0000061F">
      <w:pPr>
        <w:pStyle w:val="Heading3"/>
        <w:tabs>
          <w:tab w:val="left" w:leader="none" w:pos="360"/>
          <w:tab w:val="left" w:leader="none" w:pos="720"/>
          <w:tab w:val="left" w:leader="none" w:pos="1080"/>
        </w:tabs>
        <w:rPr>
          <w:vertAlign w:val="baseline"/>
        </w:rPr>
      </w:pPr>
      <w:bookmarkStart w:colFirst="0" w:colLast="0" w:name="_heading=h.1jlao46" w:id="69"/>
      <w:bookmarkEnd w:id="69"/>
      <w:r w:rsidDel="00000000" w:rsidR="00000000" w:rsidRPr="00000000">
        <w:rPr>
          <w:b w:val="1"/>
          <w:vertAlign w:val="baseline"/>
          <w:rtl w:val="0"/>
        </w:rPr>
        <w:t xml:space="preserve">Interfaces</w:t>
      </w:r>
      <w:r w:rsidDel="00000000" w:rsidR="00000000" w:rsidRPr="00000000">
        <w:rPr>
          <w:rtl w:val="0"/>
        </w:rPr>
      </w:r>
    </w:p>
    <w:p w:rsidR="00000000" w:rsidDel="00000000" w:rsidP="00000000" w:rsidRDefault="00000000" w:rsidRPr="00000000" w14:paraId="00000620">
      <w:pPr>
        <w:pStyle w:val="Heading4"/>
        <w:numPr>
          <w:ilvl w:val="0"/>
          <w:numId w:val="4"/>
        </w:numPr>
        <w:ind w:left="360" w:hanging="360"/>
        <w:rPr>
          <w:vertAlign w:val="baseline"/>
        </w:rPr>
      </w:pPr>
      <w:r w:rsidDel="00000000" w:rsidR="00000000" w:rsidRPr="00000000">
        <w:rPr>
          <w:b w:val="1"/>
          <w:vertAlign w:val="baseline"/>
          <w:rtl w:val="0"/>
        </w:rPr>
        <w:t xml:space="preserve">Interfaces in Java are collections of abstract methods</w:t>
      </w:r>
      <w:r w:rsidDel="00000000" w:rsidR="00000000" w:rsidRPr="00000000">
        <w:rPr>
          <w:rtl w:val="0"/>
        </w:rPr>
      </w:r>
    </w:p>
    <w:p w:rsidR="00000000" w:rsidDel="00000000" w:rsidP="00000000" w:rsidRDefault="00000000" w:rsidRPr="00000000" w14:paraId="00000621">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They are used to define a set of features that a class </w:t>
      </w:r>
      <w:r w:rsidDel="00000000" w:rsidR="00000000" w:rsidRPr="00000000">
        <w:rPr>
          <w:b w:val="1"/>
          <w:i w:val="1"/>
          <w:u w:val="single"/>
          <w:vertAlign w:val="baseline"/>
          <w:rtl w:val="0"/>
        </w:rPr>
        <w:t xml:space="preserve">must</w:t>
      </w:r>
      <w:r w:rsidDel="00000000" w:rsidR="00000000" w:rsidRPr="00000000">
        <w:rPr>
          <w:vertAlign w:val="baseline"/>
          <w:rtl w:val="0"/>
        </w:rPr>
        <w:t xml:space="preserve"> implement if it implements the interface</w:t>
      </w:r>
    </w:p>
    <w:p w:rsidR="00000000" w:rsidDel="00000000" w:rsidP="00000000" w:rsidRDefault="00000000" w:rsidRPr="00000000" w14:paraId="00000622">
      <w:pPr>
        <w:pStyle w:val="Heading4"/>
        <w:numPr>
          <w:ilvl w:val="0"/>
          <w:numId w:val="4"/>
        </w:numPr>
        <w:ind w:left="360" w:hanging="360"/>
        <w:rPr>
          <w:vertAlign w:val="baseline"/>
        </w:rPr>
      </w:pPr>
      <w:r w:rsidDel="00000000" w:rsidR="00000000" w:rsidRPr="00000000">
        <w:rPr>
          <w:b w:val="1"/>
          <w:vertAlign w:val="baseline"/>
          <w:rtl w:val="0"/>
        </w:rPr>
        <w:t xml:space="preserve">Interfaces do </w:t>
      </w:r>
      <w:r w:rsidDel="00000000" w:rsidR="00000000" w:rsidRPr="00000000">
        <w:rPr>
          <w:b w:val="1"/>
          <w:i w:val="1"/>
          <w:u w:val="single"/>
          <w:vertAlign w:val="baseline"/>
          <w:rtl w:val="0"/>
        </w:rPr>
        <w:t xml:space="preserve">not</w:t>
      </w:r>
      <w:r w:rsidDel="00000000" w:rsidR="00000000" w:rsidRPr="00000000">
        <w:rPr>
          <w:b w:val="1"/>
          <w:vertAlign w:val="baseline"/>
          <w:rtl w:val="0"/>
        </w:rPr>
        <w:t xml:space="preserve"> have data members</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IMovable.java</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interface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IMovable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Point move(int xUnits, int yUnits);</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void goHome();</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2B">
      <w:pPr>
        <w:pStyle w:val="Heading4"/>
        <w:numPr>
          <w:ilvl w:val="0"/>
          <w:numId w:val="4"/>
        </w:numPr>
        <w:ind w:left="360" w:hanging="360"/>
        <w:rPr>
          <w:vertAlign w:val="baseline"/>
        </w:rPr>
      </w:pPr>
      <w:r w:rsidDel="00000000" w:rsidR="00000000" w:rsidRPr="00000000">
        <w:rPr>
          <w:b w:val="1"/>
          <w:vertAlign w:val="baseline"/>
          <w:rtl w:val="0"/>
        </w:rPr>
        <w:t xml:space="preserve">Interfaces can't be instantiated</w:t>
      </w:r>
      <w:r w:rsidDel="00000000" w:rsidR="00000000" w:rsidRPr="00000000">
        <w:rPr>
          <w:rtl w:val="0"/>
        </w:rPr>
      </w:r>
    </w:p>
    <w:p w:rsidR="00000000" w:rsidDel="00000000" w:rsidP="00000000" w:rsidRDefault="00000000" w:rsidRPr="00000000" w14:paraId="0000062C">
      <w:pPr>
        <w:pStyle w:val="Heading4"/>
        <w:numPr>
          <w:ilvl w:val="0"/>
          <w:numId w:val="4"/>
        </w:numPr>
        <w:ind w:left="360" w:hanging="360"/>
        <w:rPr>
          <w:vertAlign w:val="baseline"/>
        </w:rPr>
      </w:pPr>
      <w:bookmarkStart w:colFirst="0" w:colLast="0" w:name="_heading=h.43ky6rz" w:id="70"/>
      <w:bookmarkEnd w:id="70"/>
      <w:r w:rsidDel="00000000" w:rsidR="00000000" w:rsidRPr="00000000">
        <w:rPr>
          <w:b w:val="1"/>
          <w:vertAlign w:val="baseline"/>
          <w:rtl w:val="0"/>
        </w:rPr>
        <w:t xml:space="preserve">Instead, interfaces are implemented by classes</w:t>
      </w:r>
      <w:r w:rsidDel="00000000" w:rsidR="00000000" w:rsidRPr="00000000">
        <w:rPr>
          <w:rtl w:val="0"/>
        </w:rPr>
      </w:r>
    </w:p>
    <w:p w:rsidR="00000000" w:rsidDel="00000000" w:rsidP="00000000" w:rsidRDefault="00000000" w:rsidRPr="00000000" w14:paraId="0000062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Implementing an Interface</w:t>
      </w:r>
      <w:r w:rsidDel="00000000" w:rsidR="00000000" w:rsidRPr="00000000">
        <w:rPr>
          <w:rtl w:val="0"/>
        </w:rPr>
      </w:r>
    </w:p>
    <w:p w:rsidR="00000000" w:rsidDel="00000000" w:rsidP="00000000" w:rsidRDefault="00000000" w:rsidRPr="00000000" w14:paraId="0000062E">
      <w:pPr>
        <w:pStyle w:val="Heading4"/>
        <w:numPr>
          <w:ilvl w:val="0"/>
          <w:numId w:val="4"/>
        </w:numPr>
        <w:ind w:left="360" w:hanging="360"/>
        <w:rPr>
          <w:vertAlign w:val="baseline"/>
        </w:rPr>
      </w:pPr>
      <w:r w:rsidDel="00000000" w:rsidR="00000000" w:rsidRPr="00000000">
        <w:rPr>
          <w:b w:val="1"/>
          <w:vertAlign w:val="baseline"/>
          <w:rtl w:val="0"/>
        </w:rPr>
        <w:t xml:space="preserve">A class implements the interface using the </w:t>
      </w:r>
      <w:r w:rsidDel="00000000" w:rsidR="00000000" w:rsidRPr="00000000">
        <w:rPr>
          <w:rFonts w:ascii="Courier New" w:cs="Courier New" w:eastAsia="Courier New" w:hAnsi="Courier New"/>
          <w:b w:val="1"/>
          <w:vertAlign w:val="baseline"/>
          <w:rtl w:val="0"/>
        </w:rPr>
        <w:t xml:space="preserve">implements</w:t>
      </w:r>
      <w:r w:rsidDel="00000000" w:rsidR="00000000" w:rsidRPr="00000000">
        <w:rPr>
          <w:b w:val="1"/>
          <w:vertAlign w:val="baseline"/>
          <w:rtl w:val="0"/>
        </w:rPr>
        <w:t xml:space="preserve"> keyword</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Turtle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implements IMovable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Point currentLocation;</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Turtle(String name) {</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this.name = name;</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this.currentLocation = new Point(25, 25);</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this.power = 100;</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2"/>
          <w:szCs w:val="12"/>
          <w:u w:val="none"/>
          <w:shd w:fill="auto" w:val="clear"/>
          <w:vertAlign w:val="baseline"/>
          <w:rtl w:val="0"/>
        </w:rPr>
        <w:tab/>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getters and setters not shown</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Point move(int xUnits, int yUnits) {</w:t>
        <w:tab/>
      </w: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turtle moves the number of units specified in</w:t>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direction specified</w:t>
      </w: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currentLocation.setX(currentLocation.getX() + xUnits);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currentLocation.setY(currentLocation.getY() + yUnits);</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return currentLocation;</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void goHome() {</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this.currentLocation = new Point(25, 25);</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4B">
      <w:pPr>
        <w:pStyle w:val="Heading4"/>
        <w:numPr>
          <w:ilvl w:val="0"/>
          <w:numId w:val="4"/>
        </w:numPr>
        <w:ind w:left="360" w:hanging="360"/>
        <w:rPr>
          <w:vertAlign w:val="baseline"/>
        </w:rPr>
      </w:pPr>
      <w:r w:rsidDel="00000000" w:rsidR="00000000" w:rsidRPr="00000000">
        <w:rPr>
          <w:b w:val="1"/>
          <w:vertAlign w:val="baseline"/>
          <w:rtl w:val="0"/>
        </w:rPr>
        <w:t xml:space="preserve">If a class says it implements an interface, but the compiler doesn't find an implementation for the interface methods, it generates an error </w:t>
      </w:r>
      <w:r w:rsidDel="00000000" w:rsidR="00000000" w:rsidRPr="00000000">
        <w:rPr>
          <w:rtl w:val="0"/>
        </w:rPr>
      </w:r>
    </w:p>
    <w:p w:rsidR="00000000" w:rsidDel="00000000" w:rsidP="00000000" w:rsidRDefault="00000000" w:rsidRPr="00000000" w14:paraId="0000064C">
      <w:pPr>
        <w:pStyle w:val="Heading4"/>
        <w:numPr>
          <w:ilvl w:val="0"/>
          <w:numId w:val="4"/>
        </w:numPr>
        <w:ind w:left="360" w:hanging="360"/>
        <w:rPr>
          <w:vertAlign w:val="baseline"/>
        </w:rPr>
      </w:pPr>
      <w:r w:rsidDel="00000000" w:rsidR="00000000" w:rsidRPr="00000000">
        <w:rPr>
          <w:b w:val="1"/>
          <w:vertAlign w:val="baseline"/>
          <w:rtl w:val="0"/>
        </w:rPr>
        <w:t xml:space="preserve">Each class that implements the interface can choose their own way to implement the interface's behavior</w:t>
      </w:r>
      <w:r w:rsidDel="00000000" w:rsidR="00000000" w:rsidRPr="00000000">
        <w:rPr>
          <w:rtl w:val="0"/>
        </w:rPr>
      </w:r>
    </w:p>
    <w:p w:rsidR="00000000" w:rsidDel="00000000" w:rsidP="00000000" w:rsidRDefault="00000000" w:rsidRPr="00000000" w14:paraId="0000064D">
      <w:pPr>
        <w:pStyle w:val="Heading3"/>
        <w:tabs>
          <w:tab w:val="left" w:leader="none" w:pos="360"/>
          <w:tab w:val="left" w:leader="none" w:pos="720"/>
          <w:tab w:val="left" w:leader="none" w:pos="1080"/>
        </w:tabs>
        <w:rPr>
          <w:vertAlign w:val="baseline"/>
        </w:rPr>
      </w:pPr>
      <w:bookmarkStart w:colFirst="0" w:colLast="0" w:name="_heading=h.2iq8gzs" w:id="71"/>
      <w:bookmarkEnd w:id="71"/>
      <w:r w:rsidDel="00000000" w:rsidR="00000000" w:rsidRPr="00000000">
        <w:rPr>
          <w:b w:val="1"/>
          <w:vertAlign w:val="baseline"/>
          <w:rtl w:val="0"/>
        </w:rPr>
        <w:tab/>
        <w:t xml:space="preserve">Implementing an Interface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Robot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implements IMovable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Point currentLocation;</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int power;</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Robot(String name)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this.name = name;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this.currentLocation = new Point(0, 0);</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this.power = 100;</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getters and setters not shown</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public Point move(int xUnits, int yUnits) {</w:t>
        <w:tab/>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robot can only move the number of units    </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if it has the appropriate power</w:t>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int biggestUnit = (xUnits &gt;= yUnits) ? xUnits : yUnits;</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if (power &gt;= biggestUnit) {</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sdt>
        <w:sdtPr>
          <w:tag w:val="goog_rdk_5"/>
        </w:sdtPr>
        <w:sdtContent>
          <w:commentRangeStart w:id="0"/>
        </w:sdtContent>
      </w:sdt>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 currentLocation.setX(currentLocation.getX() + xUnits);</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 currentLocation.setY(currentLocation.getY() + yUnits);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power -= biggestUnit;</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return currentLocation;</w:t>
        <w:tab/>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tab/>
        <w:t xml:space="preserve">}</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void goHome() {</w:t>
      </w: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this.currentLocation = new Point(0, 0);</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xvir7l" w:id="72"/>
      <w:bookmarkEnd w:id="72"/>
      <w:r w:rsidDel="00000000" w:rsidR="00000000" w:rsidRPr="00000000">
        <w:rPr>
          <w:rtl w:val="0"/>
        </w:rPr>
      </w:r>
    </w:p>
    <w:p w:rsidR="00000000" w:rsidDel="00000000" w:rsidP="00000000" w:rsidRDefault="00000000" w:rsidRPr="00000000" w14:paraId="0000067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Why Interfaces?</w:t>
      </w:r>
      <w:r w:rsidDel="00000000" w:rsidR="00000000" w:rsidRPr="00000000">
        <w:rPr>
          <w:rtl w:val="0"/>
        </w:rPr>
      </w:r>
    </w:p>
    <w:p w:rsidR="00000000" w:rsidDel="00000000" w:rsidP="00000000" w:rsidRDefault="00000000" w:rsidRPr="00000000" w14:paraId="00000673">
      <w:pPr>
        <w:pStyle w:val="Heading4"/>
        <w:numPr>
          <w:ilvl w:val="0"/>
          <w:numId w:val="4"/>
        </w:numPr>
        <w:ind w:left="360" w:hanging="360"/>
        <w:rPr>
          <w:vertAlign w:val="baseline"/>
        </w:rPr>
      </w:pPr>
      <w:r w:rsidDel="00000000" w:rsidR="00000000" w:rsidRPr="00000000">
        <w:rPr>
          <w:b w:val="1"/>
          <w:vertAlign w:val="baseline"/>
          <w:rtl w:val="0"/>
        </w:rPr>
        <w:t xml:space="preserve">There are several reasons that you might decide to use interfaces in your application</w:t>
      </w:r>
      <w:r w:rsidDel="00000000" w:rsidR="00000000" w:rsidRPr="00000000">
        <w:rPr>
          <w:rtl w:val="0"/>
        </w:rPr>
      </w:r>
    </w:p>
    <w:p w:rsidR="00000000" w:rsidDel="00000000" w:rsidP="00000000" w:rsidRDefault="00000000" w:rsidRPr="00000000" w14:paraId="00000674">
      <w:pPr>
        <w:pStyle w:val="Heading4"/>
        <w:numPr>
          <w:ilvl w:val="0"/>
          <w:numId w:val="4"/>
        </w:numPr>
        <w:ind w:left="360" w:hanging="360"/>
        <w:rPr>
          <w:vertAlign w:val="baseline"/>
        </w:rPr>
      </w:pPr>
      <w:r w:rsidDel="00000000" w:rsidR="00000000" w:rsidRPr="00000000">
        <w:rPr>
          <w:b w:val="1"/>
          <w:vertAlign w:val="baseline"/>
          <w:rtl w:val="0"/>
        </w:rPr>
        <w:t xml:space="preserve">1 - They can enforce uniformity amongst a set of classes where inheritance doesn't make sense</w:t>
      </w:r>
      <w:r w:rsidDel="00000000" w:rsidR="00000000" w:rsidRPr="00000000">
        <w:rPr>
          <w:rtl w:val="0"/>
        </w:rPr>
      </w:r>
    </w:p>
    <w:p w:rsidR="00000000" w:rsidDel="00000000" w:rsidP="00000000" w:rsidRDefault="00000000" w:rsidRPr="00000000" w14:paraId="00000675">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For example, in Java, the </w:t>
      </w:r>
      <w:r w:rsidDel="00000000" w:rsidR="00000000" w:rsidRPr="00000000">
        <w:rPr>
          <w:rFonts w:ascii="Courier New" w:cs="Courier New" w:eastAsia="Courier New" w:hAnsi="Courier New"/>
          <w:vertAlign w:val="baseline"/>
          <w:rtl w:val="0"/>
        </w:rPr>
        <w:t xml:space="preserve">Collection</w:t>
      </w:r>
      <w:r w:rsidDel="00000000" w:rsidR="00000000" w:rsidRPr="00000000">
        <w:rPr>
          <w:vertAlign w:val="baseline"/>
          <w:rtl w:val="0"/>
        </w:rPr>
        <w:t xml:space="preserve"> interface is implemented by several collection classes</w:t>
      </w:r>
    </w:p>
    <w:p w:rsidR="00000000" w:rsidDel="00000000" w:rsidP="00000000" w:rsidRDefault="00000000" w:rsidRPr="00000000" w14:paraId="0000067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NOTE:  This example does NOT include all of the code in</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 Collection interface</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w:t>
      </w: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Collection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&lt;T&gt;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extends Iterable&lt;T&gt;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size();</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isEmpty();</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add(T </w:t>
      </w:r>
      <w:r w:rsidDel="00000000" w:rsidR="00000000" w:rsidRPr="00000000">
        <w:rPr>
          <w:rFonts w:ascii="Courier New" w:cs="Courier New" w:eastAsia="Courier New" w:hAnsi="Courier New"/>
          <w:b w:val="0"/>
          <w:i w:val="0"/>
          <w:smallCaps w:val="0"/>
          <w:strike w:val="0"/>
          <w:color w:val="6a3e3e"/>
          <w:sz w:val="25"/>
          <w:szCs w:val="25"/>
          <w:u w:val="none"/>
          <w:shd w:fill="auto" w:val="clear"/>
          <w:vertAlign w:val="baseline"/>
          <w:rtl w:val="0"/>
        </w:rPr>
        <w:t xml:space="preserve">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remove(Object </w:t>
      </w:r>
      <w:r w:rsidDel="00000000" w:rsidR="00000000" w:rsidRPr="00000000">
        <w:rPr>
          <w:rFonts w:ascii="Courier New" w:cs="Courier New" w:eastAsia="Courier New" w:hAnsi="Courier New"/>
          <w:b w:val="0"/>
          <w:i w:val="0"/>
          <w:smallCaps w:val="0"/>
          <w:strike w:val="0"/>
          <w:color w:val="6a3e3e"/>
          <w:sz w:val="25"/>
          <w:szCs w:val="25"/>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clear();</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contains(Object </w:t>
      </w:r>
      <w:r w:rsidDel="00000000" w:rsidR="00000000" w:rsidRPr="00000000">
        <w:rPr>
          <w:rFonts w:ascii="Courier New" w:cs="Courier New" w:eastAsia="Courier New" w:hAnsi="Courier New"/>
          <w:b w:val="0"/>
          <w:i w:val="0"/>
          <w:smallCaps w:val="0"/>
          <w:strike w:val="0"/>
          <w:color w:val="6a3e3e"/>
          <w:sz w:val="25"/>
          <w:szCs w:val="25"/>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    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containsAll(Collection&lt;?&gt; </w:t>
      </w:r>
      <w:r w:rsidDel="00000000" w:rsidR="00000000" w:rsidRPr="00000000">
        <w:rPr>
          <w:rFonts w:ascii="Courier New" w:cs="Courier New" w:eastAsia="Courier New" w:hAnsi="Courier New"/>
          <w:b w:val="0"/>
          <w:i w:val="0"/>
          <w:smallCaps w:val="0"/>
          <w:strike w:val="0"/>
          <w:color w:val="6a3e3e"/>
          <w:sz w:val="25"/>
          <w:szCs w:val="25"/>
          <w:u w:val="none"/>
          <w:shd w:fill="auto" w:val="clear"/>
          <w:vertAlign w:val="baseline"/>
          <w:rtl w:val="0"/>
        </w:rPr>
        <w:t xml:space="preserve">c</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Object[] toArray();</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boolean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equals(Object </w:t>
      </w:r>
      <w:r w:rsidDel="00000000" w:rsidR="00000000" w:rsidRPr="00000000">
        <w:rPr>
          <w:rFonts w:ascii="Courier New" w:cs="Courier New" w:eastAsia="Courier New" w:hAnsi="Courier New"/>
          <w:b w:val="0"/>
          <w:i w:val="0"/>
          <w:smallCaps w:val="0"/>
          <w:strike w:val="0"/>
          <w:color w:val="6a3e3e"/>
          <w:sz w:val="25"/>
          <w:szCs w:val="25"/>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7f0055"/>
          <w:sz w:val="25"/>
          <w:szCs w:val="2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hashCode();</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Not all code shown</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8D">
      <w:pPr>
        <w:pStyle w:val="Heading4"/>
        <w:numPr>
          <w:ilvl w:val="0"/>
          <w:numId w:val="4"/>
        </w:numPr>
        <w:ind w:left="360" w:hanging="360"/>
        <w:rPr>
          <w:vertAlign w:val="baseline"/>
        </w:rPr>
      </w:pPr>
      <w:bookmarkStart w:colFirst="0" w:colLast="0" w:name="_heading=h.3hv69ve" w:id="73"/>
      <w:bookmarkEnd w:id="73"/>
      <w:r w:rsidDel="00000000" w:rsidR="00000000" w:rsidRPr="00000000">
        <w:rPr>
          <w:b w:val="1"/>
          <w:vertAlign w:val="baseline"/>
          <w:rtl w:val="0"/>
        </w:rPr>
        <w:t xml:space="preserve">Classes that implement </w:t>
      </w:r>
      <w:r w:rsidDel="00000000" w:rsidR="00000000" w:rsidRPr="00000000">
        <w:rPr>
          <w:rFonts w:ascii="Courier New" w:cs="Courier New" w:eastAsia="Courier New" w:hAnsi="Courier New"/>
          <w:b w:val="1"/>
          <w:vertAlign w:val="baseline"/>
          <w:rtl w:val="0"/>
        </w:rPr>
        <w:t xml:space="preserve">Collection</w:t>
      </w:r>
      <w:r w:rsidDel="00000000" w:rsidR="00000000" w:rsidRPr="00000000">
        <w:rPr>
          <w:b w:val="1"/>
          <w:vertAlign w:val="baseline"/>
          <w:rtl w:val="0"/>
        </w:rPr>
        <w:t xml:space="preserve"> include</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LinkedList</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PriorityQueue</w:t>
      </w:r>
      <w:r w:rsidDel="00000000" w:rsidR="00000000" w:rsidRPr="00000000">
        <w:rPr>
          <w:rtl w:val="0"/>
        </w:rPr>
      </w:r>
    </w:p>
    <w:p w:rsidR="00000000" w:rsidDel="00000000" w:rsidP="00000000" w:rsidRDefault="00000000" w:rsidRPr="00000000" w14:paraId="0000068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Why Interfaces?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8F">
      <w:pPr>
        <w:pStyle w:val="Heading4"/>
        <w:numPr>
          <w:ilvl w:val="0"/>
          <w:numId w:val="4"/>
        </w:numPr>
        <w:ind w:left="360" w:hanging="360"/>
        <w:rPr>
          <w:vertAlign w:val="baseline"/>
        </w:rPr>
      </w:pPr>
      <w:r w:rsidDel="00000000" w:rsidR="00000000" w:rsidRPr="00000000">
        <w:rPr>
          <w:b w:val="1"/>
          <w:vertAlign w:val="baseline"/>
          <w:rtl w:val="0"/>
        </w:rPr>
        <w:t xml:space="preserve">2 - They allow use to define features implemented by one or more methods and then pick and choose which features make sense for our classes</w:t>
      </w: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IMovable.java</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IMovable {</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Point move(int xUnits, int yUnits);</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goHome();</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IDrawable.java</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IDrawable {</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draw();</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ICleaner.java</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ICleaner{</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clean();</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A6">
      <w:pPr>
        <w:pStyle w:val="Heading4"/>
        <w:numPr>
          <w:ilvl w:val="0"/>
          <w:numId w:val="4"/>
        </w:numPr>
        <w:ind w:left="360" w:hanging="360"/>
        <w:rPr>
          <w:vertAlign w:val="baseline"/>
        </w:rPr>
      </w:pPr>
      <w:r w:rsidDel="00000000" w:rsidR="00000000" w:rsidRPr="00000000">
        <w:rPr>
          <w:b w:val="1"/>
          <w:vertAlign w:val="baseline"/>
          <w:rtl w:val="0"/>
        </w:rPr>
        <w:t xml:space="preserve">Java doesn't support multiple inheritance of classes, but you can implement many interfaces</w:t>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RobotVacuum.java</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RobotVacuum implements IMovable, ICleaner {</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here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x0gk37" w:id="74"/>
      <w:bookmarkEnd w:id="7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A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Why Interfaces?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Robot.java</w:t>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Robot implements IMovable {</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here</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EtchASketch.java</w:t>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EtchASketch implements IDrawable, ICleaner {</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here</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h042r0" w:id="75"/>
      <w:bookmarkEnd w:id="7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B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Interfaces and Heterogeneous Collections</w:t>
      </w:r>
      <w:r w:rsidDel="00000000" w:rsidR="00000000" w:rsidRPr="00000000">
        <w:rPr>
          <w:rtl w:val="0"/>
        </w:rPr>
      </w:r>
    </w:p>
    <w:p w:rsidR="00000000" w:rsidDel="00000000" w:rsidP="00000000" w:rsidRDefault="00000000" w:rsidRPr="00000000" w14:paraId="000006BC">
      <w:pPr>
        <w:pStyle w:val="Heading4"/>
        <w:numPr>
          <w:ilvl w:val="0"/>
          <w:numId w:val="4"/>
        </w:numPr>
        <w:ind w:left="360" w:hanging="360"/>
        <w:rPr>
          <w:vertAlign w:val="baseline"/>
        </w:rPr>
      </w:pPr>
      <w:r w:rsidDel="00000000" w:rsidR="00000000" w:rsidRPr="00000000">
        <w:rPr>
          <w:b w:val="1"/>
          <w:vertAlign w:val="baseline"/>
          <w:rtl w:val="0"/>
        </w:rPr>
        <w:t xml:space="preserve">When you have heterogeneous collections, you can query to see </w:t>
      </w:r>
      <w:r w:rsidDel="00000000" w:rsidR="00000000" w:rsidRPr="00000000">
        <w:rPr>
          <w:rtl w:val="0"/>
        </w:rPr>
        <w:t xml:space="preserve">i</w:t>
      </w:r>
      <w:r w:rsidDel="00000000" w:rsidR="00000000" w:rsidRPr="00000000">
        <w:rPr>
          <w:b w:val="1"/>
          <w:vertAlign w:val="baseline"/>
          <w:rtl w:val="0"/>
        </w:rPr>
        <w:t xml:space="preserve">f an object implements an interface </w:t>
      </w:r>
      <w:r w:rsidDel="00000000" w:rsidR="00000000" w:rsidRPr="00000000">
        <w:rPr>
          <w:rtl w:val="0"/>
        </w:rPr>
      </w:r>
    </w:p>
    <w:p w:rsidR="00000000" w:rsidDel="00000000" w:rsidP="00000000" w:rsidRDefault="00000000" w:rsidRPr="00000000" w14:paraId="000006B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it does, cast the object to the instance type and then use the methods of the interface</w:t>
      </w:r>
    </w:p>
    <w:p w:rsidR="00000000" w:rsidDel="00000000" w:rsidP="00000000" w:rsidRDefault="00000000" w:rsidRPr="00000000" w14:paraId="000006B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ArrayList&lt;Object&gt; things = new ArrayList&lt;Object&gt;();</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things.add(new Person());</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things.add(new Robot());</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things.add(new EtchASketch());</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things.add(new Car());</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things.add(new RobotVacuum());</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for(int i = 0; i &lt; things.size(); i++)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(things[i] instanceof ICleaner) {</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ICleaner cleaner = (ICleaner) things[i];</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cleaner.clean();</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w5ecyt" w:id="76"/>
      <w:bookmarkEnd w:id="76"/>
      <w:r w:rsidDel="00000000" w:rsidR="00000000" w:rsidRPr="00000000">
        <w:rPr>
          <w:rtl w:val="0"/>
        </w:rPr>
      </w:r>
    </w:p>
    <w:p w:rsidR="00000000" w:rsidDel="00000000" w:rsidP="00000000" w:rsidRDefault="00000000" w:rsidRPr="00000000" w14:paraId="000006D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Interfaces and Default Methods</w:t>
      </w:r>
      <w:r w:rsidDel="00000000" w:rsidR="00000000" w:rsidRPr="00000000">
        <w:rPr>
          <w:rtl w:val="0"/>
        </w:rPr>
      </w:r>
    </w:p>
    <w:p w:rsidR="00000000" w:rsidDel="00000000" w:rsidP="00000000" w:rsidRDefault="00000000" w:rsidRPr="00000000" w14:paraId="000006D1">
      <w:pPr>
        <w:pStyle w:val="Heading4"/>
        <w:numPr>
          <w:ilvl w:val="0"/>
          <w:numId w:val="4"/>
        </w:numPr>
        <w:ind w:left="360" w:hanging="360"/>
        <w:rPr>
          <w:vertAlign w:val="baseline"/>
        </w:rPr>
      </w:pPr>
      <w:r w:rsidDel="00000000" w:rsidR="00000000" w:rsidRPr="00000000">
        <w:rPr>
          <w:b w:val="1"/>
          <w:vertAlign w:val="baseline"/>
          <w:rtl w:val="0"/>
        </w:rPr>
        <w:t xml:space="preserve">Java 8 introduced the ability to define default methods in interfaces</w:t>
      </w:r>
      <w:r w:rsidDel="00000000" w:rsidR="00000000" w:rsidRPr="00000000">
        <w:rPr>
          <w:rtl w:val="0"/>
        </w:rPr>
      </w:r>
    </w:p>
    <w:p w:rsidR="00000000" w:rsidDel="00000000" w:rsidP="00000000" w:rsidRDefault="00000000" w:rsidRPr="00000000" w14:paraId="000006D2">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A default method defines an implementation that can be overridden in the class if need be</w:t>
      </w:r>
    </w:p>
    <w:p w:rsidR="00000000" w:rsidDel="00000000" w:rsidP="00000000" w:rsidRDefault="00000000" w:rsidRPr="00000000" w14:paraId="000006D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But for legacy purposes, classes that already implemented the interface will inherit the default implementation</w:t>
      </w:r>
    </w:p>
    <w:p w:rsidR="00000000" w:rsidDel="00000000" w:rsidP="00000000" w:rsidRDefault="00000000" w:rsidRPr="00000000" w14:paraId="000006D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interface IDrawable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draw();</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default void print() {</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System.out.println("This object can draw things.");</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DD">
      <w:pPr>
        <w:pStyle w:val="Heading4"/>
        <w:numPr>
          <w:ilvl w:val="0"/>
          <w:numId w:val="4"/>
        </w:numPr>
        <w:ind w:left="360" w:hanging="360"/>
        <w:rPr>
          <w:vertAlign w:val="baseline"/>
        </w:rPr>
      </w:pPr>
      <w:r w:rsidDel="00000000" w:rsidR="00000000" w:rsidRPr="00000000">
        <w:rPr>
          <w:b w:val="1"/>
          <w:vertAlign w:val="baseline"/>
          <w:rtl w:val="0"/>
        </w:rPr>
        <w:t xml:space="preserve">This feature was created so that collections could work with Java 8's lambda expressions</w:t>
      </w:r>
      <w:r w:rsidDel="00000000" w:rsidR="00000000" w:rsidRPr="00000000">
        <w:rPr>
          <w:rtl w:val="0"/>
        </w:rPr>
      </w:r>
    </w:p>
    <w:p w:rsidR="00000000" w:rsidDel="00000000" w:rsidP="00000000" w:rsidRDefault="00000000" w:rsidRPr="00000000" w14:paraId="000006DE">
      <w:pPr>
        <w:pStyle w:val="Heading5"/>
        <w:numPr>
          <w:ilvl w:val="0"/>
          <w:numId w:val="3"/>
        </w:numPr>
        <w:tabs>
          <w:tab w:val="left" w:leader="none" w:pos="720"/>
        </w:tabs>
        <w:ind w:left="504" w:firstLine="0"/>
        <w:rPr>
          <w:vertAlign w:val="baseline"/>
        </w:rPr>
      </w:pPr>
      <w:bookmarkStart w:colFirst="0" w:colLast="0" w:name="_heading=h.1baon6m" w:id="77"/>
      <w:bookmarkEnd w:id="77"/>
      <w:r w:rsidDel="00000000" w:rsidR="00000000" w:rsidRPr="00000000">
        <w:rPr>
          <w:vertAlign w:val="baseline"/>
          <w:rtl w:val="0"/>
        </w:rPr>
        <w:t xml:space="preserve">Java 8 added a </w:t>
      </w:r>
      <w:r w:rsidDel="00000000" w:rsidR="00000000" w:rsidRPr="00000000">
        <w:rPr>
          <w:rFonts w:ascii="Courier New" w:cs="Courier New" w:eastAsia="Courier New" w:hAnsi="Courier New"/>
          <w:vertAlign w:val="baseline"/>
          <w:rtl w:val="0"/>
        </w:rPr>
        <w:t xml:space="preserve">forEach</w:t>
      </w:r>
      <w:r w:rsidDel="00000000" w:rsidR="00000000" w:rsidRPr="00000000">
        <w:rPr>
          <w:vertAlign w:val="baseline"/>
          <w:rtl w:val="0"/>
        </w:rPr>
        <w:t xml:space="preserve"> method to </w:t>
      </w:r>
      <w:r w:rsidDel="00000000" w:rsidR="00000000" w:rsidRPr="00000000">
        <w:rPr>
          <w:rFonts w:ascii="Courier New" w:cs="Courier New" w:eastAsia="Courier New" w:hAnsi="Courier New"/>
          <w:vertAlign w:val="baseline"/>
          <w:rtl w:val="0"/>
        </w:rPr>
        <w:t xml:space="preserve">List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Collection</w:t>
      </w:r>
      <w:r w:rsidDel="00000000" w:rsidR="00000000" w:rsidRPr="00000000">
        <w:rPr>
          <w:vertAlign w:val="baseline"/>
          <w:rtl w:val="0"/>
        </w:rPr>
        <w:t xml:space="preserve"> interfaces</w:t>
      </w:r>
    </w:p>
    <w:p w:rsidR="00000000" w:rsidDel="00000000" w:rsidP="00000000" w:rsidRDefault="00000000" w:rsidRPr="00000000" w14:paraId="000006D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Multiple Defaults</w:t>
      </w:r>
      <w:r w:rsidDel="00000000" w:rsidR="00000000" w:rsidRPr="00000000">
        <w:rPr>
          <w:rtl w:val="0"/>
        </w:rPr>
      </w:r>
    </w:p>
    <w:p w:rsidR="00000000" w:rsidDel="00000000" w:rsidP="00000000" w:rsidRDefault="00000000" w:rsidRPr="00000000" w14:paraId="000006E0">
      <w:pPr>
        <w:pStyle w:val="Heading4"/>
        <w:numPr>
          <w:ilvl w:val="0"/>
          <w:numId w:val="4"/>
        </w:numPr>
        <w:ind w:left="360" w:hanging="360"/>
        <w:rPr>
          <w:vertAlign w:val="baseline"/>
        </w:rPr>
      </w:pPr>
      <w:r w:rsidDel="00000000" w:rsidR="00000000" w:rsidRPr="00000000">
        <w:rPr>
          <w:b w:val="1"/>
          <w:vertAlign w:val="baseline"/>
          <w:rtl w:val="0"/>
        </w:rPr>
        <w:t xml:space="preserve">There is a possibility that a class is implementing two interfaces with same default methods</w:t>
      </w:r>
      <w:r w:rsidDel="00000000" w:rsidR="00000000" w:rsidRPr="00000000">
        <w:rPr>
          <w:rtl w:val="0"/>
        </w:rPr>
      </w:r>
    </w:p>
    <w:p w:rsidR="00000000" w:rsidDel="00000000" w:rsidP="00000000" w:rsidRDefault="00000000" w:rsidRPr="00000000" w14:paraId="000006E1">
      <w:pPr>
        <w:pStyle w:val="Heading4"/>
        <w:numPr>
          <w:ilvl w:val="0"/>
          <w:numId w:val="4"/>
        </w:numPr>
        <w:ind w:left="360" w:hanging="360"/>
        <w:rPr>
          <w:vertAlign w:val="baseline"/>
        </w:rPr>
      </w:pPr>
      <w:r w:rsidDel="00000000" w:rsidR="00000000" w:rsidRPr="00000000">
        <w:rPr>
          <w:b w:val="1"/>
          <w:vertAlign w:val="baseline"/>
          <w:rtl w:val="0"/>
        </w:rPr>
        <w:t xml:space="preserve">This would introduce ambiguity</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IMovable.java</w:t>
      </w: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IMovable {</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move(int xUnits, int yUnits);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goHome();</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default void print() {</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 can move!");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ICleaner.java</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interface ICleaner {</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clean();</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default void print() {</w:t>
      </w: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 can clean!");</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FA">
      <w:pPr>
        <w:pStyle w:val="Heading4"/>
        <w:numPr>
          <w:ilvl w:val="0"/>
          <w:numId w:val="4"/>
        </w:numPr>
        <w:ind w:left="360" w:hanging="360"/>
        <w:rPr>
          <w:vertAlign w:val="baseline"/>
        </w:rPr>
      </w:pPr>
      <w:r w:rsidDel="00000000" w:rsidR="00000000" w:rsidRPr="00000000">
        <w:rPr>
          <w:b w:val="1"/>
          <w:vertAlign w:val="baseline"/>
          <w:rtl w:val="0"/>
        </w:rPr>
        <w:t xml:space="preserve">To solve this ambiguity, you would need to override the default methods and then call whichever inherited default(s) you wanted</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vac5uf" w:id="78"/>
      <w:bookmarkEnd w:id="78"/>
      <w:r w:rsidDel="00000000" w:rsidR="00000000" w:rsidRPr="00000000">
        <w:rPr>
          <w:rtl w:val="0"/>
        </w:rPr>
      </w:r>
    </w:p>
    <w:p w:rsidR="00000000" w:rsidDel="00000000" w:rsidP="00000000" w:rsidRDefault="00000000" w:rsidRPr="00000000" w14:paraId="000006F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Multiple Defaults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RobotVacuum implements IMovable, ICleaner {</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move(int xUnits, int yUnits)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not shown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goHome()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not shown</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clean()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not shown</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void print() {</w:t>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System.out.println("I am a robot vacuum!");</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IMovable.super.print();</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ICleaner.super.print();</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afmg28" w:id="79"/>
      <w:bookmarkEnd w:id="79"/>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1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Rather than define an interface in this application, you will implement a Java interface in a custom class.</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interface we are interested in is Comparable.  It has one method:</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compareTo(T o);</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can read the documentation on it here: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https://docs.oracle.com/javase/8/docs/api/java/lang/Comparable.html</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Comparable interface is implemented by user-defined Java classes when you want to be able to sort collections that contain that type of object.</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See the following for hints: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https://beginnersbook.com/2017/08/comparable-interface-in-java-with-example/</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this exercise, you will build a Java application that defines a class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Person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Person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 has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firstName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lastName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age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you will build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Person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objects similar to that below:</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ArrayList&lt;Person&gt; myFamily </w:t>
      </w:r>
      <w:r w:rsidDel="00000000" w:rsidR="00000000" w:rsidRPr="00000000">
        <w:rPr>
          <w:rFonts w:ascii="Courier New" w:cs="Courier New" w:eastAsia="Courier New" w:hAnsi="Courier New"/>
          <w:sz w:val="28"/>
          <w:szCs w:val="28"/>
          <w:rtl w:val="0"/>
        </w:rPr>
        <w:t xml:space="preserve">=</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new ArrayList&lt;Person&gt;();</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Person("Dana", "Wyatt", 63) );</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Person("Zachary", "Westly", 31)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Person("Elisha", "Aslan", 14) );</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Person("Ian", "Auston", 16)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Person("Zephaniah", "Hughes", 9)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myFamily.add( new Person("Ezra", "Aiden", 17)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should sort the list by last name and display the results.  To sort,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Person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will have to implement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compareTo</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defined in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Comparable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If two people have the same last name, sort by first name.</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F">
      <w:pPr>
        <w:pStyle w:val="Heading1"/>
        <w:numPr>
          <w:ilvl w:val="0"/>
          <w:numId w:val="5"/>
        </w:numPr>
        <w:ind w:left="0" w:firstLine="0"/>
        <w:rPr>
          <w:vertAlign w:val="baseline"/>
        </w:rPr>
      </w:pPr>
      <w:bookmarkStart w:colFirst="0" w:colLast="0" w:name="_heading=h.pkwqa1" w:id="80"/>
      <w:bookmarkEnd w:id="80"/>
      <w:r w:rsidDel="00000000" w:rsidR="00000000" w:rsidRPr="00000000">
        <w:rPr>
          <w:b w:val="1"/>
          <w:vertAlign w:val="baseline"/>
          <w:rtl w:val="0"/>
        </w:rPr>
        <w:br w:type="textWrapping"/>
        <w:br w:type="textWrapping"/>
        <w:br w:type="textWrapping"/>
        <w:t xml:space="preserve">Generics</w:t>
        <w:br w:type="textWrapping"/>
        <w:br w:type="textWrapping"/>
        <w:br w:type="textWrapping"/>
        <w:br w:type="textWrapping"/>
      </w:r>
      <w:r w:rsidDel="00000000" w:rsidR="00000000" w:rsidRPr="00000000">
        <w:rPr>
          <w:rtl w:val="0"/>
        </w:rPr>
      </w:r>
    </w:p>
    <w:p w:rsidR="00000000" w:rsidDel="00000000" w:rsidP="00000000" w:rsidRDefault="00000000" w:rsidRPr="00000000" w14:paraId="00000730">
      <w:pPr>
        <w:pStyle w:val="Heading2"/>
        <w:numPr>
          <w:ilvl w:val="1"/>
          <w:numId w:val="5"/>
        </w:numPr>
        <w:ind w:left="0" w:firstLine="0"/>
        <w:rPr>
          <w:vertAlign w:val="baseline"/>
        </w:rPr>
      </w:pPr>
      <w:bookmarkStart w:colFirst="0" w:colLast="0" w:name="_heading=h.39kk8xu" w:id="81"/>
      <w:bookmarkEnd w:id="81"/>
      <w:r w:rsidDel="00000000" w:rsidR="00000000" w:rsidRPr="00000000">
        <w:rPr>
          <w:b w:val="0"/>
          <w:vertAlign w:val="baseline"/>
          <w:rtl w:val="0"/>
        </w:rPr>
        <w:br w:type="textWrapping"/>
        <w:br w:type="textWrapping"/>
        <w:br w:type="textWrapping"/>
        <w:br w:type="textWrapping"/>
        <w:t xml:space="preserve">Generics</w:t>
      </w:r>
      <w:r w:rsidDel="00000000" w:rsidR="00000000" w:rsidRPr="00000000">
        <w:rPr>
          <w:rtl w:val="0"/>
        </w:rPr>
      </w:r>
    </w:p>
    <w:p w:rsidR="00000000" w:rsidDel="00000000" w:rsidP="00000000" w:rsidRDefault="00000000" w:rsidRPr="00000000" w14:paraId="00000731">
      <w:pPr>
        <w:pStyle w:val="Heading3"/>
        <w:tabs>
          <w:tab w:val="left" w:leader="none" w:pos="360"/>
          <w:tab w:val="left" w:leader="none" w:pos="720"/>
          <w:tab w:val="left" w:leader="none" w:pos="1080"/>
        </w:tabs>
        <w:rPr>
          <w:vertAlign w:val="baseline"/>
        </w:rPr>
      </w:pPr>
      <w:bookmarkStart w:colFirst="0" w:colLast="0" w:name="_heading=h.1opuj5n" w:id="82"/>
      <w:bookmarkEnd w:id="82"/>
      <w:r w:rsidDel="00000000" w:rsidR="00000000" w:rsidRPr="00000000">
        <w:rPr>
          <w:b w:val="1"/>
          <w:vertAlign w:val="baseline"/>
          <w:rtl w:val="0"/>
        </w:rPr>
        <w:t xml:space="preserve">Generics</w:t>
      </w:r>
      <w:r w:rsidDel="00000000" w:rsidR="00000000" w:rsidRPr="00000000">
        <w:rPr>
          <w:rtl w:val="0"/>
        </w:rPr>
      </w:r>
    </w:p>
    <w:p w:rsidR="00000000" w:rsidDel="00000000" w:rsidP="00000000" w:rsidRDefault="00000000" w:rsidRPr="00000000" w14:paraId="00000732">
      <w:pPr>
        <w:pStyle w:val="Heading4"/>
        <w:numPr>
          <w:ilvl w:val="0"/>
          <w:numId w:val="7"/>
        </w:numPr>
        <w:ind w:left="360" w:hanging="360"/>
        <w:rPr>
          <w:vertAlign w:val="baseline"/>
        </w:rPr>
      </w:pPr>
      <w:r w:rsidDel="00000000" w:rsidR="00000000" w:rsidRPr="00000000">
        <w:rPr>
          <w:b w:val="1"/>
          <w:vertAlign w:val="baseline"/>
          <w:rtl w:val="0"/>
        </w:rPr>
        <w:t xml:space="preserve">Generics were added to Java in JDK 5.0 </w:t>
      </w:r>
      <w:r w:rsidDel="00000000" w:rsidR="00000000" w:rsidRPr="00000000">
        <w:rPr>
          <w:rtl w:val="0"/>
        </w:rPr>
      </w:r>
    </w:p>
    <w:p w:rsidR="00000000" w:rsidDel="00000000" w:rsidP="00000000" w:rsidRDefault="00000000" w:rsidRPr="00000000" w14:paraId="0000073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They are a major part of many popular programming languages, including C++, C# and Swift</w:t>
      </w:r>
    </w:p>
    <w:p w:rsidR="00000000" w:rsidDel="00000000" w:rsidP="00000000" w:rsidRDefault="00000000" w:rsidRPr="00000000" w14:paraId="00000734">
      <w:pPr>
        <w:pStyle w:val="Heading4"/>
        <w:numPr>
          <w:ilvl w:val="0"/>
          <w:numId w:val="7"/>
        </w:numPr>
        <w:ind w:left="360" w:hanging="360"/>
        <w:rPr>
          <w:vertAlign w:val="baseline"/>
        </w:rPr>
      </w:pPr>
      <w:r w:rsidDel="00000000" w:rsidR="00000000" w:rsidRPr="00000000">
        <w:rPr>
          <w:b w:val="1"/>
          <w:vertAlign w:val="baseline"/>
          <w:rtl w:val="0"/>
        </w:rPr>
        <w:t xml:space="preserve">Generic can be applied to classes or methods</w:t>
      </w:r>
      <w:r w:rsidDel="00000000" w:rsidR="00000000" w:rsidRPr="00000000">
        <w:rPr>
          <w:rtl w:val="0"/>
        </w:rPr>
      </w:r>
    </w:p>
    <w:p w:rsidR="00000000" w:rsidDel="00000000" w:rsidP="00000000" w:rsidRDefault="00000000" w:rsidRPr="00000000" w14:paraId="00000735">
      <w:pPr>
        <w:pStyle w:val="Heading4"/>
        <w:numPr>
          <w:ilvl w:val="0"/>
          <w:numId w:val="7"/>
        </w:numPr>
        <w:ind w:left="360" w:hanging="360"/>
        <w:rPr>
          <w:vertAlign w:val="baseline"/>
        </w:rPr>
      </w:pPr>
      <w:r w:rsidDel="00000000" w:rsidR="00000000" w:rsidRPr="00000000">
        <w:rPr>
          <w:b w:val="1"/>
          <w:vertAlign w:val="baseline"/>
          <w:rtl w:val="0"/>
        </w:rPr>
        <w:t xml:space="preserve">When applied to a class, generics allow you to generalized the data type of member variable(s)</w:t>
      </w:r>
      <w:r w:rsidDel="00000000" w:rsidR="00000000" w:rsidRPr="00000000">
        <w:rPr>
          <w:rtl w:val="0"/>
        </w:rPr>
      </w:r>
    </w:p>
    <w:p w:rsidR="00000000" w:rsidDel="00000000" w:rsidP="00000000" w:rsidRDefault="00000000" w:rsidRPr="00000000" w14:paraId="00000736">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They type of the variable(s) are usually specified using a letter like </w:t>
      </w:r>
      <w:r w:rsidDel="00000000" w:rsidR="00000000" w:rsidRPr="00000000">
        <w:rPr>
          <w:rFonts w:ascii="Courier New" w:cs="Courier New" w:eastAsia="Courier New" w:hAnsi="Courier New"/>
          <w:b w:val="1"/>
          <w:sz w:val="36"/>
          <w:szCs w:val="36"/>
          <w:vertAlign w:val="baseline"/>
          <w:rtl w:val="0"/>
        </w:rPr>
        <w:t xml:space="preserve">T</w:t>
      </w:r>
      <w:r w:rsidDel="00000000" w:rsidR="00000000" w:rsidRPr="00000000">
        <w:rPr>
          <w:vertAlign w:val="baseline"/>
          <w:rtl w:val="0"/>
        </w:rPr>
        <w:t xml:space="preserve"> and then replaced with an actual data type like </w:t>
      </w:r>
      <w:r w:rsidDel="00000000" w:rsidR="00000000" w:rsidRPr="00000000">
        <w:rPr>
          <w:rFonts w:ascii="Courier New" w:cs="Courier New" w:eastAsia="Courier New" w:hAnsi="Courier New"/>
          <w:vertAlign w:val="baseline"/>
          <w:rtl w:val="0"/>
        </w:rPr>
        <w:t xml:space="preserve">Integer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String</w:t>
      </w:r>
      <w:r w:rsidDel="00000000" w:rsidR="00000000" w:rsidRPr="00000000">
        <w:rPr>
          <w:vertAlign w:val="baseline"/>
          <w:rtl w:val="0"/>
        </w:rPr>
        <w:t xml:space="preserve"> or a user-defined data type when the </w:t>
      </w:r>
      <w:r w:rsidDel="00000000" w:rsidR="00000000" w:rsidRPr="00000000">
        <w:rPr>
          <w:rFonts w:ascii="Courier New" w:cs="Courier New" w:eastAsia="Courier New" w:hAnsi="Courier New"/>
          <w:vertAlign w:val="baseline"/>
          <w:rtl w:val="0"/>
        </w:rPr>
        <w:t xml:space="preserve">object</w:t>
      </w:r>
      <w:r w:rsidDel="00000000" w:rsidR="00000000" w:rsidRPr="00000000">
        <w:rPr>
          <w:vertAlign w:val="baseline"/>
          <w:rtl w:val="0"/>
        </w:rPr>
        <w:t xml:space="preserve"> is instantiated</w:t>
      </w:r>
    </w:p>
    <w:p w:rsidR="00000000" w:rsidDel="00000000" w:rsidP="00000000" w:rsidRDefault="00000000" w:rsidRPr="00000000" w14:paraId="00000737">
      <w:pPr>
        <w:pStyle w:val="Heading4"/>
        <w:numPr>
          <w:ilvl w:val="0"/>
          <w:numId w:val="7"/>
        </w:numPr>
        <w:ind w:left="360" w:hanging="360"/>
        <w:rPr>
          <w:vertAlign w:val="baseline"/>
        </w:rPr>
      </w:pPr>
      <w:r w:rsidDel="00000000" w:rsidR="00000000" w:rsidRPr="00000000">
        <w:rPr>
          <w:b w:val="1"/>
          <w:vertAlign w:val="baseline"/>
          <w:rtl w:val="0"/>
        </w:rPr>
        <w:t xml:space="preserve">When applied to a method, generics allow you to generalized the data type of parameters and return types</w:t>
      </w:r>
      <w:r w:rsidDel="00000000" w:rsidR="00000000" w:rsidRPr="00000000">
        <w:rPr>
          <w:rtl w:val="0"/>
        </w:rPr>
      </w:r>
    </w:p>
    <w:p w:rsidR="00000000" w:rsidDel="00000000" w:rsidP="00000000" w:rsidRDefault="00000000" w:rsidRPr="00000000" w14:paraId="00000738">
      <w:pPr>
        <w:pStyle w:val="Heading4"/>
        <w:numPr>
          <w:ilvl w:val="0"/>
          <w:numId w:val="7"/>
        </w:numPr>
        <w:ind w:left="360" w:hanging="360"/>
        <w:rPr>
          <w:vertAlign w:val="baseline"/>
        </w:rPr>
      </w:pPr>
      <w:r w:rsidDel="00000000" w:rsidR="00000000" w:rsidRPr="00000000">
        <w:rPr>
          <w:b w:val="1"/>
          <w:vertAlign w:val="baseline"/>
          <w:rtl w:val="0"/>
        </w:rPr>
        <w:t xml:space="preserve">IMPORTANT NOTE:  Java </w:t>
      </w:r>
      <w:r w:rsidDel="00000000" w:rsidR="00000000" w:rsidRPr="00000000">
        <w:rPr>
          <w:b w:val="1"/>
          <w:i w:val="1"/>
          <w:u w:val="single"/>
          <w:vertAlign w:val="baseline"/>
          <w:rtl w:val="0"/>
        </w:rPr>
        <w:t xml:space="preserve">doesn't</w:t>
      </w:r>
      <w:r w:rsidDel="00000000" w:rsidR="00000000" w:rsidRPr="00000000">
        <w:rPr>
          <w:b w:val="1"/>
          <w:vertAlign w:val="baseline"/>
          <w:rtl w:val="0"/>
        </w:rPr>
        <w:t xml:space="preserve"> support using </w:t>
      </w:r>
      <w:r w:rsidDel="00000000" w:rsidR="00000000" w:rsidRPr="00000000">
        <w:rPr>
          <w:b w:val="0"/>
          <w:i w:val="1"/>
          <w:u w:val="single"/>
          <w:vertAlign w:val="baseline"/>
          <w:rtl w:val="0"/>
        </w:rPr>
        <w:t xml:space="preserve">primitive types</w:t>
      </w:r>
      <w:r w:rsidDel="00000000" w:rsidR="00000000" w:rsidRPr="00000000">
        <w:rPr>
          <w:b w:val="1"/>
          <w:vertAlign w:val="baseline"/>
          <w:rtl w:val="0"/>
        </w:rPr>
        <w:t xml:space="preserve"> with generics</w:t>
      </w:r>
      <w:r w:rsidDel="00000000" w:rsidR="00000000" w:rsidRPr="00000000">
        <w:rPr>
          <w:rtl w:val="0"/>
        </w:rPr>
      </w:r>
    </w:p>
    <w:p w:rsidR="00000000" w:rsidDel="00000000" w:rsidP="00000000" w:rsidRDefault="00000000" w:rsidRPr="00000000" w14:paraId="00000739">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This means you should use one of Java's wrapper's for primitive types</w:t>
      </w:r>
    </w:p>
    <w:p w:rsidR="00000000" w:rsidDel="00000000" w:rsidP="00000000" w:rsidRDefault="00000000" w:rsidRPr="00000000" w14:paraId="0000073A">
      <w:pPr>
        <w:pStyle w:val="Heading5"/>
        <w:numPr>
          <w:ilvl w:val="0"/>
          <w:numId w:val="3"/>
        </w:numPr>
        <w:tabs>
          <w:tab w:val="left" w:leader="none" w:pos="720"/>
        </w:tabs>
        <w:ind w:left="504" w:firstLine="0"/>
        <w:rPr>
          <w:vertAlign w:val="baseline"/>
        </w:rPr>
      </w:pPr>
      <w:bookmarkStart w:colFirst="0" w:colLast="0" w:name="_heading=h.48pi1tg" w:id="83"/>
      <w:bookmarkEnd w:id="83"/>
      <w:r w:rsidDel="00000000" w:rsidR="00000000" w:rsidRPr="00000000">
        <w:rPr>
          <w:vertAlign w:val="baseline"/>
          <w:rtl w:val="0"/>
        </w:rPr>
        <w:t xml:space="preserve">For example:  </w:t>
      </w:r>
      <w:r w:rsidDel="00000000" w:rsidR="00000000" w:rsidRPr="00000000">
        <w:rPr>
          <w:rFonts w:ascii="Courier New" w:cs="Courier New" w:eastAsia="Courier New" w:hAnsi="Courier New"/>
          <w:vertAlign w:val="baseline"/>
          <w:rtl w:val="0"/>
        </w:rPr>
        <w:t xml:space="preserve">Integer</w:t>
      </w:r>
      <w:r w:rsidDel="00000000" w:rsidR="00000000" w:rsidRPr="00000000">
        <w:rPr>
          <w:vertAlign w:val="baseline"/>
          <w:rtl w:val="0"/>
        </w:rPr>
        <w:t xml:space="preserve"> for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Double</w:t>
      </w:r>
      <w:r w:rsidDel="00000000" w:rsidR="00000000" w:rsidRPr="00000000">
        <w:rPr>
          <w:vertAlign w:val="baseline"/>
          <w:rtl w:val="0"/>
        </w:rPr>
        <w:t xml:space="preserve"> for </w:t>
      </w:r>
      <w:r w:rsidDel="00000000" w:rsidR="00000000" w:rsidRPr="00000000">
        <w:rPr>
          <w:rFonts w:ascii="Courier New" w:cs="Courier New" w:eastAsia="Courier New" w:hAnsi="Courier New"/>
          <w:vertAlign w:val="baseline"/>
          <w:rtl w:val="0"/>
        </w:rPr>
        <w:t xml:space="preserve">double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Character</w:t>
      </w:r>
      <w:r w:rsidDel="00000000" w:rsidR="00000000" w:rsidRPr="00000000">
        <w:rPr>
          <w:vertAlign w:val="baseline"/>
          <w:rtl w:val="0"/>
        </w:rPr>
        <w:t xml:space="preserve"> for </w:t>
      </w:r>
      <w:r w:rsidDel="00000000" w:rsidR="00000000" w:rsidRPr="00000000">
        <w:rPr>
          <w:rFonts w:ascii="Courier New" w:cs="Courier New" w:eastAsia="Courier New" w:hAnsi="Courier New"/>
          <w:vertAlign w:val="baseline"/>
          <w:rtl w:val="0"/>
        </w:rPr>
        <w:t xml:space="preserve">char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Boolean</w:t>
      </w:r>
      <w:r w:rsidDel="00000000" w:rsidR="00000000" w:rsidRPr="00000000">
        <w:rPr>
          <w:vertAlign w:val="baseline"/>
          <w:rtl w:val="0"/>
        </w:rPr>
        <w:t xml:space="preserve"> for </w:t>
      </w:r>
      <w:r w:rsidDel="00000000" w:rsidR="00000000" w:rsidRPr="00000000">
        <w:rPr>
          <w:rFonts w:ascii="Courier New" w:cs="Courier New" w:eastAsia="Courier New" w:hAnsi="Courier New"/>
          <w:vertAlign w:val="baseline"/>
          <w:rtl w:val="0"/>
        </w:rPr>
        <w:t xml:space="preserve">bool</w:t>
      </w:r>
      <w:r w:rsidDel="00000000" w:rsidR="00000000" w:rsidRPr="00000000">
        <w:rPr>
          <w:vertAlign w:val="baseline"/>
          <w:rtl w:val="0"/>
        </w:rPr>
        <w:t xml:space="preserve">, etc</w:t>
      </w:r>
    </w:p>
    <w:p w:rsidR="00000000" w:rsidDel="00000000" w:rsidP="00000000" w:rsidRDefault="00000000" w:rsidRPr="00000000" w14:paraId="0000073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Generic Classes</w:t>
      </w:r>
      <w:r w:rsidDel="00000000" w:rsidR="00000000" w:rsidRPr="00000000">
        <w:rPr>
          <w:rtl w:val="0"/>
        </w:rPr>
      </w:r>
    </w:p>
    <w:p w:rsidR="00000000" w:rsidDel="00000000" w:rsidP="00000000" w:rsidRDefault="00000000" w:rsidRPr="00000000" w14:paraId="0000073C">
      <w:pPr>
        <w:pStyle w:val="Heading4"/>
        <w:numPr>
          <w:ilvl w:val="0"/>
          <w:numId w:val="7"/>
        </w:numPr>
        <w:ind w:left="360" w:hanging="360"/>
        <w:rPr>
          <w:vertAlign w:val="baseline"/>
        </w:rPr>
      </w:pPr>
      <w:r w:rsidDel="00000000" w:rsidR="00000000" w:rsidRPr="00000000">
        <w:rPr>
          <w:b w:val="1"/>
          <w:vertAlign w:val="baseline"/>
          <w:rtl w:val="0"/>
        </w:rPr>
        <w:t xml:space="preserve">Creating a generic class is a matter of:</w:t>
      </w:r>
      <w:r w:rsidDel="00000000" w:rsidR="00000000" w:rsidRPr="00000000">
        <w:rPr>
          <w:rtl w:val="0"/>
        </w:rPr>
      </w:r>
    </w:p>
    <w:p w:rsidR="00000000" w:rsidDel="00000000" w:rsidP="00000000" w:rsidRDefault="00000000" w:rsidRPr="00000000" w14:paraId="0000073D">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Placing the generic parameter(s) in </w:t>
      </w:r>
      <w:r w:rsidDel="00000000" w:rsidR="00000000" w:rsidRPr="00000000">
        <w:rPr>
          <w:rFonts w:ascii="Courier New" w:cs="Courier New" w:eastAsia="Courier New" w:hAnsi="Courier New"/>
          <w:vertAlign w:val="baseline"/>
          <w:rtl w:val="0"/>
        </w:rPr>
        <w:t xml:space="preserve">&lt; &gt;</w:t>
      </w:r>
      <w:r w:rsidDel="00000000" w:rsidR="00000000" w:rsidRPr="00000000">
        <w:rPr>
          <w:vertAlign w:val="baseline"/>
          <w:rtl w:val="0"/>
        </w:rPr>
        <w:t xml:space="preserve"> after the name of the class</w:t>
      </w:r>
    </w:p>
    <w:p w:rsidR="00000000" w:rsidDel="00000000" w:rsidP="00000000" w:rsidRDefault="00000000" w:rsidRPr="00000000" w14:paraId="0000073E">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Using the generic parameter(s) everywhere you expect a specific parameter once an object is instantiated</w:t>
      </w:r>
    </w:p>
    <w:p w:rsidR="00000000" w:rsidDel="00000000" w:rsidP="00000000" w:rsidRDefault="00000000" w:rsidRPr="00000000" w14:paraId="0000073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Pair.java</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Pair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&lt;T&gt;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 pair contains two objects</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leftThing; </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rightThing;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Pair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leftThing,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rightThing) {  </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this.leftThing = leftThing;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this.rightThing = rightThing;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getLeftThing()  { </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this.leftThing; </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getRightThing()  { </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this.rightThing;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55">
      <w:pPr>
        <w:pStyle w:val="Heading4"/>
        <w:numPr>
          <w:ilvl w:val="0"/>
          <w:numId w:val="7"/>
        </w:numPr>
        <w:ind w:left="360" w:hanging="360"/>
        <w:rPr>
          <w:vertAlign w:val="baseline"/>
        </w:rPr>
      </w:pPr>
      <w:r w:rsidDel="00000000" w:rsidR="00000000" w:rsidRPr="00000000">
        <w:rPr>
          <w:b w:val="1"/>
          <w:vertAlign w:val="baseline"/>
          <w:rtl w:val="0"/>
        </w:rPr>
        <w:t xml:space="preserve">You can then instantiate objects by proving the generic parameter in </w:t>
      </w:r>
      <w:r w:rsidDel="00000000" w:rsidR="00000000" w:rsidRPr="00000000">
        <w:rPr>
          <w:rFonts w:ascii="Courier New" w:cs="Courier New" w:eastAsia="Courier New" w:hAnsi="Courier New"/>
          <w:b w:val="1"/>
          <w:vertAlign w:val="baseline"/>
          <w:rtl w:val="0"/>
        </w:rPr>
        <w:t xml:space="preserve">&lt; &gt;</w:t>
      </w:r>
      <w:r w:rsidDel="00000000" w:rsidR="00000000" w:rsidRPr="00000000">
        <w:rPr>
          <w:b w:val="1"/>
          <w:vertAlign w:val="baseline"/>
          <w:rtl w:val="0"/>
        </w:rPr>
        <w:t xml:space="preserve"> after the name of the class</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Pair&lt;Integer&gt;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twoNums = new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Pair&lt;Integer&gt;(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63, 65</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nusc19" w:id="84"/>
      <w:bookmarkEnd w:id="84"/>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Pair&lt;String&gt;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twoWords = new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Pair&lt;String&gt;(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"You"</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5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Generic Classes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 (String[] args) { </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Create an instance of a Pair&lt;T&gt; where T is a String</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Pair&lt;Integer&gt; twoNums = new Pair&lt;Integer&gt;(63, 65); </w:t>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twoNums.getLeftThing()</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twoNums.getRightThing()</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Create an instance of a Pair&lt;T&gt; where T is an </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Pair&lt;String&gt; twoWords = new Pair&lt;String&gt;("Me", "You"); </w:t>
      </w: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twoWords.getLeftThing()</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twoWords.getRightThing()</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single"/>
          <w:shd w:fill="auto" w:val="clear"/>
          <w:vertAlign w:val="baseline"/>
          <w:rtl w:val="0"/>
        </w:rPr>
        <w:t xml:space="preserve">OUTPUT</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63 - 65</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302m92" w:id="85"/>
      <w:bookmarkEnd w:id="8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Me n You</w:t>
      </w:r>
    </w:p>
    <w:p w:rsidR="00000000" w:rsidDel="00000000" w:rsidP="00000000" w:rsidRDefault="00000000" w:rsidRPr="00000000" w14:paraId="0000076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Generic Methods</w:t>
      </w:r>
      <w:r w:rsidDel="00000000" w:rsidR="00000000" w:rsidRPr="00000000">
        <w:rPr>
          <w:rtl w:val="0"/>
        </w:rPr>
      </w:r>
    </w:p>
    <w:p w:rsidR="00000000" w:rsidDel="00000000" w:rsidP="00000000" w:rsidRDefault="00000000" w:rsidRPr="00000000" w14:paraId="00000770">
      <w:pPr>
        <w:pStyle w:val="Heading4"/>
        <w:numPr>
          <w:ilvl w:val="0"/>
          <w:numId w:val="7"/>
        </w:numPr>
        <w:ind w:left="360" w:hanging="360"/>
        <w:rPr>
          <w:vertAlign w:val="baseline"/>
        </w:rPr>
      </w:pPr>
      <w:r w:rsidDel="00000000" w:rsidR="00000000" w:rsidRPr="00000000">
        <w:rPr>
          <w:b w:val="1"/>
          <w:vertAlign w:val="baseline"/>
          <w:rtl w:val="0"/>
        </w:rPr>
        <w:t xml:space="preserve">Generic methods use generic parameters and return types</w:t>
      </w:r>
      <w:r w:rsidDel="00000000" w:rsidR="00000000" w:rsidRPr="00000000">
        <w:rPr>
          <w:rtl w:val="0"/>
        </w:rPr>
      </w:r>
    </w:p>
    <w:p w:rsidR="00000000" w:rsidDel="00000000" w:rsidP="00000000" w:rsidRDefault="00000000" w:rsidRPr="00000000" w14:paraId="00000771">
      <w:pPr>
        <w:pStyle w:val="Heading4"/>
        <w:numPr>
          <w:ilvl w:val="0"/>
          <w:numId w:val="7"/>
        </w:numPr>
        <w:ind w:left="360" w:hanging="360"/>
        <w:rPr>
          <w:vertAlign w:val="baseline"/>
        </w:rPr>
      </w:pPr>
      <w:r w:rsidDel="00000000" w:rsidR="00000000" w:rsidRPr="00000000">
        <w:rPr>
          <w:b w:val="1"/>
          <w:vertAlign w:val="baseline"/>
          <w:rtl w:val="0"/>
        </w:rPr>
        <w:t xml:space="preserve">You can use generic methods in generic classes, as you saw in the previous examples</w:t>
      </w:r>
      <w:r w:rsidDel="00000000" w:rsidR="00000000" w:rsidRPr="00000000">
        <w:rPr>
          <w:rtl w:val="0"/>
        </w:rPr>
      </w:r>
    </w:p>
    <w:p w:rsidR="00000000" w:rsidDel="00000000" w:rsidP="00000000" w:rsidRDefault="00000000" w:rsidRPr="00000000" w14:paraId="00000772">
      <w:pPr>
        <w:pStyle w:val="Heading4"/>
        <w:numPr>
          <w:ilvl w:val="0"/>
          <w:numId w:val="7"/>
        </w:numPr>
        <w:ind w:left="360" w:hanging="360"/>
        <w:rPr>
          <w:vertAlign w:val="baseline"/>
        </w:rPr>
      </w:pPr>
      <w:r w:rsidDel="00000000" w:rsidR="00000000" w:rsidRPr="00000000">
        <w:rPr>
          <w:b w:val="1"/>
          <w:vertAlign w:val="baseline"/>
          <w:rtl w:val="0"/>
        </w:rPr>
        <w:t xml:space="preserve">You can also use generic methods in standard Java classes</w:t>
      </w:r>
      <w:r w:rsidDel="00000000" w:rsidR="00000000" w:rsidRPr="00000000">
        <w:rPr>
          <w:rtl w:val="0"/>
        </w:rPr>
      </w:r>
    </w:p>
    <w:p w:rsidR="00000000" w:rsidDel="00000000" w:rsidP="00000000" w:rsidRDefault="00000000" w:rsidRPr="00000000" w14:paraId="00000773">
      <w:pPr>
        <w:pStyle w:val="Heading5"/>
        <w:numPr>
          <w:ilvl w:val="0"/>
          <w:numId w:val="3"/>
        </w:numPr>
        <w:tabs>
          <w:tab w:val="left" w:leader="none" w:pos="720"/>
        </w:tabs>
        <w:ind w:left="504" w:firstLine="0"/>
        <w:rPr>
          <w:vertAlign w:val="baseline"/>
        </w:rPr>
      </w:pPr>
      <w:r w:rsidDel="00000000" w:rsidR="00000000" w:rsidRPr="00000000">
        <w:rPr>
          <w:vertAlign w:val="baseline"/>
          <w:rtl w:val="0"/>
        </w:rPr>
        <w:t xml:space="preserve">If you use the generic parameter as a return type, you must surround it with </w:t>
      </w:r>
      <w:r w:rsidDel="00000000" w:rsidR="00000000" w:rsidRPr="00000000">
        <w:rPr>
          <w:rFonts w:ascii="Courier New" w:cs="Courier New" w:eastAsia="Courier New" w:hAnsi="Courier New"/>
          <w:vertAlign w:val="baseline"/>
          <w:rtl w:val="0"/>
        </w:rPr>
        <w:t xml:space="preserve">&lt; &gt;</w:t>
      </w: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single"/>
          <w:shd w:fill="auto" w:val="clear"/>
          <w:vertAlign w:val="baseline"/>
          <w:rtl w:val="0"/>
        </w:rPr>
        <w:t xml:space="preserve">Labeler.java</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class Labeler  { </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A generic method that displays a label and a value </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static &lt;T&gt; void displayWithLabel(String label, T value)  { </w:t>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System.out.println(label +  ": " + value); </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public class MainApp {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public static void main (String[] args) { </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Labeler labeler = new Labeler();</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Calling generic method with String argument </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labeler.</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displayWithLabel</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("Name", "Dana"); </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Calling generic method with Integer argument </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labeler.</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displayWithLabel</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 63);   </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Name: Dana</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mzq4wv" w:id="86"/>
      <w:bookmarkEnd w:id="86"/>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 32</w:t>
      </w:r>
      <w:r w:rsidDel="00000000" w:rsidR="00000000" w:rsidRPr="00000000">
        <w:rPr>
          <w:rtl w:val="0"/>
        </w:rPr>
      </w:r>
    </w:p>
    <w:p w:rsidR="00000000" w:rsidDel="00000000" w:rsidP="00000000" w:rsidRDefault="00000000" w:rsidRPr="00000000" w14:paraId="0000079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There are no exercises in this module.  But the discussion should help you understand the grammar you've been using to create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in Java.</w:t>
      </w:r>
      <w:r w:rsidDel="00000000" w:rsidR="00000000" w:rsidRPr="00000000">
        <w:rPr>
          <w:rtl w:val="0"/>
        </w:rPr>
      </w:r>
    </w:p>
    <w:sectPr>
      <w:type w:val="nextPage"/>
      <w:pgSz w:h="15840" w:w="12240" w:orient="portrait"/>
      <w:pgMar w:bottom="720" w:top="720" w:left="1080" w:right="1080" w:header="0" w:footer="34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Laura Kirby" w:id="0" w:date="2024-03-06T22:39:53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you mentioned during class, it looks like `setX` and `setY` are not available methods. We could use `setLocation`.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x = currentLocation.getX() + xUnits;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y = currentLocation.getY() + yUnits;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currentLocation.setLocation(x, y);</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7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Courier New"/>
  <w:font w:name="Consolas"/>
  <w:font w:name="Times New Roman"/>
  <w:font w:name="Arial"/>
  <w:font w:name="PalmSpring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witzerl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795">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202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b w:val="0"/>
        <w:i w:val="0"/>
        <w:sz w:val="28"/>
        <w:szCs w:val="28"/>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04" w:firstLine="0"/>
      </w:pPr>
      <w:rPr>
        <w:rFonts w:ascii="Noto Sans Symbols" w:cs="Noto Sans Symbols" w:eastAsia="Noto Sans Symbols" w:hAnsi="Noto Sans Symbols"/>
        <w:b w:val="0"/>
        <w:i w:val="0"/>
        <w:sz w:val="32"/>
        <w:szCs w:val="3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Module %1"/>
      <w:lvlJc w:val="left"/>
      <w:pPr>
        <w:ind w:left="0" w:firstLine="0"/>
      </w:pPr>
      <w:rPr>
        <w:vertAlign w:val="baseline"/>
      </w:rPr>
    </w:lvl>
    <w:lvl w:ilvl="1">
      <w:start w:val="1"/>
      <w:numFmt w:val="decimal"/>
      <w:lvlText w:val="Section %1–%2"/>
      <w:lvlJc w:val="left"/>
      <w:pPr>
        <w:ind w:left="0" w:firstLine="0"/>
      </w:pPr>
      <w:rPr>
        <w:vertAlign w:val="baseline"/>
      </w:rPr>
    </w:lvl>
    <w:lvl w:ilvl="2">
      <w:start w:val="1"/>
      <w:numFmt w:val="decimal"/>
      <w:lvlText w:val="%1.%2.%3."/>
      <w:lvlJc w:val="left"/>
      <w:pPr>
        <w:ind w:left="864" w:hanging="503.99999999999994"/>
      </w:pPr>
      <w:rPr>
        <w:vertAlign w:val="baseline"/>
      </w:rPr>
    </w:lvl>
    <w:lvl w:ilvl="3">
      <w:start w:val="1"/>
      <w:numFmt w:val="decimal"/>
      <w:lvlText w:val="%1.%2.%3.%4."/>
      <w:lvlJc w:val="left"/>
      <w:pPr>
        <w:ind w:left="1368" w:hanging="647.9999999999999"/>
      </w:pPr>
      <w:rPr>
        <w:vertAlign w:val="baseline"/>
      </w:rPr>
    </w:lvl>
    <w:lvl w:ilvl="4">
      <w:start w:val="1"/>
      <w:numFmt w:val="decimal"/>
      <w:lvlText w:val="%1.%2.%3.%4.%5."/>
      <w:lvlJc w:val="left"/>
      <w:pPr>
        <w:ind w:left="1872" w:hanging="792.0000000000002"/>
      </w:pPr>
      <w:rPr>
        <w:vertAlign w:val="baseline"/>
      </w:rPr>
    </w:lvl>
    <w:lvl w:ilvl="5">
      <w:start w:val="1"/>
      <w:numFmt w:val="decimal"/>
      <w:lvlText w:val="%1.%2.%3.%4.%5.%6."/>
      <w:lvlJc w:val="left"/>
      <w:pPr>
        <w:ind w:left="2376" w:hanging="936"/>
      </w:pPr>
      <w:rPr>
        <w:vertAlign w:val="baseline"/>
      </w:rPr>
    </w:lvl>
    <w:lvl w:ilvl="6">
      <w:start w:val="1"/>
      <w:numFmt w:val="decimal"/>
      <w:lvlText w:val="%1.%2.%3.%4.%5.%6.%7."/>
      <w:lvlJc w:val="left"/>
      <w:pPr>
        <w:ind w:left="2880" w:hanging="1080"/>
      </w:pPr>
      <w:rPr>
        <w:vertAlign w:val="baseline"/>
      </w:rPr>
    </w:lvl>
    <w:lvl w:ilvl="7">
      <w:start w:val="1"/>
      <w:numFmt w:val="decimal"/>
      <w:lvlText w:val="%1.%2.%3.%4.%5.%6.%7.%8."/>
      <w:lvlJc w:val="left"/>
      <w:pPr>
        <w:ind w:left="3384" w:hanging="1224.0000000000005"/>
      </w:pPr>
      <w:rPr>
        <w:vertAlign w:val="baseline"/>
      </w:rPr>
    </w:lvl>
    <w:lvl w:ilvl="8">
      <w:start w:val="1"/>
      <w:numFmt w:val="decimal"/>
      <w:lvlText w:val="%1.%2.%3.%4.%5.%6.%7.%8.%9."/>
      <w:lvlJc w:val="left"/>
      <w:pPr>
        <w:ind w:left="3960" w:hanging="144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2020"/>
      <w:numFmt w:val="bullet"/>
      <w:lvlText w:val="-"/>
      <w:lvlJc w:val="left"/>
      <w:pPr>
        <w:ind w:left="1440" w:hanging="360"/>
      </w:pPr>
      <w:rPr>
        <w:rFonts w:ascii="PalmSprings" w:cs="PalmSprings" w:eastAsia="PalmSprings" w:hAnsi="PalmSprings"/>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before="2880" w:lineRule="auto"/>
      <w:ind w:left="0" w:firstLine="0"/>
      <w:jc w:val="center"/>
    </w:pPr>
    <w:rPr>
      <w:rFonts w:ascii="PalmSprings" w:cs="PalmSprings" w:eastAsia="PalmSprings" w:hAnsi="PalmSprings"/>
      <w:b w:val="1"/>
      <w:sz w:val="60"/>
      <w:szCs w:val="60"/>
      <w:vertAlign w:val="baseline"/>
    </w:rPr>
  </w:style>
  <w:style w:type="paragraph" w:styleId="Heading2">
    <w:name w:val="heading 2"/>
    <w:basedOn w:val="Normal"/>
    <w:next w:val="Normal"/>
    <w:pPr>
      <w:pageBreakBefore w:val="1"/>
      <w:widowControl w:val="0"/>
      <w:spacing w:before="3600" w:lineRule="auto"/>
      <w:ind w:left="0" w:firstLine="0"/>
      <w:jc w:val="center"/>
    </w:pPr>
    <w:rPr>
      <w:rFonts w:ascii="PalmSprings" w:cs="PalmSprings" w:eastAsia="PalmSprings" w:hAnsi="PalmSprings"/>
      <w:b w:val="0"/>
      <w:sz w:val="48"/>
      <w:szCs w:val="48"/>
      <w:vertAlign w:val="baseline"/>
    </w:rPr>
  </w:style>
  <w:style w:type="paragraph" w:styleId="Heading3">
    <w:name w:val="heading 3"/>
    <w:basedOn w:val="Normal"/>
    <w:next w:val="Normal"/>
    <w:pPr>
      <w:keepNext w:val="1"/>
      <w:pageBreakBefore w:val="1"/>
      <w:pBdr>
        <w:bottom w:color="000000" w:space="8" w:sz="12" w:val="single"/>
      </w:pBdr>
      <w:tabs>
        <w:tab w:val="left" w:leader="none" w:pos="360"/>
        <w:tab w:val="left" w:leader="none" w:pos="720"/>
        <w:tab w:val="left" w:leader="none" w:pos="1080"/>
      </w:tabs>
      <w:spacing w:after="200" w:lineRule="auto"/>
      <w:jc w:val="center"/>
    </w:pPr>
    <w:rPr>
      <w:rFonts w:ascii="Switzerland" w:cs="Switzerland" w:eastAsia="Switzerland" w:hAnsi="Switzerland"/>
      <w:b w:val="1"/>
      <w:sz w:val="48"/>
      <w:szCs w:val="48"/>
      <w:vertAlign w:val="baseline"/>
    </w:rPr>
  </w:style>
  <w:style w:type="paragraph" w:styleId="Heading4">
    <w:name w:val="heading 4"/>
    <w:basedOn w:val="Normal"/>
    <w:next w:val="Normal"/>
    <w:pPr>
      <w:keepNext w:val="1"/>
      <w:spacing w:before="520" w:lineRule="auto"/>
      <w:ind w:left="360" w:hanging="360"/>
    </w:pPr>
    <w:rPr>
      <w:rFonts w:ascii="PalmSprings" w:cs="PalmSprings" w:eastAsia="PalmSprings" w:hAnsi="PalmSprings"/>
      <w:b w:val="1"/>
      <w:sz w:val="36"/>
      <w:szCs w:val="36"/>
      <w:vertAlign w:val="baseline"/>
    </w:rPr>
  </w:style>
  <w:style w:type="paragraph" w:styleId="Heading5">
    <w:name w:val="heading 5"/>
    <w:basedOn w:val="Normal"/>
    <w:next w:val="Normal"/>
    <w:pPr>
      <w:tabs>
        <w:tab w:val="left" w:leader="none" w:pos="720"/>
      </w:tabs>
      <w:spacing w:before="240" w:lineRule="auto"/>
      <w:ind w:left="720" w:hanging="360"/>
    </w:pPr>
    <w:rPr>
      <w:rFonts w:ascii="PalmSprings" w:cs="PalmSprings" w:eastAsia="PalmSprings" w:hAnsi="PalmSprings"/>
      <w:sz w:val="32"/>
      <w:szCs w:val="32"/>
      <w:vertAlign w:val="baseline"/>
    </w:rPr>
  </w:style>
  <w:style w:type="paragraph" w:styleId="Heading6">
    <w:name w:val="heading 6"/>
    <w:basedOn w:val="Normal"/>
    <w:next w:val="Normal"/>
    <w:pPr>
      <w:tabs>
        <w:tab w:val="left" w:leader="none" w:pos="936"/>
      </w:tabs>
      <w:spacing w:before="200" w:lineRule="auto"/>
      <w:ind w:left="936" w:hanging="215.99999999999994"/>
    </w:pPr>
    <w:rPr>
      <w:rFonts w:ascii="PalmSprings" w:cs="PalmSprings" w:eastAsia="PalmSprings" w:hAnsi="PalmSprings"/>
      <w:sz w:val="28"/>
      <w:szCs w:val="28"/>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widowControl w:val="0"/>
      <w:numPr>
        <w:ilvl w:val="0"/>
        <w:numId w:val="14"/>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Heading2">
    <w:name w:val="Heading 2"/>
    <w:basedOn w:val="Heading1"/>
    <w:next w:val="Normal"/>
    <w:autoRedefine w:val="0"/>
    <w:hidden w:val="0"/>
    <w:qFormat w:val="0"/>
    <w:pPr>
      <w:pageBreakBefore w:val="1"/>
      <w:widowControl w:val="0"/>
      <w:numPr>
        <w:ilvl w:val="1"/>
        <w:numId w:val="14"/>
      </w:numPr>
      <w:suppressAutoHyphens w:val="1"/>
      <w:spacing w:before="3600" w:line="1" w:lineRule="atLeast"/>
      <w:ind w:leftChars="-1" w:rightChars="0" w:firstLineChars="-1"/>
      <w:jc w:val="center"/>
      <w:textDirection w:val="btLr"/>
      <w:textAlignment w:val="top"/>
      <w:outlineLvl w:val="1"/>
    </w:pPr>
    <w:rPr>
      <w:rFonts w:ascii="PalmSprings" w:hAnsi="PalmSprings"/>
      <w:b w:val="0"/>
      <w:noProof w:val="0"/>
      <w:snapToGrid w:val="0"/>
      <w:w w:val="100"/>
      <w:position w:val="-1"/>
      <w:sz w:val="48"/>
      <w:effect w:val="none"/>
      <w:vertAlign w:val="baseline"/>
      <w:cs w:val="0"/>
      <w:em w:val="none"/>
      <w:lang w:bidi="ar-SA" w:eastAsia="en-US" w:val="en-US"/>
    </w:rPr>
  </w:style>
  <w:style w:type="paragraph" w:styleId="Heading3">
    <w:name w:val="Heading 3"/>
    <w:basedOn w:val="Normal"/>
    <w:next w:val="Heading4"/>
    <w:autoRedefine w:val="0"/>
    <w:hidden w:val="0"/>
    <w:qFormat w:val="0"/>
    <w:pPr>
      <w:keepNext w:val="1"/>
      <w:pageBreakBefore w:val="1"/>
      <w:pBdr>
        <w:bottom w:color="auto" w:space="8" w:sz="12" w:val="single"/>
      </w:pBdr>
      <w:tabs>
        <w:tab w:val="left" w:leader="none" w:pos="360"/>
        <w:tab w:val="left" w:leader="none" w:pos="720"/>
        <w:tab w:val="left" w:leader="none" w:pos="1080"/>
      </w:tabs>
      <w:suppressAutoHyphens w:val="1"/>
      <w:spacing w:after="200" w:line="1" w:lineRule="atLeast"/>
      <w:ind w:leftChars="-1" w:rightChars="0" w:firstLineChars="-1"/>
      <w:jc w:val="center"/>
      <w:textDirection w:val="btLr"/>
      <w:textAlignment w:val="top"/>
      <w:outlineLvl w:val="2"/>
    </w:pPr>
    <w:rPr>
      <w:rFonts w:ascii="Switzerland" w:hAnsi="Switzerland"/>
      <w:b w:val="1"/>
      <w:w w:val="100"/>
      <w:position w:val="-1"/>
      <w:sz w:val="48"/>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0"/>
        <w:numId w:val="12"/>
      </w:numPr>
      <w:suppressAutoHyphens w:val="1"/>
      <w:spacing w:before="520" w:line="1" w:lineRule="atLeast"/>
      <w:ind w:leftChars="-1" w:rightChars="0" w:firstLineChars="-1"/>
      <w:textDirection w:val="btLr"/>
      <w:textAlignment w:val="top"/>
      <w:outlineLvl w:val="3"/>
    </w:pPr>
    <w:rPr>
      <w:rFonts w:ascii="PalmSprings" w:cs="Courier New" w:hAnsi="PalmSprings"/>
      <w:b w:val="1"/>
      <w:w w:val="100"/>
      <w:position w:val="-1"/>
      <w:sz w:val="36"/>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0"/>
        <w:numId w:val="11"/>
      </w:numPr>
      <w:tabs>
        <w:tab w:val="left" w:leader="none" w:pos="720"/>
      </w:tabs>
      <w:suppressAutoHyphens w:val="1"/>
      <w:spacing w:before="240" w:line="1" w:lineRule="atLeast"/>
      <w:ind w:left="720" w:leftChars="-1" w:rightChars="0" w:hanging="360" w:firstLineChars="-1"/>
      <w:textDirection w:val="btLr"/>
      <w:textAlignment w:val="top"/>
      <w:outlineLvl w:val="4"/>
    </w:pPr>
    <w:rPr>
      <w:rFonts w:ascii="PalmSprings" w:hAnsi="PalmSprings"/>
      <w:snapToGrid w:val="0"/>
      <w:w w:val="100"/>
      <w:position w:val="-1"/>
      <w:sz w:val="32"/>
      <w:effect w:val="none"/>
      <w:vertAlign w:val="baseline"/>
      <w:cs w:val="0"/>
      <w:em w:val="none"/>
      <w:lang w:bidi="ar-SA" w:eastAsia="en-US" w:val="en-US"/>
    </w:rPr>
  </w:style>
  <w:style w:type="paragraph" w:styleId="Heading6">
    <w:name w:val="Heading 6"/>
    <w:basedOn w:val="Normal"/>
    <w:next w:val="Heading6"/>
    <w:autoRedefine w:val="0"/>
    <w:hidden w:val="0"/>
    <w:qFormat w:val="0"/>
    <w:pPr>
      <w:numPr>
        <w:ilvl w:val="0"/>
        <w:numId w:val="10"/>
      </w:numPr>
      <w:tabs>
        <w:tab w:val="left" w:leader="none" w:pos="936"/>
      </w:tabs>
      <w:suppressAutoHyphens w:val="1"/>
      <w:spacing w:before="200" w:line="1" w:lineRule="atLeast"/>
      <w:ind w:left="936" w:leftChars="-1" w:rightChars="0" w:hanging="216" w:firstLineChars="-1"/>
      <w:textDirection w:val="btLr"/>
      <w:textAlignment w:val="top"/>
      <w:outlineLvl w:val="5"/>
    </w:pPr>
    <w:rPr>
      <w:rFonts w:ascii="PalmSprings" w:hAnsi="PalmSprings"/>
      <w:w w:val="100"/>
      <w:position w:val="-1"/>
      <w:sz w:val="28"/>
      <w:effect w:val="none"/>
      <w:vertAlign w:val="baseline"/>
      <w:cs w:val="0"/>
      <w:em w:val="none"/>
      <w:lang w:bidi="ar-SA" w:eastAsia="en-US" w:val="en-US"/>
    </w:rPr>
  </w:style>
  <w:style w:type="paragraph" w:styleId="Heading7">
    <w:name w:val="Heading 7"/>
    <w:basedOn w:val="Normal"/>
    <w:next w:val="Heading7"/>
    <w:autoRedefine w:val="0"/>
    <w:hidden w:val="0"/>
    <w:qFormat w:val="0"/>
    <w:pPr>
      <w:keepNext w:val="1"/>
      <w:numPr>
        <w:ilvl w:val="0"/>
        <w:numId w:val="8"/>
      </w:numPr>
      <w:tabs>
        <w:tab w:val="clear" w:pos="360"/>
        <w:tab w:val="num" w:leader="none" w:pos="720"/>
      </w:tabs>
      <w:suppressAutoHyphens w:val="1"/>
      <w:spacing w:before="120" w:line="1" w:lineRule="atLeast"/>
      <w:ind w:left="720" w:leftChars="-1" w:rightChars="0" w:firstLineChars="-1"/>
      <w:textDirection w:val="btLr"/>
      <w:textAlignment w:val="top"/>
      <w:outlineLvl w:val="6"/>
    </w:pPr>
    <w:rPr>
      <w:rFonts w:ascii="PalmSprings" w:hAnsi="PalmSprings"/>
      <w:snapToGrid w:val="0"/>
      <w:color w:val="000000"/>
      <w:w w:val="100"/>
      <w:position w:val="-1"/>
      <w:sz w:val="28"/>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PalmSprings" w:hAnsi="PalmSprings"/>
      <w:b w:val="1"/>
      <w:noProof w:val="0"/>
      <w:w w:val="100"/>
      <w:position w:val="-1"/>
      <w:sz w:val="48"/>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9"/>
      </w:numPr>
      <w:suppressAutoHyphens w:val="1"/>
      <w:spacing w:after="60" w:before="2880" w:line="1" w:lineRule="atLeast"/>
      <w:ind w:leftChars="-1" w:rightChars="0" w:firstLineChars="-1"/>
      <w:jc w:val="center"/>
      <w:textDirection w:val="btLr"/>
      <w:textAlignment w:val="top"/>
      <w:outlineLvl w:val="8"/>
    </w:pPr>
    <w:rPr>
      <w:rFonts w:ascii="PalmSprings" w:hAnsi="PalmSprings"/>
      <w:b w:val="1"/>
      <w:w w:val="100"/>
      <w:position w:val="-1"/>
      <w:sz w:val="6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LabStep1">
    <w:name w:val="Lab Step 1"/>
    <w:basedOn w:val="Normal"/>
    <w:next w:val="LabStep1"/>
    <w:autoRedefine w:val="0"/>
    <w:hidden w:val="0"/>
    <w:qFormat w:val="0"/>
    <w:pPr>
      <w:numPr>
        <w:ilvl w:val="0"/>
        <w:numId w:val="13"/>
      </w:numPr>
      <w:tabs>
        <w:tab w:val="num" w:leader="none" w:pos="360"/>
      </w:tabs>
      <w:suppressAutoHyphens w:val="1"/>
      <w:spacing w:before="240" w:line="1" w:lineRule="atLeast"/>
      <w:ind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LabStep1.1">
    <w:name w:val="Lab Step 1.1"/>
    <w:basedOn w:val="Normal"/>
    <w:next w:val="LabStep1.1"/>
    <w:autoRedefine w:val="0"/>
    <w:hidden w:val="0"/>
    <w:qFormat w:val="0"/>
    <w:pPr>
      <w:numPr>
        <w:ilvl w:val="0"/>
        <w:numId w:val="15"/>
      </w:numPr>
      <w:tabs>
        <w:tab w:val="clear" w:pos="1080"/>
        <w:tab w:val="num" w:leader="none" w:pos="360"/>
        <w:tab w:val="num" w:leader="none" w:pos="720"/>
      </w:tabs>
      <w:suppressAutoHyphens w:val="1"/>
      <w:spacing w:before="240" w:line="1" w:lineRule="atLeast"/>
      <w:ind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before="120" w:line="1" w:lineRule="atLeast"/>
      <w:ind w:leftChars="-1" w:rightChars="0" w:firstLineChars="-1"/>
      <w:textDirection w:val="btLr"/>
      <w:textAlignment w:val="top"/>
      <w:outlineLvl w:val="0"/>
    </w:pPr>
    <w:rPr>
      <w:rFonts w:ascii="PalmSprings" w:hAnsi="PalmSprings"/>
      <w:b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jc w:val="center"/>
      <w:textDirection w:val="btLr"/>
      <w:textAlignment w:val="top"/>
      <w:outlineLvl w:val="0"/>
    </w:pPr>
    <w:rPr>
      <w:noProof w:val="0"/>
      <w:w w:val="100"/>
      <w:position w:val="-1"/>
      <w:effect w:val="none"/>
      <w:vertAlign w:val="baseline"/>
      <w:cs w:val="0"/>
      <w:em w:val="none"/>
      <w:lang w:bidi="ar-SA" w:eastAsia="en-US" w:val="en-US"/>
    </w:rPr>
  </w:style>
  <w:style w:type="character" w:styleId="PageNumber">
    <w:name w:val="Page Number"/>
    <w:next w:val="PageNumber"/>
    <w:autoRedefine w:val="0"/>
    <w:hidden w:val="0"/>
    <w:qFormat w:val="0"/>
    <w:rPr>
      <w:w w:val="100"/>
      <w:position w:val="-1"/>
      <w:sz w:val="20"/>
      <w:effect w:val="none"/>
      <w:vertAlign w:val="baseline"/>
      <w:cs w:val="0"/>
      <w:em w:val="none"/>
      <w:lang/>
    </w:rPr>
  </w:style>
  <w:style w:type="paragraph" w:styleId="BodyText">
    <w:name w:val="Body Text"/>
    <w:basedOn w:val="Normal"/>
    <w:next w:val="BodyText"/>
    <w:autoRedefine w:val="0"/>
    <w:hidden w:val="0"/>
    <w:qFormat w:val="0"/>
    <w:pPr>
      <w:suppressAutoHyphens w:val="1"/>
      <w:spacing w:after="280" w:before="280" w:line="1" w:lineRule="atLeast"/>
      <w:ind w:leftChars="-1" w:rightChars="0" w:firstLineChars="-1"/>
      <w:textDirection w:val="btLr"/>
      <w:textAlignment w:val="top"/>
      <w:outlineLvl w:val="0"/>
    </w:pPr>
    <w:rPr>
      <w:rFonts w:ascii="PalmSprings" w:hAnsi="PalmSprings"/>
      <w:w w:val="100"/>
      <w:position w:val="-1"/>
      <w:sz w:val="28"/>
      <w:szCs w:val="28"/>
      <w:effect w:val="none"/>
      <w:vertAlign w:val="baseline"/>
      <w:cs w:val="0"/>
      <w:em w:val="none"/>
      <w:lang w:bidi="ar-SA" w:eastAsia="en-US" w:val="en-US"/>
    </w:rPr>
  </w:style>
  <w:style w:type="paragraph" w:styleId="ExCode2">
    <w:name w:val="ExCode 2"/>
    <w:basedOn w:val="Normal"/>
    <w:next w:val="ExCode2"/>
    <w:autoRedefine w:val="0"/>
    <w:hidden w:val="0"/>
    <w:qFormat w:val="0"/>
    <w:pPr>
      <w:suppressAutoHyphens w:val="1"/>
      <w:spacing w:line="1" w:lineRule="atLeast"/>
      <w:ind w:left="360" w:right="144" w:leftChars="-1" w:rightChars="0" w:firstLineChars="-1"/>
      <w:textDirection w:val="btLr"/>
      <w:textAlignment w:val="top"/>
      <w:outlineLvl w:val="0"/>
    </w:pPr>
    <w:rPr>
      <w:rFonts w:ascii="Courier New" w:hAnsi="Courier New"/>
      <w:w w:val="100"/>
      <w:position w:val="-1"/>
      <w:sz w:val="25"/>
      <w:effect w:val="none"/>
      <w:vertAlign w:val="baseline"/>
      <w:cs w:val="0"/>
      <w:em w:val="none"/>
      <w:lang w:bidi="ar-SA" w:eastAsia="en-US" w:val="en-US"/>
    </w:rPr>
  </w:style>
  <w:style w:type="character" w:styleId="ExCode2Char">
    <w:name w:val="ExCode 2 Char"/>
    <w:next w:val="ExCode2Char"/>
    <w:autoRedefine w:val="0"/>
    <w:hidden w:val="0"/>
    <w:qFormat w:val="0"/>
    <w:rPr>
      <w:rFonts w:ascii="Courier New" w:hAnsi="Courier New"/>
      <w:w w:val="100"/>
      <w:position w:val="-1"/>
      <w:sz w:val="25"/>
      <w:effect w:val="none"/>
      <w:vertAlign w:val="baseline"/>
      <w:cs w:val="0"/>
      <w:em w:val="none"/>
      <w:lang/>
    </w:rPr>
  </w:style>
  <w:style w:type="paragraph" w:styleId="WorkbookText">
    <w:name w:val="WorkbookText"/>
    <w:basedOn w:val="Normal"/>
    <w:next w:val="WorkbookText"/>
    <w:autoRedefine w:val="0"/>
    <w:hidden w:val="0"/>
    <w:qFormat w:val="0"/>
    <w:pPr>
      <w:suppressAutoHyphens w:val="1"/>
      <w:spacing w:after="60" w:before="480" w:line="1" w:lineRule="atLeast"/>
      <w:ind w:left="1267" w:right="1267" w:leftChars="-1" w:rightChars="0" w:firstLineChars="-1"/>
      <w:jc w:val="center"/>
      <w:textDirection w:val="btLr"/>
      <w:textAlignment w:val="top"/>
      <w:outlineLvl w:val="0"/>
    </w:pPr>
    <w:rPr>
      <w:rFonts w:ascii="PalmSprings" w:hAnsi="PalmSprings"/>
      <w:b w:val="1"/>
      <w:w w:val="100"/>
      <w:position w:val="-1"/>
      <w:sz w:val="36"/>
      <w:effect w:val="none"/>
      <w:vertAlign w:val="baseline"/>
      <w:cs w:val="0"/>
      <w:em w:val="none"/>
      <w:lang w:bidi="ar-SA" w:eastAsia="en-US" w:val="en-US"/>
    </w:rPr>
  </w:style>
  <w:style w:type="paragraph" w:styleId="ConclusionModHeader">
    <w:name w:val="ConclusionModHeader"/>
    <w:basedOn w:val="Heading1"/>
    <w:next w:val="ConclusionModHeader"/>
    <w:autoRedefine w:val="0"/>
    <w:hidden w:val="0"/>
    <w:qFormat w:val="0"/>
    <w:pPr>
      <w:widowControl w:val="0"/>
      <w:numPr>
        <w:ilvl w:val="0"/>
        <w:numId w:val="6"/>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Version">
    <w:name w:val="Version"/>
    <w:basedOn w:val="Normal"/>
    <w:next w:val="Version"/>
    <w:autoRedefine w:val="0"/>
    <w:hidden w:val="0"/>
    <w:qFormat w:val="0"/>
    <w:pPr>
      <w:suppressAutoHyphens w:val="1"/>
      <w:spacing w:after="60" w:line="1" w:lineRule="atLeast"/>
      <w:ind w:left="1267" w:right="1267" w:leftChars="-1" w:rightChars="0" w:firstLineChars="-1"/>
      <w:jc w:val="center"/>
      <w:textDirection w:val="btLr"/>
      <w:textAlignment w:val="top"/>
      <w:outlineLvl w:val="0"/>
    </w:pPr>
    <w:rPr>
      <w:rFonts w:ascii="PalmSprings" w:hAnsi="PalmSprings"/>
      <w:w w:val="100"/>
      <w:kern w:val="28"/>
      <w:position w:val="-1"/>
      <w:sz w:val="28"/>
      <w:effect w:val="none"/>
      <w:vertAlign w:val="baseline"/>
      <w:cs w:val="0"/>
      <w:em w:val="none"/>
      <w:lang w:bidi="ar-SA" w:eastAsia="en-US" w:val="en-US"/>
    </w:rPr>
  </w:style>
  <w:style w:type="paragraph" w:styleId="Copyright">
    <w:name w:val="Copyright"/>
    <w:basedOn w:val="Normal"/>
    <w:next w:val="Copyright"/>
    <w:autoRedefine w:val="0"/>
    <w:hidden w:val="0"/>
    <w:qFormat w:val="0"/>
    <w:pPr>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paragraph" w:styleId="ExampleText">
    <w:name w:val="Example Text"/>
    <w:basedOn w:val="Normal"/>
    <w:next w:val="ExampleText"/>
    <w:autoRedefine w:val="0"/>
    <w:hidden w:val="0"/>
    <w:qFormat w:val="0"/>
    <w:pPr>
      <w:tabs>
        <w:tab w:val="left" w:leader="none" w:pos="360"/>
      </w:tabs>
      <w:suppressAutoHyphens w:val="1"/>
      <w:spacing w:line="1" w:lineRule="atLeast"/>
      <w:ind w:left="720" w:leftChars="-1" w:rightChars="0" w:firstLineChars="-1"/>
      <w:textDirection w:val="btLr"/>
      <w:textAlignment w:val="top"/>
      <w:outlineLvl w:val="0"/>
    </w:pPr>
    <w:rPr>
      <w:rFonts w:ascii="PalmSprings" w:hAnsi="PalmSprings"/>
      <w:w w:val="100"/>
      <w:position w:val="-1"/>
      <w:sz w:val="24"/>
      <w:effect w:val="none"/>
      <w:vertAlign w:val="baseline"/>
      <w:cs w:val="0"/>
      <w:em w:val="none"/>
      <w:lang w:bidi="ar-SA" w:eastAsia="en-US" w:val="en-US"/>
    </w:rPr>
  </w:style>
  <w:style w:type="character" w:styleId="Code(inline)">
    <w:name w:val="Code (inline)"/>
    <w:next w:val="Code(inline)"/>
    <w:autoRedefine w:val="0"/>
    <w:hidden w:val="0"/>
    <w:qFormat w:val="0"/>
    <w:rPr>
      <w:rFonts w:ascii="Courier New" w:hAnsi="Courier New"/>
      <w:w w:val="100"/>
      <w:position w:val="-1"/>
      <w:effect w:val="none"/>
      <w:vertAlign w:val="baseline"/>
      <w:cs w:val="0"/>
      <w:em w:val="none"/>
      <w:lang/>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paragraph" w:styleId="Bibliography">
    <w:name w:val="Bibliography"/>
    <w:basedOn w:val="ExampleText"/>
    <w:next w:val="Bibliography"/>
    <w:autoRedefine w:val="0"/>
    <w:hidden w:val="0"/>
    <w:qFormat w:val="0"/>
    <w:pPr>
      <w:tabs>
        <w:tab w:val="left" w:leader="none" w:pos="360"/>
      </w:tabs>
      <w:suppressAutoHyphens w:val="1"/>
      <w:spacing w:after="240" w:before="240" w:line="1" w:lineRule="atLeast"/>
      <w:ind w:left="360" w:leftChars="-1" w:rightChars="0" w:hanging="360" w:firstLineChars="-1"/>
      <w:textDirection w:val="btLr"/>
      <w:textAlignment w:val="top"/>
      <w:outlineLvl w:val="0"/>
    </w:pPr>
    <w:rPr>
      <w:rFonts w:ascii="PalmSprings" w:hAnsi="PalmSprings"/>
      <w:w w:val="100"/>
      <w:position w:val="-1"/>
      <w:sz w:val="24"/>
      <w:effect w:val="none"/>
      <w:vertAlign w:val="baseline"/>
      <w:cs w:val="0"/>
      <w:em w:val="none"/>
      <w:lang w:bidi="ar-SA" w:eastAsia="en-US" w:val="en-US"/>
    </w:rPr>
  </w:style>
  <w:style w:type="paragraph" w:styleId="StyleSynopsis+Italic">
    <w:name w:val="Style Synopsis + Italic"/>
    <w:basedOn w:val="Normal"/>
    <w:next w:val="StyleSynopsis+Italic"/>
    <w:autoRedefine w:val="0"/>
    <w:hidden w:val="0"/>
    <w:qFormat w:val="0"/>
    <w:pPr>
      <w:suppressAutoHyphens w:val="1"/>
      <w:spacing w:before="120" w:line="1" w:lineRule="atLeast"/>
      <w:ind w:left="3240" w:right="144" w:leftChars="-1" w:rightChars="0" w:hanging="2880" w:firstLineChars="-1"/>
      <w:textDirection w:val="btLr"/>
      <w:textAlignment w:val="top"/>
      <w:outlineLvl w:val="0"/>
    </w:pPr>
    <w:rPr>
      <w:rFonts w:ascii="Courier New" w:hAnsi="Courier New"/>
      <w:iCs w:val="1"/>
      <w:w w:val="100"/>
      <w:position w:val="-1"/>
      <w:sz w:val="32"/>
      <w:effect w:val="none"/>
      <w:vertAlign w:val="baseline"/>
      <w:cs w:val="0"/>
      <w:em w:val="none"/>
      <w:lang w:bidi="ar-SA" w:eastAsia="en-US" w:val="en-US"/>
    </w:rPr>
  </w:style>
  <w:style w:type="character" w:styleId="StyleSynopsis+ItalicChar">
    <w:name w:val="Style Synopsis + Italic Char"/>
    <w:next w:val="StyleSynopsis+ItalicChar"/>
    <w:autoRedefine w:val="0"/>
    <w:hidden w:val="0"/>
    <w:qFormat w:val="0"/>
    <w:rPr>
      <w:rFonts w:ascii="Courier New" w:hAnsi="Courier New"/>
      <w:i w:val="1"/>
      <w:iCs w:val="1"/>
      <w:w w:val="100"/>
      <w:position w:val="-1"/>
      <w:sz w:val="32"/>
      <w:effect w:val="none"/>
      <w:vertAlign w:val="baseline"/>
      <w:cs w:val="0"/>
      <w:em w:val="none"/>
      <w:lang w:bidi="ar-SA" w:eastAsia="en-US" w:val="en-US"/>
    </w:rPr>
  </w:style>
  <w:style w:type="paragraph" w:styleId="CourseConclusion">
    <w:name w:val="CourseConclusion"/>
    <w:basedOn w:val="Heading1"/>
    <w:next w:val="CourseConclusion"/>
    <w:autoRedefine w:val="0"/>
    <w:hidden w:val="0"/>
    <w:qFormat w:val="0"/>
    <w:pPr>
      <w:widowControl w:val="0"/>
      <w:numPr>
        <w:ilvl w:val="0"/>
        <w:numId w:val="0"/>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TOC-Header">
    <w:name w:val="TOC - Header"/>
    <w:basedOn w:val="Heading8"/>
    <w:next w:val="TOC-Header"/>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PalmSprings" w:hAnsi="PalmSprings"/>
      <w:b w:val="1"/>
      <w:noProof w:val="0"/>
      <w:w w:val="100"/>
      <w:position w:val="-1"/>
      <w:sz w:val="48"/>
      <w:effect w:val="none"/>
      <w:vertAlign w:val="baseline"/>
      <w:cs w:val="0"/>
      <w:em w:val="none"/>
      <w:lang w:bidi="ar-SA" w:eastAsia="en-US" w:val="en-US"/>
    </w:rPr>
  </w:style>
  <w:style w:type="paragraph" w:styleId="TOC1">
    <w:name w:val="TOC 1"/>
    <w:basedOn w:val="Normal"/>
    <w:next w:val="Normal"/>
    <w:autoRedefine w:val="0"/>
    <w:hidden w:val="0"/>
    <w:qFormat w:val="0"/>
    <w:pPr>
      <w:tabs>
        <w:tab w:val="right" w:leader="dot" w:pos="9360"/>
      </w:tabs>
      <w:suppressAutoHyphens w:val="1"/>
      <w:spacing w:before="120" w:line="1" w:lineRule="atLeast"/>
      <w:ind w:leftChars="-1" w:rightChars="0" w:firstLineChars="-1"/>
      <w:textDirection w:val="btLr"/>
      <w:textAlignment w:val="top"/>
      <w:outlineLvl w:val="0"/>
    </w:pPr>
    <w:rPr>
      <w:rFonts w:ascii="PalmSprings" w:hAnsi="PalmSprings"/>
      <w:b w:val="1"/>
      <w:noProof w:val="1"/>
      <w:w w:val="100"/>
      <w:position w:val="-1"/>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before="60" w:line="1" w:lineRule="atLeast"/>
      <w:ind w:left="144" w:leftChars="-1" w:rightChars="0" w:firstLineChars="-1"/>
      <w:textDirection w:val="btLr"/>
      <w:textAlignment w:val="top"/>
      <w:outlineLvl w:val="0"/>
    </w:pPr>
    <w:rPr>
      <w:rFonts w:ascii="PalmSprings" w:hAnsi="PalmSprings"/>
      <w:noProof w:val="1"/>
      <w:w w:val="100"/>
      <w:position w:val="-1"/>
      <w:effect w:val="none"/>
      <w:vertAlign w:val="baseline"/>
      <w:cs w:val="0"/>
      <w:em w:val="none"/>
      <w:lang w:bidi="ar-SA" w:eastAsia="und" w:val="und"/>
    </w:rPr>
  </w:style>
  <w:style w:type="paragraph" w:styleId="TOC3">
    <w:name w:val="TOC 3"/>
    <w:basedOn w:val="Normal"/>
    <w:next w:val="Normal"/>
    <w:autoRedefine w:val="0"/>
    <w:hidden w:val="0"/>
    <w:qFormat w:val="0"/>
    <w:pPr>
      <w:tabs>
        <w:tab w:val="right" w:leader="dot" w:pos="9360"/>
      </w:tabs>
      <w:suppressAutoHyphens w:val="1"/>
      <w:spacing w:line="1" w:lineRule="atLeast"/>
      <w:ind w:left="288" w:leftChars="-1" w:rightChars="0" w:firstLineChars="-1"/>
      <w:textDirection w:val="btLr"/>
      <w:textAlignment w:val="top"/>
      <w:outlineLvl w:val="0"/>
    </w:pPr>
    <w:rPr>
      <w:rFonts w:ascii="PalmSprings" w:hAnsi="PalmSprings"/>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ModSummaryTitle">
    <w:name w:val="ModSummary Title"/>
    <w:basedOn w:val="Heading3"/>
    <w:next w:val="ModSummaryTitle"/>
    <w:autoRedefine w:val="0"/>
    <w:hidden w:val="0"/>
    <w:qFormat w:val="0"/>
    <w:pPr>
      <w:keepNext w:val="1"/>
      <w:pageBreakBefore w:val="1"/>
      <w:pBdr>
        <w:bottom w:color="auto" w:space="12" w:sz="12" w:val="single"/>
      </w:pBdr>
      <w:tabs>
        <w:tab w:val="left" w:leader="none" w:pos="360"/>
        <w:tab w:val="left" w:leader="none" w:pos="720"/>
        <w:tab w:val="left" w:leader="none" w:pos="1080"/>
      </w:tabs>
      <w:suppressAutoHyphens w:val="1"/>
      <w:spacing w:after="200" w:line="1" w:lineRule="atLeast"/>
      <w:ind w:leftChars="-1" w:rightChars="0" w:firstLineChars="-1"/>
      <w:jc w:val="center"/>
      <w:textDirection w:val="btLr"/>
      <w:textAlignment w:val="top"/>
      <w:outlineLvl w:val="2"/>
    </w:pPr>
    <w:rPr>
      <w:rFonts w:ascii="Switzerland" w:hAnsi="Switzerland"/>
      <w:b w:val="1"/>
      <w:w w:val="100"/>
      <w:position w:val="-1"/>
      <w:sz w:val="48"/>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Appendix">
    <w:name w:val="Appendix"/>
    <w:basedOn w:val="Heading1"/>
    <w:next w:val="Appendix"/>
    <w:autoRedefine w:val="0"/>
    <w:hidden w:val="0"/>
    <w:qFormat w:val="0"/>
    <w:pPr>
      <w:widowControl w:val="0"/>
      <w:numPr>
        <w:ilvl w:val="0"/>
        <w:numId w:val="7"/>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none"/>
      <w:effect w:val="none"/>
      <w:vertAlign w:val="baseline"/>
      <w:cs w:val="0"/>
      <w:em w:val="none"/>
      <w:lang/>
    </w:rPr>
  </w:style>
  <w:style w:type="paragraph" w:styleId="URL">
    <w:name w:val="URL"/>
    <w:basedOn w:val="Normal"/>
    <w:next w:val="URL"/>
    <w:autoRedefine w:val="0"/>
    <w:hidden w:val="0"/>
    <w:qFormat w:val="0"/>
    <w:pPr>
      <w:suppressAutoHyphens w:val="1"/>
      <w:spacing w:before="240" w:line="1" w:lineRule="atLeast"/>
      <w:ind w:left="720" w:leftChars="-1" w:rightChars="0" w:hanging="720" w:firstLineChars="-1"/>
      <w:textDirection w:val="btLr"/>
      <w:textAlignment w:val="top"/>
      <w:outlineLvl w:val="0"/>
    </w:pPr>
    <w:rPr>
      <w:rFonts w:ascii="Courier New" w:hAnsi="Courier New"/>
      <w:w w:val="100"/>
      <w:position w:val="-1"/>
      <w:sz w:val="24"/>
      <w:effect w:val="none"/>
      <w:vertAlign w:val="baseline"/>
      <w:cs w:val="0"/>
      <w:em w:val="none"/>
      <w:lang w:bidi="ar-SA" w:eastAsia="en-US" w:val="en-US"/>
    </w:rPr>
  </w:style>
  <w:style w:type="paragraph" w:styleId="ExBoxLevel2">
    <w:name w:val="ExBox Level 2"/>
    <w:basedOn w:val="Normal"/>
    <w:next w:val="ExBoxLevel2"/>
    <w:autoRedefine w:val="0"/>
    <w:hidden w:val="0"/>
    <w:qFormat w:val="0"/>
    <w:pPr>
      <w:pBdr>
        <w:top w:color="auto" w:space="1" w:sz="18" w:val="single"/>
        <w:left w:color="auto" w:space="5" w:sz="18" w:val="single"/>
        <w:bottom w:color="auto" w:space="1" w:sz="18" w:val="single"/>
        <w:right w:color="auto" w:space="6" w:sz="18" w:val="single"/>
      </w:pBdr>
      <w:suppressAutoHyphens w:val="1"/>
      <w:spacing w:after="300" w:before="360" w:line="1" w:lineRule="atLeast"/>
      <w:ind w:left="547" w:right="8107" w:leftChars="-1" w:rightChars="0" w:firstLineChars="-1"/>
      <w:textDirection w:val="btLr"/>
      <w:textAlignment w:val="top"/>
      <w:outlineLvl w:val="0"/>
    </w:pPr>
    <w:rPr>
      <w:rFonts w:ascii="PalmSprings" w:hAnsi="PalmSprings"/>
      <w:b w:val="1"/>
      <w:w w:val="100"/>
      <w:position w:val="-1"/>
      <w:sz w:val="36"/>
      <w:effect w:val="none"/>
      <w:vertAlign w:val="baseline"/>
      <w:cs w:val="0"/>
      <w:em w:val="none"/>
      <w:lang w:bidi="ar-SA" w:eastAsia="en-US" w:val="en-US"/>
    </w:rPr>
  </w:style>
  <w:style w:type="paragraph" w:styleId="Section">
    <w:name w:val="Section"/>
    <w:basedOn w:val="Normal"/>
    <w:next w:val="Section"/>
    <w:autoRedefine w:val="0"/>
    <w:hidden w:val="0"/>
    <w:qFormat w:val="0"/>
    <w:pPr>
      <w:suppressAutoHyphens w:val="1"/>
      <w:spacing w:before="3000" w:line="1" w:lineRule="atLeast"/>
      <w:ind w:leftChars="-1" w:rightChars="0" w:firstLineChars="-1"/>
      <w:jc w:val="center"/>
      <w:textDirection w:val="btLr"/>
      <w:textAlignment w:val="top"/>
      <w:outlineLvl w:val="0"/>
    </w:pPr>
    <w:rPr>
      <w:rFonts w:ascii="PalmSprings" w:hAnsi="PalmSprings"/>
      <w:w w:val="100"/>
      <w:position w:val="-1"/>
      <w:sz w:val="48"/>
      <w:effect w:val="none"/>
      <w:vertAlign w:val="baseline"/>
      <w:cs w:val="0"/>
      <w:em w:val="none"/>
      <w:lang w:bidi="ar-SA" w:eastAsia="en-US" w:val="en-US"/>
    </w:rPr>
  </w:style>
  <w:style w:type="paragraph" w:styleId="CourseTitle">
    <w:name w:val="Course Title"/>
    <w:basedOn w:val="Normal"/>
    <w:next w:val="CourseTitle"/>
    <w:autoRedefine w:val="0"/>
    <w:hidden w:val="0"/>
    <w:qFormat w:val="0"/>
    <w:pPr>
      <w:suppressAutoHyphens w:val="1"/>
      <w:spacing w:before="2160" w:line="1" w:lineRule="atLeast"/>
      <w:ind w:left="187" w:leftChars="-1" w:rightChars="0" w:firstLineChars="-1"/>
      <w:jc w:val="center"/>
      <w:textDirection w:val="btLr"/>
      <w:textAlignment w:val="top"/>
      <w:outlineLvl w:val="0"/>
    </w:pPr>
    <w:rPr>
      <w:rFonts w:ascii="PalmSprings" w:hAnsi="PalmSprings"/>
      <w:b w:val="1"/>
      <w:bCs w:val="1"/>
      <w:w w:val="100"/>
      <w:position w:val="-1"/>
      <w:sz w:val="72"/>
      <w:effect w:val="none"/>
      <w:vertAlign w:val="baseline"/>
      <w:cs w:val="0"/>
      <w:em w:val="none"/>
      <w:lang w:bidi="ar-SA" w:eastAsia="en-US" w:val="en-US"/>
    </w:rPr>
  </w:style>
  <w:style w:type="paragraph" w:styleId="PlainText0">
    <w:name w:val="PlainText"/>
    <w:basedOn w:val="Normal"/>
    <w:next w:val="PlainText0"/>
    <w:autoRedefine w:val="0"/>
    <w:hidden w:val="0"/>
    <w:qFormat w:val="0"/>
    <w:pPr>
      <w:suppressAutoHyphens w:val="1"/>
      <w:spacing w:before="120" w:line="1" w:lineRule="atLeast"/>
      <w:ind w:left="360" w:leftChars="-1" w:rightChars="0" w:firstLineChars="-1"/>
      <w:textDirection w:val="btLr"/>
      <w:textAlignment w:val="top"/>
      <w:outlineLvl w:val="0"/>
    </w:pPr>
    <w:rPr>
      <w:rFonts w:ascii="PalmSprings" w:hAnsi="PalmSprings"/>
      <w:w w:val="100"/>
      <w:position w:val="-1"/>
      <w:sz w:val="32"/>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2">
    <w:name w:val="Index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4">
    <w:name w:val="Index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5">
    <w:name w:val="Index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6">
    <w:name w:val="Index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7">
    <w:name w:val="Index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8">
    <w:name w:val="Index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9">
    <w:name w:val="Index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ListBullet">
    <w:name w:val="List Bullet"/>
    <w:basedOn w:val="Normal"/>
    <w:next w:val="ListBullet"/>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2">
    <w:name w:val="List Bullet 2"/>
    <w:basedOn w:val="Normal"/>
    <w:next w:val="ListBullet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3">
    <w:name w:val="List Bullet 3"/>
    <w:basedOn w:val="Normal"/>
    <w:next w:val="ListBullet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4">
    <w:name w:val="List Bullet 4"/>
    <w:basedOn w:val="Normal"/>
    <w:next w:val="ListBullet4"/>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5">
    <w:name w:val="List Bullet 5"/>
    <w:basedOn w:val="Normal"/>
    <w:next w:val="ListBullet5"/>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Continue">
    <w:name w:val="List Continue"/>
    <w:basedOn w:val="Normal"/>
    <w:next w:val="ListContinue"/>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ExBoxLevel1">
    <w:name w:val="ExBox Level 1"/>
    <w:basedOn w:val="ExBoxLevel2"/>
    <w:next w:val="ExBoxLevel1"/>
    <w:autoRedefine w:val="0"/>
    <w:hidden w:val="0"/>
    <w:qFormat w:val="0"/>
    <w:pPr>
      <w:pBdr>
        <w:top w:color="auto" w:space="1" w:sz="18" w:val="single"/>
        <w:left w:color="auto" w:space="5" w:sz="18" w:val="single"/>
        <w:bottom w:color="auto" w:space="1" w:sz="18" w:val="single"/>
        <w:right w:color="auto" w:space="6" w:sz="18" w:val="single"/>
      </w:pBdr>
      <w:suppressAutoHyphens w:val="1"/>
      <w:spacing w:after="300" w:before="360" w:line="1" w:lineRule="atLeast"/>
      <w:ind w:left="180" w:right="8370" w:leftChars="-1" w:rightChars="0" w:firstLineChars="-1"/>
      <w:textDirection w:val="btLr"/>
      <w:textAlignment w:val="top"/>
      <w:outlineLvl w:val="0"/>
    </w:pPr>
    <w:rPr>
      <w:rFonts w:ascii="PalmSprings" w:hAnsi="PalmSprings"/>
      <w:b w:val="1"/>
      <w:bCs w:val="1"/>
      <w:w w:val="100"/>
      <w:position w:val="-1"/>
      <w:sz w:val="36"/>
      <w:effect w:val="none"/>
      <w:vertAlign w:val="baseline"/>
      <w:cs w:val="0"/>
      <w:em w:val="none"/>
      <w:lang w:bidi="ar-SA" w:eastAsia="en-US" w:val="en-US"/>
    </w:rPr>
  </w:style>
  <w:style w:type="paragraph" w:styleId="ExCode1">
    <w:name w:val="ExCode 1"/>
    <w:basedOn w:val="ExCode2"/>
    <w:next w:val="ExCode1"/>
    <w:autoRedefine w:val="0"/>
    <w:hidden w:val="0"/>
    <w:qFormat w:val="0"/>
    <w:pPr>
      <w:suppressAutoHyphens w:val="1"/>
      <w:spacing w:line="1" w:lineRule="atLeast"/>
      <w:ind w:left="0" w:right="144" w:leftChars="-1" w:rightChars="0" w:firstLineChars="-1"/>
      <w:textDirection w:val="btLr"/>
      <w:textAlignment w:val="top"/>
      <w:outlineLvl w:val="0"/>
    </w:pPr>
    <w:rPr>
      <w:rFonts w:ascii="Courier New" w:hAnsi="Courier New"/>
      <w:w w:val="100"/>
      <w:position w:val="-1"/>
      <w:sz w:val="25"/>
      <w:effect w:val="none"/>
      <w:vertAlign w:val="baseline"/>
      <w:cs w:val="0"/>
      <w:em w:val="none"/>
      <w:lang w:bidi="ar-SA" w:eastAsia="en-US" w:val="en-US"/>
    </w:rPr>
  </w:style>
  <w:style w:type="paragraph" w:styleId="StyleSynopsis+NotItalic">
    <w:name w:val="Style Synopsis + Not Italic"/>
    <w:basedOn w:val="Normal"/>
    <w:next w:val="Normal"/>
    <w:autoRedefine w:val="0"/>
    <w:hidden w:val="0"/>
    <w:qFormat w:val="0"/>
    <w:pPr>
      <w:suppressAutoHyphens w:val="1"/>
      <w:spacing w:before="120" w:line="1" w:lineRule="atLeast"/>
      <w:ind w:left="3240" w:right="144" w:leftChars="-1" w:rightChars="0" w:hanging="2880" w:firstLineChars="-1"/>
      <w:textDirection w:val="btLr"/>
      <w:textAlignment w:val="top"/>
      <w:outlineLvl w:val="0"/>
    </w:pPr>
    <w:rPr>
      <w:rFonts w:ascii="Courier New" w:hAnsi="Courier New"/>
      <w:w w:val="100"/>
      <w:position w:val="-1"/>
      <w:sz w:val="32"/>
      <w:effect w:val="none"/>
      <w:vertAlign w:val="baseline"/>
      <w:cs w:val="0"/>
      <w:em w:val="none"/>
      <w:lang w:bidi="ar-SA" w:eastAsia="en-US" w:val="en-US"/>
    </w:rPr>
  </w:style>
  <w:style w:type="character" w:styleId="StyleSynopsis+NotItalicChar">
    <w:name w:val="Style Synopsis + Not Italic Char"/>
    <w:next w:val="StyleSynopsis+NotItalicChar"/>
    <w:autoRedefine w:val="0"/>
    <w:hidden w:val="0"/>
    <w:qFormat w:val="0"/>
    <w:rPr>
      <w:rFonts w:ascii="Courier New" w:hAnsi="Courier New"/>
      <w:i w:val="1"/>
      <w:w w:val="100"/>
      <w:position w:val="-1"/>
      <w:sz w:val="32"/>
      <w:effect w:val="none"/>
      <w:vertAlign w:val="baseline"/>
      <w:cs w:val="0"/>
      <w:em w:val="none"/>
      <w:lang w:bidi="ar-SA" w:eastAsia="en-US" w:val="en-US"/>
    </w:rPr>
  </w:style>
  <w:style w:type="paragraph" w:styleId="LabTitle">
    <w:name w:val="Lab Title"/>
    <w:basedOn w:val="PlainText"/>
    <w:next w:val="LabTitle"/>
    <w:autoRedefine w:val="0"/>
    <w:hidden w:val="0"/>
    <w:qFormat w:val="0"/>
    <w:pPr>
      <w:suppressAutoHyphens w:val="1"/>
      <w:spacing w:line="1" w:lineRule="atLeast"/>
      <w:ind w:leftChars="-1" w:rightChars="0" w:firstLineChars="-1"/>
      <w:textDirection w:val="btLr"/>
      <w:textAlignment w:val="top"/>
      <w:outlineLvl w:val="0"/>
    </w:pPr>
    <w:rPr>
      <w:rFonts w:ascii="PalmSprings" w:cs="Courier New" w:hAnsi="PalmSprings"/>
      <w:b w:val="1"/>
      <w:w w:val="100"/>
      <w:position w:val="-1"/>
      <w:sz w:val="32"/>
      <w:u w:val="single"/>
      <w:effect w:val="none"/>
      <w:vertAlign w:val="baseline"/>
      <w:cs w:val="0"/>
      <w:em w:val="none"/>
      <w:lang w:bidi="ar-SA" w:eastAsia="en-US" w:val="en-US"/>
    </w:rPr>
  </w:style>
  <w:style w:type="paragraph" w:styleId="PlainText">
    <w:name w:val="Plain Text"/>
    <w:basedOn w:val="Normal"/>
    <w:next w:val="PlainText"/>
    <w:autoRedefine w:val="0"/>
    <w:hidden w:val="0"/>
    <w:qFormat w:val="1"/>
    <w:pPr>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character" w:styleId="PlainTextChar">
    <w:name w:val="Plain Text Char"/>
    <w:next w:val="PlainTextChar"/>
    <w:autoRedefine w:val="0"/>
    <w:hidden w:val="0"/>
    <w:qFormat w:val="0"/>
    <w:rPr>
      <w:rFonts w:ascii="Courier New" w:cs="Courier New" w:hAnsi="Courier New"/>
      <w:w w:val="100"/>
      <w:position w:val="-1"/>
      <w:effect w:val="none"/>
      <w:vertAlign w:val="baseline"/>
      <w:cs w:val="0"/>
      <w:em w:val="none"/>
      <w:lang/>
    </w:rPr>
  </w:style>
  <w:style w:type="paragraph" w:styleId="LabText">
    <w:name w:val="Lab Text"/>
    <w:basedOn w:val="ExampleText"/>
    <w:next w:val="LabText"/>
    <w:autoRedefine w:val="0"/>
    <w:hidden w:val="0"/>
    <w:qFormat w:val="0"/>
    <w:pPr>
      <w:tabs>
        <w:tab w:val="left" w:leader="none" w:pos="360"/>
      </w:tabs>
      <w:suppressAutoHyphens w:val="1"/>
      <w:spacing w:before="240" w:line="1" w:lineRule="atLeast"/>
      <w:ind w:left="0"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keyword">
    <w:name w:val="keyword"/>
    <w:next w:val="keyword"/>
    <w:autoRedefine w:val="0"/>
    <w:hidden w:val="0"/>
    <w:qFormat w:val="0"/>
    <w:rPr>
      <w:w w:val="100"/>
      <w:position w:val="-1"/>
      <w:effect w:val="none"/>
      <w:vertAlign w:val="baseline"/>
      <w:cs w:val="0"/>
      <w:em w:val="none"/>
      <w:lang/>
    </w:rPr>
  </w:style>
  <w:style w:type="character" w:styleId="number">
    <w:name w:val="number"/>
    <w:next w:val="numbe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Heading3Char">
    <w:name w:val="Heading 3 Char"/>
    <w:next w:val="Heading3Char"/>
    <w:autoRedefine w:val="0"/>
    <w:hidden w:val="0"/>
    <w:qFormat w:val="0"/>
    <w:rPr>
      <w:rFonts w:ascii="Switzerland" w:hAnsi="Switzerland"/>
      <w:b w:val="1"/>
      <w:w w:val="100"/>
      <w:position w:val="-1"/>
      <w:sz w:val="48"/>
      <w:effect w:val="none"/>
      <w:vertAlign w:val="baseline"/>
      <w:cs w:val="0"/>
      <w:em w:val="none"/>
      <w:lang/>
    </w:rPr>
  </w:style>
  <w:style w:type="character" w:styleId="Heading4Char">
    <w:name w:val="Heading 4 Char"/>
    <w:next w:val="Heading4Char"/>
    <w:autoRedefine w:val="0"/>
    <w:hidden w:val="0"/>
    <w:qFormat w:val="0"/>
    <w:rPr>
      <w:rFonts w:ascii="PalmSprings" w:cs="Courier New" w:hAnsi="PalmSprings"/>
      <w:b w:val="1"/>
      <w:w w:val="100"/>
      <w:position w:val="-1"/>
      <w:sz w:val="36"/>
      <w:effect w:val="none"/>
      <w:vertAlign w:val="baseline"/>
      <w:cs w:val="0"/>
      <w:em w:val="none"/>
      <w:lang/>
    </w:rPr>
  </w:style>
  <w:style w:type="character" w:styleId="pl-k">
    <w:name w:val="pl-k"/>
    <w:next w:val="pl-k"/>
    <w:autoRedefine w:val="0"/>
    <w:hidden w:val="0"/>
    <w:qFormat w:val="0"/>
    <w:rPr>
      <w:w w:val="100"/>
      <w:position w:val="-1"/>
      <w:effect w:val="none"/>
      <w:vertAlign w:val="baseline"/>
      <w:cs w:val="0"/>
      <w:em w:val="none"/>
      <w:lang/>
    </w:rPr>
  </w:style>
  <w:style w:type="character" w:styleId="pl-en">
    <w:name w:val="pl-en"/>
    <w:next w:val="pl-en"/>
    <w:autoRedefine w:val="0"/>
    <w:hidden w:val="0"/>
    <w:qFormat w:val="0"/>
    <w:rPr>
      <w:w w:val="100"/>
      <w:position w:val="-1"/>
      <w:effect w:val="none"/>
      <w:vertAlign w:val="baseline"/>
      <w:cs w:val="0"/>
      <w:em w:val="none"/>
      <w:lang/>
    </w:rPr>
  </w:style>
  <w:style w:type="character" w:styleId="pl-c">
    <w:name w:val="pl-c"/>
    <w:next w:val="pl-c"/>
    <w:autoRedefine w:val="0"/>
    <w:hidden w:val="0"/>
    <w:qFormat w:val="0"/>
    <w:rPr>
      <w:w w:val="100"/>
      <w:position w:val="-1"/>
      <w:effect w:val="none"/>
      <w:vertAlign w:val="baseline"/>
      <w:cs w:val="0"/>
      <w:em w:val="none"/>
      <w:lang/>
    </w:rPr>
  </w:style>
  <w:style w:type="character" w:styleId="pl-smi">
    <w:name w:val="pl-smi"/>
    <w:next w:val="pl-smi"/>
    <w:autoRedefine w:val="0"/>
    <w:hidden w:val="0"/>
    <w:qFormat w:val="0"/>
    <w:rPr>
      <w:w w:val="100"/>
      <w:position w:val="-1"/>
      <w:effect w:val="none"/>
      <w:vertAlign w:val="baseline"/>
      <w:cs w:val="0"/>
      <w:em w:val="none"/>
      <w:lang/>
    </w:rPr>
  </w:style>
  <w:style w:type="character" w:styleId="pl-v">
    <w:name w:val="pl-v"/>
    <w:next w:val="pl-v"/>
    <w:autoRedefine w:val="0"/>
    <w:hidden w:val="0"/>
    <w:qFormat w:val="0"/>
    <w:rPr>
      <w:w w:val="100"/>
      <w:position w:val="-1"/>
      <w:effect w:val="none"/>
      <w:vertAlign w:val="baseline"/>
      <w:cs w:val="0"/>
      <w:em w:val="none"/>
      <w:lang/>
    </w:rPr>
  </w:style>
  <w:style w:type="character" w:styleId="pl-c1">
    <w:name w:val="pl-c1"/>
    <w:next w:val="pl-c1"/>
    <w:autoRedefine w:val="0"/>
    <w:hidden w:val="0"/>
    <w:qFormat w:val="0"/>
    <w:rPr>
      <w:w w:val="100"/>
      <w:position w:val="-1"/>
      <w:effect w:val="none"/>
      <w:vertAlign w:val="baseline"/>
      <w:cs w:val="0"/>
      <w:em w:val="none"/>
      <w:lang/>
    </w:rPr>
  </w:style>
  <w:style w:type="character" w:styleId="pl-s">
    <w:name w:val="pl-s"/>
    <w:next w:val="pl-s"/>
    <w:autoRedefine w:val="0"/>
    <w:hidden w:val="0"/>
    <w:qFormat w:val="0"/>
    <w:rPr>
      <w:w w:val="100"/>
      <w:position w:val="-1"/>
      <w:effect w:val="none"/>
      <w:vertAlign w:val="baseline"/>
      <w:cs w:val="0"/>
      <w:em w:val="none"/>
      <w:lang/>
    </w:rPr>
  </w:style>
  <w:style w:type="character" w:styleId="pl-pds">
    <w:name w:val="pl-pds"/>
    <w:next w:val="pl-pds"/>
    <w:autoRedefine w:val="0"/>
    <w:hidden w:val="0"/>
    <w:qFormat w:val="0"/>
    <w:rPr>
      <w:w w:val="100"/>
      <w:position w:val="-1"/>
      <w:effect w:val="none"/>
      <w:vertAlign w:val="baseline"/>
      <w:cs w:val="0"/>
      <w:em w:val="none"/>
      <w:lang/>
    </w:rPr>
  </w:style>
  <w:style w:type="character" w:styleId="pl-token">
    <w:name w:val="pl-token"/>
    <w:next w:val="pl-token"/>
    <w:autoRedefine w:val="0"/>
    <w:hidden w:val="0"/>
    <w:qFormat w:val="0"/>
    <w:rPr>
      <w:w w:val="100"/>
      <w:position w:val="-1"/>
      <w:effect w:val="none"/>
      <w:vertAlign w:val="baseline"/>
      <w:cs w:val="0"/>
      <w:em w:val="none"/>
      <w:lang/>
    </w:rPr>
  </w:style>
  <w:style w:type="character" w:styleId="hljs-keyword">
    <w:name w:val="hljs-keyword"/>
    <w:next w:val="hljs-keyword"/>
    <w:autoRedefine w:val="0"/>
    <w:hidden w:val="0"/>
    <w:qFormat w:val="0"/>
    <w:rPr>
      <w:w w:val="100"/>
      <w:position w:val="-1"/>
      <w:effect w:val="none"/>
      <w:vertAlign w:val="baseline"/>
      <w:cs w:val="0"/>
      <w:em w:val="none"/>
      <w:lang/>
    </w:rPr>
  </w:style>
  <w:style w:type="character" w:styleId="kwd">
    <w:name w:val="kwd"/>
    <w:next w:val="kwd"/>
    <w:autoRedefine w:val="0"/>
    <w:hidden w:val="0"/>
    <w:qFormat w:val="0"/>
    <w:rPr>
      <w:w w:val="100"/>
      <w:position w:val="-1"/>
      <w:effect w:val="none"/>
      <w:vertAlign w:val="baseline"/>
      <w:cs w:val="0"/>
      <w:em w:val="none"/>
      <w:lang/>
    </w:rPr>
  </w:style>
  <w:style w:type="character" w:styleId="pln">
    <w:name w:val="pln"/>
    <w:next w:val="pln"/>
    <w:autoRedefine w:val="0"/>
    <w:hidden w:val="0"/>
    <w:qFormat w:val="0"/>
    <w:rPr>
      <w:w w:val="100"/>
      <w:position w:val="-1"/>
      <w:effect w:val="none"/>
      <w:vertAlign w:val="baseline"/>
      <w:cs w:val="0"/>
      <w:em w:val="none"/>
      <w:lang/>
    </w:rPr>
  </w:style>
  <w:style w:type="character" w:styleId="pun">
    <w:name w:val="pun"/>
    <w:next w:val="pun"/>
    <w:autoRedefine w:val="0"/>
    <w:hidden w:val="0"/>
    <w:qFormat w:val="0"/>
    <w:rPr>
      <w:w w:val="100"/>
      <w:position w:val="-1"/>
      <w:effect w:val="none"/>
      <w:vertAlign w:val="baseline"/>
      <w:cs w:val="0"/>
      <w:em w:val="none"/>
      <w:lang/>
    </w:rPr>
  </w:style>
  <w:style w:type="character" w:styleId="typ">
    <w:name w:val="typ"/>
    <w:next w:val="typ"/>
    <w:autoRedefine w:val="0"/>
    <w:hidden w:val="0"/>
    <w:qFormat w:val="0"/>
    <w:rPr>
      <w:w w:val="100"/>
      <w:position w:val="-1"/>
      <w:effect w:val="none"/>
      <w:vertAlign w:val="baseline"/>
      <w:cs w:val="0"/>
      <w:em w:val="none"/>
      <w:lang/>
    </w:rPr>
  </w:style>
  <w:style w:type="character" w:styleId="str">
    <w:name w:val="str"/>
    <w:next w:val="str"/>
    <w:autoRedefine w:val="0"/>
    <w:hidden w:val="0"/>
    <w:qFormat w:val="0"/>
    <w:rPr>
      <w:w w:val="100"/>
      <w:position w:val="-1"/>
      <w:effect w:val="none"/>
      <w:vertAlign w:val="baseline"/>
      <w:cs w:val="0"/>
      <w:em w:val="none"/>
      <w:lang/>
    </w:rPr>
  </w:style>
  <w:style w:type="character" w:styleId="HTMLSample">
    <w:name w:val="HTML Sample"/>
    <w:next w:val="HTMLSample"/>
    <w:autoRedefine w:val="0"/>
    <w:hidden w:val="0"/>
    <w:qFormat w:val="1"/>
    <w:rPr>
      <w:rFonts w:ascii="Courier New" w:cs="Courier New" w:eastAsia="Times New Roman" w:hAnsi="Courier New"/>
      <w:w w:val="100"/>
      <w:position w:val="-1"/>
      <w:effect w:val="none"/>
      <w:vertAlign w:val="baseline"/>
      <w:cs w:val="0"/>
      <w:em w:val="none"/>
      <w:lang/>
    </w:rPr>
  </w:style>
  <w:style w:type="character" w:styleId="HTMLKeyboard">
    <w:name w:val="HTML Keyboard"/>
    <w:next w:val="HTMLKeyboard"/>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character" w:styleId="HTMLTypewriter">
    <w:name w:val="HTML Typewriter"/>
    <w:next w:val="HTMLTypewriter"/>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eading2Char">
    <w:name w:val="Heading 2 Char"/>
    <w:next w:val="Heading2Char"/>
    <w:autoRedefine w:val="0"/>
    <w:hidden w:val="0"/>
    <w:qFormat w:val="0"/>
    <w:rPr>
      <w:rFonts w:ascii="PalmSprings" w:hAnsi="PalmSprings"/>
      <w:snapToGrid w:val="1"/>
      <w:w w:val="100"/>
      <w:position w:val="-1"/>
      <w:sz w:val="48"/>
      <w:effect w:val="none"/>
      <w:vertAlign w:val="baseline"/>
      <w:cs w:val="0"/>
      <w:em w:val="none"/>
      <w:lang/>
    </w:rPr>
  </w:style>
  <w:style w:type="character" w:styleId="Heading5Char">
    <w:name w:val="Heading 5 Char"/>
    <w:next w:val="Heading5Char"/>
    <w:autoRedefine w:val="0"/>
    <w:hidden w:val="0"/>
    <w:qFormat w:val="0"/>
    <w:rPr>
      <w:rFonts w:ascii="PalmSprings" w:hAnsi="PalmSprings"/>
      <w:snapToGrid w:val="1"/>
      <w:w w:val="100"/>
      <w:position w:val="-1"/>
      <w:sz w:val="3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yperlink" Target="https://docs.oracle.com/javase/8/docs/api/" TargetMode="External"/><Relationship Id="rId14" Type="http://schemas.openxmlformats.org/officeDocument/2006/relationships/footer" Target="footer4.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HbNOB+3oc0BaDTc8uKlu1vUgg==">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4AGokChRzdWdnZXN0LjQ1cDhpamc2NHhhNxIMU3RlcGggTWVkaW5haigKFHN1Z2dlc3QuNWQwNGZhdTN6bzBoEhBLcnlzdHRpYW4gRHVuY2FuaiIKFHN1Z2dlc3QuaHoydnl2dG00Mmx4EgpWaWNraSBDaGVuaiQKFHN1Z2dlc3QuNWdoczk4aTYwN2FlEgxEYXZpZCBBbGZhc3lqJwoTc3VnZ2VzdC5tMTljM2g0NTM1ZhIQS3J5c3R0aWFuIER1bmNhbmojChRzdWdnZXN0LjMydzgzdDh1YTJrchILSm9obiBEcm9pZ2tyITFBRl9zak5PeWsyT0JkTFA0VlVfN1pITFZGYVYteHN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2022-11-16T22:06:00Z</dcterms:created>
  <dc:creator>Dana L. Wyatt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Test">
    <vt:lpstr>hello</vt:lpstr>
  </property>
  <property fmtid="{D5CDD505-2E9C-101B-9397-08002B2CF9AE}" pid="4" name="GrammarlyDocumentId">
    <vt:lpstr>65b90ca67630b811b40cdf84ed993516b96bdfddef4fa9d7863b6f7d584be05b</vt:lpstr>
  </property>
</Properties>
</file>