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60" w:line="240" w:lineRule="auto"/>
        <w:ind w:left="187" w:right="0" w:firstLine="0"/>
        <w:jc w:val="center"/>
        <w:rPr>
          <w:rFonts w:ascii="PalmSprings" w:cs="PalmSprings" w:eastAsia="PalmSprings" w:hAnsi="PalmSprings"/>
          <w:b w:val="1"/>
          <w:i w:val="0"/>
          <w:smallCaps w:val="0"/>
          <w:strike w:val="0"/>
          <w:color w:val="000000"/>
          <w:sz w:val="72"/>
          <w:szCs w:val="72"/>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72"/>
          <w:szCs w:val="72"/>
          <w:u w:val="none"/>
          <w:shd w:fill="auto" w:val="clear"/>
          <w:vertAlign w:val="baseline"/>
          <w:rtl w:val="0"/>
        </w:rPr>
        <w:t xml:space="preserve">Java Fundamentals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Student Workbook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Version 1.</w:t>
      </w:r>
      <w:r w:rsidDel="00000000" w:rsidR="00000000" w:rsidRPr="00000000">
        <w:rPr>
          <w:rFonts w:ascii="PalmSprings" w:cs="PalmSprings" w:eastAsia="PalmSprings" w:hAnsi="PalmSprings"/>
          <w:sz w:val="28"/>
          <w:szCs w:val="28"/>
          <w:rtl w:val="0"/>
        </w:rPr>
        <w:t xml:space="preserve">8</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sectPr>
          <w:footerReference r:id="rId7" w:type="default"/>
          <w:footerReference r:id="rId8" w:type="even"/>
          <w:pgSz w:h="15840" w:w="12240" w:orient="portrait"/>
          <w:pgMar w:bottom="720" w:top="720" w:left="1080" w:right="1080" w:header="0" w:footer="346"/>
          <w:pgNumType w:start="1"/>
        </w:sect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mSprings" w:cs="PalmSprings" w:eastAsia="PalmSprings" w:hAnsi="PalmSprings"/>
          <w:b w:val="1"/>
          <w:i w:val="0"/>
          <w:smallCaps w:val="0"/>
          <w:strike w:val="0"/>
          <w:color w:val="000000"/>
          <w:sz w:val="48"/>
          <w:szCs w:val="48"/>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48"/>
          <w:szCs w:val="4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1 Introducing Java</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1–1 Overview of Java</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Versions of Java</w:t>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Bytecode and the Java Virtual Machine (JVM)</w:t>
              <w:tab/>
              <w:t xml:space="preserve">1-5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Runtime Environment (JRE)</w:t>
              <w:tab/>
              <w:t xml:space="preserve">1-6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Developer Kit (JDK)</w:t>
              <w:tab/>
              <w:t xml:space="preserve">1-7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Compiling Java</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1–2 Configuring your Machine</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Configuring your Development Machine</w:t>
              <w:tab/>
              <w:t xml:space="preserve">1-10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Configuring Visual Studio Code</w:t>
              <w:tab/>
              <w:t xml:space="preserve">1-11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1–3 "Hello World" in Java</w:t>
              <w:tab/>
              <w:t xml:space="preserve">1-12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Getting Ready to Program</w:t>
              <w:tab/>
              <w:t xml:space="preserve">1-13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Building the JavaLabs Repo</w:t>
              <w:tab/>
              <w:t xml:space="preserve">1-14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"Hello World" - The Code</w:t>
              <w:tab/>
              <w:t xml:space="preserve">1-15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Compiling and Executing the Program</w:t>
              <w:tab/>
              <w:t xml:space="preserve">1-16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Compiling and Executing the Program    </w:t>
            </w:r>
          </w:hyperlink>
          <w:hyperlink w:anchor="_heading=h.1ksv4uv">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ksv4u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The </w:t>
            </w:r>
          </w:hyperlink>
          <w:hyperlink w:anchor="_heading=h.44sinio">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main()</w:t>
            </w:r>
          </w:hyperlink>
          <w:hyperlink w:anchor="_heading=h.44sini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Method</w:t>
              <w:tab/>
              <w:t xml:space="preserve">1-18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Valid </w:t>
            </w:r>
          </w:hyperlink>
          <w:hyperlink w:anchor="_heading=h.2jxsxqh">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main</w:t>
            </w:r>
          </w:hyperlink>
          <w:hyperlink w:anchor="_heading=h.2jxsxq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Method Signatures</w:t>
              <w:tab/>
              <w:t xml:space="preserve">1-19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1-20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2 Basic Java Syntax</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2–1 Basic Java Syntax</w:t>
              <w:tab/>
              <w:t xml:space="preserve">2-2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Syntax</w:t>
              <w:tab/>
              <w:t xml:space="preserve">2-3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Javadoc</w:t>
              <w:tab/>
              <w:t xml:space="preserve">2-4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Code Written with Javadoc  in Mind</w:t>
              <w:tab/>
              <w:t xml:space="preserve">2-5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Data Types</w:t>
              <w:tab/>
              <w:t xml:space="preserve">2-6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Variables</w:t>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Read-only Variables</w:t>
              <w:tab/>
              <w:t xml:space="preserve">2-8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Data Types : A Deeper Dive</w:t>
              <w:tab/>
              <w:t xml:space="preserve">2-9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Data Types : A Deeper Dive    </w:t>
            </w:r>
          </w:hyperlink>
          <w:hyperlink w:anchor="_heading=h.3as4poj">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as4po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Types of Variables</w:t>
              <w:tab/>
              <w:t xml:space="preserve">2-11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Types of Variables    </w:t>
            </w:r>
          </w:hyperlink>
          <w:hyperlink w:anchor="_heading=h.49x2ik5">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9x2ik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Types of Variables    </w:t>
            </w:r>
          </w:hyperlink>
          <w:hyperlink w:anchor="_heading=h.2p2csry">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p2csr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Default Values</w:t>
              <w:tab/>
              <w:t xml:space="preserve">2-14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Questions</w:t>
              <w:tab/>
              <w:t xml:space="preserve">2-15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2–2 Operators and Expressions</w:t>
              <w:tab/>
              <w:t xml:space="preserve">2-16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String Concatenation</w:t>
              <w:tab/>
              <w:t xml:space="preserve">2-17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Mathematical Operators and Expressions</w:t>
              <w:tab/>
              <w:t xml:space="preserve">2-18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Operators and Expressions    </w:t>
            </w:r>
          </w:hyperlink>
          <w:hyperlink w:anchor="_heading=h.1hmsyys">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hmsyy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2-19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Pre/Post- Incremnent and Decrement</w:t>
              <w:tab/>
              <w:t xml:space="preserve">2-20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Literals Are Typed</w:t>
              <w:tab/>
              <w:t xml:space="preserve">2-21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Literals Are Typed    </w:t>
            </w:r>
          </w:hyperlink>
          <w:hyperlink w:anchor="_heading=h.vx1227">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vx122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Widening Issues</w:t>
              <w:tab/>
              <w:t xml:space="preserve">2-23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Widening Issues   </w:t>
            </w:r>
          </w:hyperlink>
          <w:hyperlink w:anchor="_heading=h.1v1yuxt">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v1yux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Narrowing Issues</w:t>
              <w:tab/>
              <w:t xml:space="preserve">2-25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Narrowing Issues    </w:t>
            </w:r>
          </w:hyperlink>
          <w:hyperlink w:anchor="_heading=h.2u6wntf">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u6wnt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2-26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Type Casting</w:t>
              <w:tab/>
              <w:t xml:space="preserve">2-27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Java's </w:t>
            </w:r>
          </w:hyperlink>
          <w:hyperlink w:anchor="_heading=h.3tbugp1">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Math</w:t>
            </w:r>
          </w:hyperlink>
          <w:hyperlink w:anchor="_heading=h.3tbugp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Class</w:t>
              <w:tab/>
              <w:t xml:space="preserve">2-28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the </w:t>
            </w:r>
          </w:hyperlink>
          <w:hyperlink w:anchor="_heading=h.28h4qwu">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Math</w:t>
            </w:r>
          </w:hyperlink>
          <w:hyperlink w:anchor="_heading=h.28h4qw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Class</w:t>
              <w:tab/>
              <w:t xml:space="preserve">2-29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Assignment Operators</w:t>
              <w:tab/>
              <w:t xml:space="preserve">2-30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2-31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2–3 Writing to the Screen and Reading from the Keyboard</w:t>
              <w:tab/>
              <w:t xml:space="preserve">2-32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Writing Text to the Screen</w:t>
              <w:tab/>
              <w:t xml:space="preserve">2-33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Formatting Output</w:t>
              <w:tab/>
              <w:t xml:space="preserve">2-34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Format Specifiers</w:t>
              <w:tab/>
              <w:t xml:space="preserve">2-35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Reading a Line of Input</w:t>
              <w:tab/>
              <w:t xml:space="preserve">2-36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Reading from the Keyboard</w:t>
              <w:tab/>
              <w:t xml:space="preserve">2-37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Reading from the Keyboard    </w:t>
            </w:r>
          </w:hyperlink>
          <w:hyperlink w:anchor="_heading=h.206ipza">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06ipz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User Input</w:t>
              <w:tab/>
              <w:t xml:space="preserve">2-39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Problems with Buffered Input</w:t>
              <w:tab/>
              <w:t xml:space="preserve">2-40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Problems with Buffered Input    </w:t>
            </w:r>
          </w:hyperlink>
          <w:hyperlink w:anchor="_heading=h.1egqt2p">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egqt2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2-41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Problems with Buffered Input    </w:t>
            </w:r>
          </w:hyperlink>
          <w:hyperlink w:anchor="_heading=h.3ygebqi">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ygebq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2-42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Solution: Problems with Buffered Input</w:t>
              <w:tab/>
              <w:t xml:space="preserve">2-43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2-44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2–4 Static Methods</w:t>
              <w:tab/>
              <w:t xml:space="preserve">2-45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Static Methods</w:t>
              <w:tab/>
              <w:t xml:space="preserve">2-46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Passing Data to Methods</w:t>
              <w:tab/>
              <w:t xml:space="preserve">2-47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Returning Data from Methods</w:t>
              <w:tab/>
              <w:t xml:space="preserve">2-48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2-49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Using a </w:t>
            </w:r>
          </w:hyperlink>
          <w:hyperlink w:anchor="_heading=h.3q5sasy">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Scanner</w:t>
            </w:r>
          </w:hyperlink>
          <w:hyperlink w:anchor="_heading=h.3q5sas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in Multiple Methods</w:t>
              <w:tab/>
              <w:t xml:space="preserve">2-50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5b2l0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Re-declaring the Scanner</w:t>
              <w:tab/>
              <w:t xml:space="preserve">2-51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gcv8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Re-declaring the Scanner    </w:t>
            </w:r>
          </w:hyperlink>
          <w:hyperlink w:anchor="_heading=h.kgcv8k">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kgcv8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2-52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Declaring the Scanner at the Class-Level</w:t>
              <w:tab/>
              <w:t xml:space="preserve">2-53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Declaring the Scanner at the Class-Level    </w:t>
            </w:r>
          </w:hyperlink>
          <w:hyperlink w:anchor="_heading=h.1jlao46">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jlao4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2-54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Passing the Scanner</w:t>
              <w:tab/>
              <w:t xml:space="preserve">2-55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Passing the Scanner    </w:t>
            </w:r>
          </w:hyperlink>
          <w:hyperlink w:anchor="_heading=h.2iq8gzs">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iq8gz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2-56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2-57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3 Conditionals</w:t>
              <w:tab/>
              <w:t xml:space="preserve">3-1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3–1 Conditionals</w:t>
              <w:tab/>
              <w:t xml:space="preserve">3-2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Conditionals</w:t>
              <w:tab/>
              <w:t xml:space="preserve">3-3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 else</w:t>
            </w:r>
          </w:hyperlink>
          <w:hyperlink w:anchor="_heading=h.2w5ecy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Statements</w:t>
              <w:tab/>
              <w:t xml:space="preserve">3-4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 else</w:t>
            </w:r>
          </w:hyperlink>
          <w:hyperlink w:anchor="_heading=h.1baon6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Statements    </w:t>
            </w:r>
          </w:hyperlink>
          <w:hyperlink w:anchor="_heading=h.1baon6m">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baon6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 else</w:t>
            </w:r>
          </w:hyperlink>
          <w:hyperlink w:anchor="_heading=h.3vac5u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Statements    </w:t>
            </w:r>
          </w:hyperlink>
          <w:hyperlink w:anchor="_heading=h.3vac5uf">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vac5u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Comparing Strings</w:t>
              <w:tab/>
              <w:t xml:space="preserve">3-7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Better Calculator?</w:t>
              <w:tab/>
              <w:t xml:space="preserve">3-8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Ternary Operator</w:t>
              <w:tab/>
              <w:t xml:space="preserve">3-9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switch</w:t>
            </w:r>
          </w:hyperlink>
          <w:hyperlink w:anchor="_heading=h.1opuj5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Statement</w:t>
              <w:tab/>
              <w:t xml:space="preserve">3-10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switch</w:t>
            </w:r>
          </w:hyperlink>
          <w:hyperlink w:anchor="_heading=h.48pi1t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Statement    </w:t>
            </w:r>
          </w:hyperlink>
          <w:hyperlink w:anchor="_heading=h.48pi1tg">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8pi1t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3-11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3-12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4 Working with Strings</w:t>
              <w:tab/>
              <w:t xml:space="preserve">4-1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4–1 Strings</w:t>
              <w:tab/>
              <w:t xml:space="preserve">4-2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Strings</w:t>
              <w:tab/>
              <w:t xml:space="preserve">4-3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Comparing Strings</w:t>
              <w:tab/>
              <w:t xml:space="preserve">4-4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Comparing Strings    </w:t>
            </w:r>
          </w:hyperlink>
          <w:hyperlink w:anchor="_heading=h.319y80a">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19y80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Examples: String Methods</w:t>
              <w:tab/>
              <w:t xml:space="preserve">4-6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Examples: String Methods    </w:t>
            </w:r>
          </w:hyperlink>
          <w:hyperlink w:anchor="_heading=h.40ew0vw">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0ew0v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Examples: String Methods    </w:t>
            </w:r>
          </w:hyperlink>
          <w:hyperlink w:anchor="_heading=h.2fk6b3p">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fk6b3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Examples: String Methods    </w:t>
            </w:r>
          </w:hyperlink>
          <w:hyperlink w:anchor="_heading=h.upglbi">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upglb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Converting a String to a Number</w:t>
              <w:tab/>
              <w:t xml:space="preserve">4-10</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StringBuilder</w:t>
            </w:r>
          </w:hyperlink>
          <w:hyperlink w:anchor="_heading=h.1tuee7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4-11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Using a </w:t>
            </w:r>
          </w:hyperlink>
          <w:hyperlink w:anchor="_heading=h.4du1wux">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StringBuilder</w:t>
            </w:r>
          </w:hyperlink>
          <w:hyperlink w:anchor="_heading=h.4du1wu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4-12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4-13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5 Breaking a Program into Classes</w:t>
              <w:tab/>
              <w:t xml:space="preserve">5-1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5–1 Simple Classes</w:t>
              <w:tab/>
              <w:t xml:space="preserve">5-2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Object-Oriented Programming</w:t>
              <w:tab/>
              <w:t xml:space="preserve">5-3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Object-Oriented Programming    </w:t>
            </w:r>
          </w:hyperlink>
          <w:hyperlink w:anchor="_heading=h.279ka65">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79ka6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Encapsulation</w:t>
              <w:tab/>
              <w:t xml:space="preserve">5-5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Creating the Class</w:t>
              <w:tab/>
              <w:t xml:space="preserve">5-6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Instantiating an Object</w:t>
              <w:tab/>
              <w:t xml:space="preserve">5-7</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Instantiating an Object    </w:t>
            </w:r>
          </w:hyperlink>
          <w:hyperlink w:anchor="_heading=h.45jfvxd">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 cont'd</w:t>
            </w:r>
          </w:hyperlink>
          <w:hyperlink w:anchor="_heading=h.45jfvx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Working with Objects</w:t>
              <w:tab/>
              <w:t xml:space="preserve">5-9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Default Access Modifier</w:t>
              <w:tab/>
              <w:t xml:space="preserve">5-10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Methods</w:t>
              <w:tab/>
              <w:t xml:space="preserve">5-11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Methods   </w:t>
            </w:r>
          </w:hyperlink>
          <w:hyperlink w:anchor="_heading=h.1yyy98l">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yyy98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Constructors</w:t>
              <w:tab/>
              <w:t xml:space="preserve">5-13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Overloading Constructors    </w:t>
            </w:r>
          </w:hyperlink>
          <w:hyperlink w:anchor="_heading=h.2y3w247">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y3w24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a Class</w:t>
              <w:tab/>
              <w:t xml:space="preserve">5-15</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a Class    </w:t>
            </w:r>
          </w:hyperlink>
          <w:hyperlink w:anchor="_heading=h.3x8tuzt">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x8tuz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5-17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    </w:t>
            </w:r>
          </w:hyperlink>
          <w:hyperlink w:anchor="_heading=h.rjefff">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rjeff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5-18</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6 Loops and Arrays</w:t>
              <w:tab/>
              <w:t xml:space="preserve">6-1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6–1 Loops</w:t>
              <w:tab/>
              <w:t xml:space="preserve">6-2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Types of Loops</w:t>
              <w:tab/>
              <w:t xml:space="preserve">6-3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while</w:t>
            </w:r>
          </w:hyperlink>
          <w:hyperlink w:anchor="_heading=h.4anzqy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Loop</w:t>
              <w:tab/>
              <w:t xml:space="preserve">6-4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do/while</w:t>
            </w:r>
          </w:hyperlink>
          <w:hyperlink w:anchor="_heading=h.2pta16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Loop</w:t>
              <w:tab/>
              <w:t xml:space="preserve">6-5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for</w:t>
            </w:r>
          </w:hyperlink>
          <w:hyperlink w:anchor="_heading=h.14ykbe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Loop</w:t>
              <w:tab/>
              <w:t xml:space="preserve">6-6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break</w:t>
            </w:r>
          </w:hyperlink>
          <w:hyperlink w:anchor="_heading=h.3oy7u2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vs </w:t>
            </w:r>
          </w:hyperlink>
          <w:hyperlink w:anchor="_heading=h.3oy7u29">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continue</w:t>
            </w:r>
          </w:hyperlink>
          <w:hyperlink w:anchor="_heading=h.3oy7u2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break</w:t>
            </w:r>
          </w:hyperlink>
          <w:hyperlink w:anchor="_heading=h.243i4a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vs </w:t>
            </w:r>
          </w:hyperlink>
          <w:hyperlink w:anchor="_heading=h.243i4a2">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continue</w:t>
            </w:r>
          </w:hyperlink>
          <w:hyperlink w:anchor="_heading=h.243i4a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w:t>
            </w:r>
          </w:hyperlink>
          <w:hyperlink w:anchor="_heading=h.243i4a2">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43i4a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8seh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6-9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    </w:t>
            </w:r>
          </w:hyperlink>
          <w:hyperlink w:anchor="_heading=h.338fx5o">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38fx5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6-10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idq7d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6–2 Arrays</w:t>
              <w:tab/>
              <w:t xml:space="preserve">6-11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2ddq1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Arrays</w:t>
              <w:tab/>
              <w:t xml:space="preserve">6-12</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hio09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Arrays    </w:t>
            </w:r>
          </w:hyperlink>
          <w:hyperlink w:anchor="_heading=h.2hio093">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hio09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6-13</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nyag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for-each Loop</w:t>
              <w:tab/>
              <w:t xml:space="preserve">6-14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gnlt4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Passing an Array to a Method</w:t>
              <w:tab/>
              <w:t xml:space="preserve">6-15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sw3c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Returning an Array from a Method</w:t>
              <w:tab/>
              <w:t xml:space="preserve">6-16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sjm0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Sorting an Array</w:t>
              <w:tab/>
              <w:t xml:space="preserve">6-17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xtw8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Copying an Array</w:t>
              <w:tab/>
              <w:t xml:space="preserve">6-18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a346f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Copying an Array    </w:t>
            </w:r>
          </w:hyperlink>
          <w:hyperlink w:anchor="_heading=h.1a346fx">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a346f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6-19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u2rp3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Other Array Methods</w:t>
              <w:tab/>
              <w:t xml:space="preserve">6-20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981zbj">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6-21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dc9j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    </w:t>
            </w:r>
          </w:hyperlink>
          <w:hyperlink w:anchor="_heading=h.odc9jc">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odc9jc">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6-22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8czs75">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Self-Check</w:t>
              <w:tab/>
              <w:t xml:space="preserve">6-23</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7hxl2r">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7 File I/O</w:t>
              <w:tab/>
              <w:t xml:space="preserve">7-1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mn7va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7–1 Using the </w:t>
            </w:r>
          </w:hyperlink>
          <w:hyperlink w:anchor="_heading=h.2mn7vak">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Scanner</w:t>
            </w:r>
          </w:hyperlink>
          <w:hyperlink w:anchor="_heading=h.2mn7va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Class</w:t>
              <w:tab/>
              <w:t xml:space="preserve">7-2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mn7vak">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Scanner</w:t>
            </w:r>
          </w:hyperlink>
          <w:hyperlink w:anchor="_heading=h.2mn7va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si5i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Using the </w:t>
            </w:r>
          </w:hyperlink>
          <w:hyperlink w:anchor="_heading=h.11si5id">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Scanner</w:t>
            </w:r>
          </w:hyperlink>
          <w:hyperlink w:anchor="_heading=h.11si5i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to Read a File</w:t>
              <w:tab/>
              <w:t xml:space="preserve">7-4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s5o6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Using the </w:t>
            </w:r>
          </w:hyperlink>
          <w:hyperlink w:anchor="_heading=h.3ls5o66">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Scanner</w:t>
            </w:r>
          </w:hyperlink>
          <w:hyperlink w:anchor="_heading=h.3ls5o6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to Read a File    </w:t>
            </w:r>
          </w:hyperlink>
          <w:hyperlink w:anchor="_heading=h.3ls5o66">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ls5o66">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xfyd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7–2 Using </w:t>
            </w:r>
          </w:hyperlink>
          <w:hyperlink w:anchor="_heading=h.20xfydz">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BufferedReader</w:t>
            </w:r>
          </w:hyperlink>
          <w:hyperlink w:anchor="_heading=h.20xfyd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and </w:t>
            </w:r>
          </w:hyperlink>
          <w:hyperlink w:anchor="_heading=h.20xfydz">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BufferedWriter</w:t>
            </w:r>
          </w:hyperlink>
          <w:hyperlink w:anchor="_heading=h.20xfyd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xfydz">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BufferedReader</w:t>
            </w:r>
          </w:hyperlink>
          <w:hyperlink w:anchor="_heading=h.20xfyd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x3h1s">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BufferedReader</w:t>
            </w:r>
          </w:hyperlink>
          <w:hyperlink w:anchor="_heading=h.4kx3h1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w:t>
            </w:r>
          </w:hyperlink>
          <w:hyperlink w:anchor="_heading=h.4kx3h1s">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kx3h1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2dr9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Reading a File with </w:t>
            </w:r>
          </w:hyperlink>
          <w:hyperlink w:anchor="_heading=h.302dr9l">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BufferedReader</w:t>
            </w:r>
          </w:hyperlink>
          <w:hyperlink w:anchor="_heading=h.302dr9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7o1h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Reading a File with </w:t>
            </w:r>
          </w:hyperlink>
          <w:hyperlink w:anchor="_heading=h.1f7o1he">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BufferedReader</w:t>
            </w:r>
          </w:hyperlink>
          <w:hyperlink w:anchor="_heading=h.1f7o1h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w:t>
            </w:r>
          </w:hyperlink>
          <w:hyperlink w:anchor="_heading=h.1f7o1he">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1f7o1h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7-10</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7bk5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7-11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clud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    </w:t>
            </w:r>
          </w:hyperlink>
          <w:hyperlink w:anchor="_heading=h.2eclud0">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eclud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7-12</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hw4k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7–3 Writing to Files</w:t>
              <w:tab/>
              <w:t xml:space="preserve">7-13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hw4kt">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FileWriter</w:t>
            </w:r>
          </w:hyperlink>
          <w:hyperlink w:anchor="_heading=h.thw4k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7-14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hjn8m">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BufferedWriter</w:t>
            </w:r>
          </w:hyperlink>
          <w:hyperlink w:anchor="_heading=h.3dhjn8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7-15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smtxg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7-16</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cmhg48">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8 Collections</w:t>
              <w:tab/>
              <w:t xml:space="preserve">8-1</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rrqc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8–1 Collections</w:t>
              <w:tab/>
              <w:t xml:space="preserve">8-2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0hiku">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Collections</w:t>
              <w:tab/>
              <w:t xml:space="preserve">8-3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5rss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Collections    </w:t>
            </w:r>
          </w:hyperlink>
          <w:hyperlink w:anchor="_heading=h.n5rssn">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n5rssn">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5fbgg">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Advantages of Using the Collection Framework</w:t>
              <w:tab/>
              <w:t xml:space="preserve">8-5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aplo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8–2 Using an </w:t>
            </w:r>
          </w:hyperlink>
          <w:hyperlink w:anchor="_heading=h.1maplo9">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1maplo9">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6xmb2">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356xmb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ad4c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Adding Items to an </w:t>
            </w:r>
          </w:hyperlink>
          <w:hyperlink w:anchor="_heading=h.46ad4c2">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46ad4c2">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fnej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Accessing an Item in an </w:t>
            </w:r>
          </w:hyperlink>
          <w:hyperlink w:anchor="_heading=h.2lfnejv">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2lfnejv">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0kxor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Updating an Item in an </w:t>
            </w:r>
          </w:hyperlink>
          <w:hyperlink w:anchor="_heading=h.10kxoro">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10kxoro">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kkl7f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Removing an Item in an </w:t>
            </w:r>
          </w:hyperlink>
          <w:hyperlink w:anchor="_heading=h.3kkl7fh">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3kkl7fh">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zpvhn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Other </w:t>
            </w:r>
          </w:hyperlink>
          <w:hyperlink w:anchor="_heading=h.1zpvhna">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1zpvhna">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Methods</w:t>
              <w:tab/>
              <w:t xml:space="preserve">8-12</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jpj0b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Manage a Collection of Data using </w:t>
            </w:r>
          </w:hyperlink>
          <w:hyperlink w:anchor="_heading=h.4jpj0b3">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4jpj0b3">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8-13</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r1b5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Manage a Collection of Data using </w:t>
            </w:r>
          </w:hyperlink>
          <w:hyperlink w:anchor="_heading=h.4hr1b5p">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ArrayList</w:t>
            </w:r>
          </w:hyperlink>
          <w:hyperlink w:anchor="_heading=h.4hr1b5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w:t>
            </w:r>
          </w:hyperlink>
          <w:hyperlink w:anchor="_heading=h.4hr1b5p">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4hr1b5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wbld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8-15</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utai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8–3 Using a </w:t>
            </w:r>
          </w:hyperlink>
          <w:hyperlink w:anchor="_heading=h.2yutaiw">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2yutaiw">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19e94">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3w19e9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03kq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Adding Items to a </w:t>
            </w:r>
          </w:hyperlink>
          <w:hyperlink w:anchor="_heading=h.1e03kqp">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1e03kqp">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8-18</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zr3e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Looking up Items in a </w:t>
            </w:r>
          </w:hyperlink>
          <w:hyperlink w:anchor="_heading=h.3xzr3ei">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3xzr3ei">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8-19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51dm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Looking up Items in a </w:t>
            </w:r>
          </w:hyperlink>
          <w:hyperlink w:anchor="_heading=h.2d51dmb">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2d51dmb">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    cont'd</w:t>
            </w:r>
          </w:hyperlink>
          <w:hyperlink w:anchor="_heading=h.2d51dmb">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8-20</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abnu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Removing an Item from a </w:t>
            </w:r>
          </w:hyperlink>
          <w:hyperlink w:anchor="_heading=h.sabnu4">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sabnu4">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8-21</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9z6h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Iterating Through Items in a </w:t>
            </w:r>
          </w:hyperlink>
          <w:hyperlink w:anchor="_heading=h.3c9z6hx">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3c9z6hx">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8-22</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olpkf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Iterating Through Items in a </w:t>
            </w:r>
          </w:hyperlink>
          <w:hyperlink w:anchor="_heading=h.2olpkfy">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2olpkf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w:t>
            </w:r>
          </w:hyperlink>
          <w:hyperlink w:anchor="_heading=h.2olpkfy">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2olpkfy">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8-23</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f9gp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Using a </w:t>
            </w:r>
          </w:hyperlink>
          <w:hyperlink w:anchor="_heading=h.1rf9gpq">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1rf9gpq">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for Lookup</w:t>
              <w:tab/>
              <w:t xml:space="preserve">8-24</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nqndb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Using a </w:t>
            </w:r>
          </w:hyperlink>
          <w:hyperlink w:anchor="_heading=h.3nqndbk">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HashMap</w:t>
            </w:r>
          </w:hyperlink>
          <w:hyperlink w:anchor="_heading=h.3nqndb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 for Lookup    </w:t>
            </w:r>
          </w:hyperlink>
          <w:hyperlink w:anchor="_heading=h.3nqndbk">
            <w:r w:rsidDel="00000000" w:rsidR="00000000" w:rsidRPr="00000000">
              <w:rPr>
                <w:rFonts w:ascii="PalmSprings" w:cs="PalmSprings" w:eastAsia="PalmSprings" w:hAnsi="PalmSprings"/>
                <w:b w:val="0"/>
                <w:i w:val="1"/>
                <w:smallCaps w:val="0"/>
                <w:strike w:val="0"/>
                <w:color w:val="000000"/>
                <w:sz w:val="20"/>
                <w:szCs w:val="20"/>
                <w:u w:val="none"/>
                <w:shd w:fill="auto" w:val="clear"/>
                <w:vertAlign w:val="baseline"/>
                <w:rtl w:val="0"/>
              </w:rPr>
              <w:t xml:space="preserve">cont'd</w:t>
            </w:r>
          </w:hyperlink>
          <w:hyperlink w:anchor="_heading=h.3nqndbk">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8-25</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vxnjd">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8-26</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17xr6">
            <w:r w:rsidDel="00000000" w:rsidR="00000000" w:rsidRPr="00000000">
              <w:rPr>
                <w:rFonts w:ascii="PalmSprings" w:cs="PalmSprings" w:eastAsia="PalmSprings" w:hAnsi="PalmSprings"/>
                <w:b w:val="1"/>
                <w:i w:val="0"/>
                <w:smallCaps w:val="0"/>
                <w:strike w:val="0"/>
                <w:color w:val="000000"/>
                <w:sz w:val="20"/>
                <w:szCs w:val="20"/>
                <w:u w:val="none"/>
                <w:shd w:fill="auto" w:val="clear"/>
                <w:vertAlign w:val="baseline"/>
                <w:rtl w:val="0"/>
              </w:rPr>
              <w:t xml:space="preserve">Module 9 Odds and Ends</w:t>
              <w:tab/>
              <w:t xml:space="preserve">9-1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0vge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9–1 Handling Exceptions</w:t>
              <w:tab/>
              <w:t xml:space="preserve">9-2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0vgez">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Errors and Java</w:t>
              <w:tab/>
              <w:t xml:space="preserve">9-3</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65qm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Exceptions and </w:t>
            </w:r>
          </w:hyperlink>
          <w:hyperlink w:anchor="_heading=h.1h65qms">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try/catch</w:t>
            </w:r>
          </w:hyperlink>
          <w:hyperlink w:anchor="_heading=h.1h65qms">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5t9al">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Handling Index Out of Bounds</w:t>
              <w:tab/>
              <w:t xml:space="preserve">9-5</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b3jie">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9-6</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gdtq7">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Section 9–2 Date Basics</w:t>
              <w:tab/>
              <w:t xml:space="preserve">9-7</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g1ce0">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Java Dates</w:t>
              <w:tab/>
              <w:t xml:space="preserve">9-8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ulbmlt">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Getting the Current Date and/or Time</w:t>
              <w:tab/>
              <w:t xml:space="preserve">9-10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ekz59m">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Working with Dates/Times</w:t>
              <w:tab/>
              <w:t xml:space="preserve">9-11</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tq9fhf">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Date/Time Formatting</w:t>
              <w:tab/>
              <w:t xml:space="preserve">9-12</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vjpp8">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Example: Date/Time Formatting</w:t>
              <w:tab/>
              <w:t xml:space="preserve">9-13</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v78d1">
            <w:r w:rsidDel="00000000" w:rsidR="00000000" w:rsidRPr="00000000">
              <w:rPr>
                <w:rFonts w:ascii="PalmSprings" w:cs="PalmSprings" w:eastAsia="PalmSprings" w:hAnsi="PalmSprings"/>
                <w:b w:val="0"/>
                <w:i w:val="0"/>
                <w:smallCaps w:val="0"/>
                <w:strike w:val="0"/>
                <w:color w:val="000000"/>
                <w:sz w:val="20"/>
                <w:szCs w:val="20"/>
                <w:u w:val="none"/>
                <w:shd w:fill="auto" w:val="clear"/>
                <w:vertAlign w:val="baseline"/>
                <w:rtl w:val="0"/>
              </w:rPr>
              <w:t xml:space="preserve">Exercises</w:t>
              <w:tab/>
              <w:t xml:space="preserve">9-14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sectPr>
          <w:footerReference r:id="rId9" w:type="default"/>
          <w:type w:val="nextPage"/>
          <w:pgSz w:h="15840" w:w="12240" w:orient="portrait"/>
          <w:pgMar w:bottom="720" w:top="720" w:left="1080" w:right="1080" w:header="0" w:footer="346"/>
        </w:sectPr>
      </w:pPr>
      <w:r w:rsidDel="00000000" w:rsidR="00000000" w:rsidRPr="00000000">
        <w:rPr>
          <w:rtl w:val="0"/>
        </w:rPr>
      </w:r>
    </w:p>
    <w:p w:rsidR="00000000" w:rsidDel="00000000" w:rsidP="00000000" w:rsidRDefault="00000000" w:rsidRPr="00000000" w14:paraId="000000E2">
      <w:pPr>
        <w:pStyle w:val="Heading1"/>
        <w:numPr>
          <w:ilvl w:val="0"/>
          <w:numId w:val="9"/>
        </w:numPr>
        <w:ind w:left="0" w:firstLine="0"/>
        <w:rPr>
          <w:vertAlign w:val="baseline"/>
        </w:rPr>
      </w:pPr>
      <w:bookmarkStart w:colFirst="0" w:colLast="0" w:name="_heading=h.gjdgxs" w:id="0"/>
      <w:bookmarkEnd w:id="0"/>
      <w:r w:rsidDel="00000000" w:rsidR="00000000" w:rsidRPr="00000000">
        <w:rPr>
          <w:b w:val="1"/>
          <w:vertAlign w:val="baseline"/>
          <w:rtl w:val="0"/>
        </w:rPr>
        <w:br w:type="textWrapping"/>
        <w:br w:type="textWrapping"/>
        <w:br w:type="textWrapping"/>
        <w:t xml:space="preserve">Introducing Java</w:t>
        <w:br w:type="textWrapping"/>
        <w:br w:type="textWrapping"/>
        <w:br w:type="textWrapping"/>
        <w:br w:type="textWrapping"/>
      </w:r>
      <w:r w:rsidDel="00000000" w:rsidR="00000000" w:rsidRPr="00000000">
        <w:rPr>
          <w:rtl w:val="0"/>
        </w:rPr>
      </w:r>
    </w:p>
    <w:p w:rsidR="00000000" w:rsidDel="00000000" w:rsidP="00000000" w:rsidRDefault="00000000" w:rsidRPr="00000000" w14:paraId="000000E3">
      <w:pPr>
        <w:pStyle w:val="Heading2"/>
        <w:numPr>
          <w:ilvl w:val="1"/>
          <w:numId w:val="9"/>
        </w:numPr>
        <w:ind w:left="0" w:firstLine="0"/>
        <w:rPr>
          <w:vertAlign w:val="baseline"/>
        </w:rPr>
      </w:pPr>
      <w:bookmarkStart w:colFirst="0" w:colLast="0" w:name="_heading=h.30j0zll" w:id="1"/>
      <w:bookmarkEnd w:id="1"/>
      <w:r w:rsidDel="00000000" w:rsidR="00000000" w:rsidRPr="00000000">
        <w:rPr>
          <w:b w:val="0"/>
          <w:vertAlign w:val="baseline"/>
          <w:rtl w:val="0"/>
        </w:rPr>
        <w:br w:type="textWrapping"/>
        <w:br w:type="textWrapping"/>
        <w:br w:type="textWrapping"/>
        <w:br w:type="textWrapping"/>
        <w:t xml:space="preserve">Overview of Java</w:t>
      </w:r>
      <w:r w:rsidDel="00000000" w:rsidR="00000000" w:rsidRPr="00000000">
        <w:rPr>
          <w:rtl w:val="0"/>
        </w:rPr>
      </w:r>
    </w:p>
    <w:p w:rsidR="00000000" w:rsidDel="00000000" w:rsidP="00000000" w:rsidRDefault="00000000" w:rsidRPr="00000000" w14:paraId="000000E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w:t>
      </w:r>
      <w:r w:rsidDel="00000000" w:rsidR="00000000" w:rsidRPr="00000000">
        <w:rPr>
          <w:rtl w:val="0"/>
        </w:rPr>
      </w:r>
    </w:p>
    <w:p w:rsidR="00000000" w:rsidDel="00000000" w:rsidP="00000000" w:rsidRDefault="00000000" w:rsidRPr="00000000" w14:paraId="000000E5">
      <w:pPr>
        <w:pStyle w:val="Heading4"/>
        <w:numPr>
          <w:ilvl w:val="0"/>
          <w:numId w:val="7"/>
        </w:numPr>
        <w:ind w:left="360" w:hanging="360"/>
        <w:rPr>
          <w:vertAlign w:val="baseline"/>
        </w:rPr>
      </w:pPr>
      <w:r w:rsidDel="00000000" w:rsidR="00000000" w:rsidRPr="00000000">
        <w:rPr>
          <w:b w:val="1"/>
          <w:vertAlign w:val="baseline"/>
          <w:rtl w:val="0"/>
        </w:rPr>
        <w:t xml:space="preserve">Java is an object-oriented programming language that has been around since the m</w:t>
      </w:r>
      <w:r w:rsidDel="00000000" w:rsidR="00000000" w:rsidRPr="00000000">
        <w:rPr>
          <w:rtl w:val="0"/>
        </w:rPr>
        <w:t xml:space="preserve">i</w:t>
      </w:r>
      <w:r w:rsidDel="00000000" w:rsidR="00000000" w:rsidRPr="00000000">
        <w:rPr>
          <w:b w:val="1"/>
          <w:vertAlign w:val="baseline"/>
          <w:rtl w:val="0"/>
        </w:rPr>
        <w:t xml:space="preserve">d 1990s</w:t>
      </w:r>
      <w:r w:rsidDel="00000000" w:rsidR="00000000" w:rsidRPr="00000000">
        <w:rPr>
          <w:rtl w:val="0"/>
        </w:rPr>
      </w:r>
    </w:p>
    <w:p w:rsidR="00000000" w:rsidDel="00000000" w:rsidP="00000000" w:rsidRDefault="00000000" w:rsidRPr="00000000" w14:paraId="000000E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was originally developed by Sun Microsystems, and has now been acquired by Oracle</w:t>
      </w:r>
    </w:p>
    <w:p w:rsidR="00000000" w:rsidDel="00000000" w:rsidP="00000000" w:rsidRDefault="00000000" w:rsidRPr="00000000" w14:paraId="000000E7">
      <w:pPr>
        <w:pStyle w:val="Heading4"/>
        <w:numPr>
          <w:ilvl w:val="0"/>
          <w:numId w:val="7"/>
        </w:numPr>
        <w:ind w:left="360" w:hanging="360"/>
        <w:rPr>
          <w:vertAlign w:val="baseline"/>
        </w:rPr>
      </w:pPr>
      <w:r w:rsidDel="00000000" w:rsidR="00000000" w:rsidRPr="00000000">
        <w:rPr>
          <w:b w:val="1"/>
          <w:vertAlign w:val="baseline"/>
          <w:rtl w:val="0"/>
        </w:rPr>
        <w:t xml:space="preserve">One of its strengths is that it is platform independent</w:t>
      </w:r>
      <w:r w:rsidDel="00000000" w:rsidR="00000000" w:rsidRPr="00000000">
        <w:rPr>
          <w:rtl w:val="0"/>
        </w:rPr>
      </w:r>
    </w:p>
    <w:p w:rsidR="00000000" w:rsidDel="00000000" w:rsidP="00000000" w:rsidRDefault="00000000" w:rsidRPr="00000000" w14:paraId="000000E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Once translated into Java bytecode, it can run on many different types of computers </w:t>
      </w:r>
    </w:p>
    <w:p w:rsidR="00000000" w:rsidDel="00000000" w:rsidP="00000000" w:rsidRDefault="00000000" w:rsidRPr="00000000" w14:paraId="000000E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Often people refer to this as "write once, run anywhere!"</w:t>
      </w:r>
    </w:p>
    <w:p w:rsidR="00000000" w:rsidDel="00000000" w:rsidP="00000000" w:rsidRDefault="00000000" w:rsidRPr="00000000" w14:paraId="000000EA">
      <w:pPr>
        <w:pStyle w:val="Heading4"/>
        <w:numPr>
          <w:ilvl w:val="0"/>
          <w:numId w:val="7"/>
        </w:numPr>
        <w:ind w:left="360" w:hanging="360"/>
        <w:rPr>
          <w:vertAlign w:val="baseline"/>
        </w:rPr>
      </w:pPr>
      <w:bookmarkStart w:colFirst="0" w:colLast="0" w:name="_heading=h.1fob9te" w:id="2"/>
      <w:bookmarkEnd w:id="2"/>
      <w:r w:rsidDel="00000000" w:rsidR="00000000" w:rsidRPr="00000000">
        <w:rPr>
          <w:b w:val="1"/>
          <w:highlight w:val="white"/>
          <w:vertAlign w:val="baseline"/>
          <w:rtl w:val="0"/>
        </w:rPr>
        <w:t xml:space="preserve">Platform independence is what makes Java a popular choice for desktops, mobile devices, servers, IoT, and more </w:t>
      </w:r>
      <w:r w:rsidDel="00000000" w:rsidR="00000000" w:rsidRPr="00000000">
        <w:rPr>
          <w:rtl w:val="0"/>
        </w:rPr>
      </w:r>
    </w:p>
    <w:p w:rsidR="00000000" w:rsidDel="00000000" w:rsidP="00000000" w:rsidRDefault="00000000" w:rsidRPr="00000000" w14:paraId="000000E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Versions of Java</w:t>
      </w:r>
      <w:r w:rsidDel="00000000" w:rsidR="00000000" w:rsidRPr="00000000">
        <w:rPr>
          <w:rtl w:val="0"/>
        </w:rPr>
      </w:r>
    </w:p>
    <w:p w:rsidR="00000000" w:rsidDel="00000000" w:rsidP="00000000" w:rsidRDefault="00000000" w:rsidRPr="00000000" w14:paraId="000000EC">
      <w:pPr>
        <w:pStyle w:val="Heading4"/>
        <w:numPr>
          <w:ilvl w:val="0"/>
          <w:numId w:val="7"/>
        </w:numPr>
        <w:ind w:left="360" w:hanging="360"/>
        <w:rPr>
          <w:vertAlign w:val="baseline"/>
        </w:rPr>
      </w:pPr>
      <w:r w:rsidDel="00000000" w:rsidR="00000000" w:rsidRPr="00000000">
        <w:rPr>
          <w:b w:val="1"/>
          <w:vertAlign w:val="baseline"/>
          <w:rtl w:val="0"/>
        </w:rPr>
        <w:t xml:space="preserve">Java has continued to evolve -- Java </w:t>
      </w:r>
      <w:r w:rsidDel="00000000" w:rsidR="00000000" w:rsidRPr="00000000">
        <w:rPr>
          <w:rtl w:val="0"/>
        </w:rPr>
        <w:t xml:space="preserve">21</w:t>
      </w:r>
      <w:r w:rsidDel="00000000" w:rsidR="00000000" w:rsidRPr="00000000">
        <w:rPr>
          <w:b w:val="1"/>
          <w:vertAlign w:val="baseline"/>
          <w:rtl w:val="0"/>
        </w:rPr>
        <w:t xml:space="preserve"> was introduced this year</w:t>
      </w:r>
      <w:r w:rsidDel="00000000" w:rsidR="00000000" w:rsidRPr="00000000">
        <w:rPr>
          <w:rtl w:val="0"/>
        </w:rPr>
      </w:r>
    </w:p>
    <w:p w:rsidR="00000000" w:rsidDel="00000000" w:rsidP="00000000" w:rsidRDefault="00000000" w:rsidRPr="00000000" w14:paraId="000000ED">
      <w:pPr>
        <w:pStyle w:val="Heading5"/>
        <w:numPr>
          <w:ilvl w:val="0"/>
          <w:numId w:val="5"/>
        </w:numPr>
        <w:tabs>
          <w:tab w:val="left" w:leader="none" w:pos="720"/>
        </w:tabs>
        <w:ind w:left="504" w:firstLine="0"/>
        <w:rPr>
          <w:vertAlign w:val="baseline"/>
        </w:rPr>
      </w:pPr>
      <w:r w:rsidDel="00000000" w:rsidR="00000000" w:rsidRPr="00000000">
        <w:rPr>
          <w:rtl w:val="0"/>
        </w:rPr>
        <w:t xml:space="preserve">Java 8 is what we will focus on in this class</w:t>
      </w:r>
    </w:p>
    <w:p w:rsidR="00000000" w:rsidDel="00000000" w:rsidP="00000000" w:rsidRDefault="00000000" w:rsidRPr="00000000" w14:paraId="000000EE">
      <w:pPr>
        <w:pStyle w:val="Heading5"/>
        <w:numPr>
          <w:ilvl w:val="0"/>
          <w:numId w:val="5"/>
        </w:numPr>
        <w:tabs>
          <w:tab w:val="left" w:leader="none" w:pos="720"/>
        </w:tabs>
        <w:ind w:left="504" w:firstLine="0"/>
      </w:pPr>
      <w:bookmarkStart w:colFirst="0" w:colLast="0" w:name="_heading=h.kiggjt7r2bsr" w:id="3"/>
      <w:bookmarkEnd w:id="3"/>
      <w:r w:rsidDel="00000000" w:rsidR="00000000" w:rsidRPr="00000000">
        <w:rPr>
          <w:rtl w:val="0"/>
        </w:rPr>
        <w:t xml:space="preserve">Java 21 is the latest LTS version</w:t>
      </w:r>
    </w:p>
    <w:p w:rsidR="00000000" w:rsidDel="00000000" w:rsidP="00000000" w:rsidRDefault="00000000" w:rsidRPr="00000000" w14:paraId="000000EF">
      <w:pPr>
        <w:pStyle w:val="Heading5"/>
        <w:numPr>
          <w:ilvl w:val="0"/>
          <w:numId w:val="5"/>
        </w:numPr>
        <w:tabs>
          <w:tab w:val="left" w:leader="none" w:pos="720"/>
        </w:tabs>
        <w:ind w:left="504" w:firstLine="0"/>
      </w:pPr>
      <w:bookmarkStart w:colFirst="0" w:colLast="0" w:name="_heading=h.hr784kccnzwe" w:id="4"/>
      <w:bookmarkEnd w:id="4"/>
      <w:r w:rsidDel="00000000" w:rsidR="00000000" w:rsidRPr="00000000">
        <w:rPr>
          <w:rtl w:val="0"/>
        </w:rPr>
        <w:t xml:space="preserve">LTS == long term support, it will continue to be supported and updated for a longer period of time than other releases</w:t>
      </w:r>
    </w:p>
    <w:p w:rsidR="00000000" w:rsidDel="00000000" w:rsidP="00000000" w:rsidRDefault="00000000" w:rsidRPr="00000000" w14:paraId="000000F0">
      <w:pPr>
        <w:pStyle w:val="Heading5"/>
        <w:numPr>
          <w:ilvl w:val="0"/>
          <w:numId w:val="5"/>
        </w:numPr>
        <w:tabs>
          <w:tab w:val="left" w:leader="none" w:pos="720"/>
        </w:tabs>
        <w:ind w:left="504" w:firstLine="0"/>
      </w:pPr>
      <w:bookmarkStart w:colFirst="0" w:colLast="0" w:name="_heading=h.f1ghbqmasfpr" w:id="5"/>
      <w:bookmarkEnd w:id="5"/>
      <w:r w:rsidDel="00000000" w:rsidR="00000000" w:rsidRPr="00000000">
        <w:rPr>
          <w:rtl w:val="0"/>
        </w:rPr>
        <w:t xml:space="preserve">In production, it’s strongly recommended that you only use the LTS version </w:t>
      </w:r>
    </w:p>
    <w:p w:rsidR="00000000" w:rsidDel="00000000" w:rsidP="00000000" w:rsidRDefault="00000000" w:rsidRPr="00000000" w14:paraId="000000F1">
      <w:pPr>
        <w:numPr>
          <w:ilvl w:val="0"/>
          <w:numId w:val="5"/>
        </w:numPr>
        <w:tabs>
          <w:tab w:val="left" w:leader="none" w:pos="720"/>
        </w:tabs>
        <w:ind w:left="504" w:firstLine="0"/>
        <w:rPr>
          <w:u w:val="no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tbl>
      <w:tblPr>
        <w:tblStyle w:val="Table1"/>
        <w:tblW w:w="9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045"/>
        <w:gridCol w:w="1700"/>
        <w:gridCol w:w="2540"/>
        <w:gridCol w:w="2240"/>
        <w:tblGridChange w:id="0">
          <w:tblGrid>
            <w:gridCol w:w="1445"/>
            <w:gridCol w:w="2045"/>
            <w:gridCol w:w="1700"/>
            <w:gridCol w:w="2540"/>
            <w:gridCol w:w="2240"/>
          </w:tblGrid>
        </w:tblGridChange>
      </w:tblGrid>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hyperlink r:id="rId10">
              <w:r w:rsidDel="00000000" w:rsidR="00000000" w:rsidRPr="00000000">
                <w:rPr>
                  <w:b w:val="1"/>
                  <w:color w:val="1155cc"/>
                  <w:u w:val="single"/>
                  <w:rtl w:val="0"/>
                </w:rPr>
                <w:t xml:space="preserve">Class File Format</w:t>
              </w:r>
            </w:hyperlink>
            <w:r w:rsidDel="00000000" w:rsidR="00000000" w:rsidRPr="00000000">
              <w:rPr>
                <w:b w:val="1"/>
                <w:rtl w:val="0"/>
              </w:rPr>
              <w:t xml:space="preserve"> Version</w:t>
            </w:r>
            <w:hyperlink r:id="rId11">
              <w:r w:rsidDel="00000000" w:rsidR="00000000" w:rsidRPr="00000000">
                <w:rPr>
                  <w:b w:val="1"/>
                  <w:color w:val="1155cc"/>
                  <w:u w:val="single"/>
                  <w:vertAlign w:val="superscript"/>
                  <w:rtl w:val="0"/>
                </w:rPr>
                <w:t xml:space="preserve">[6]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rtl w:val="0"/>
              </w:rPr>
              <w:t xml:space="preserve">Release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rtl w:val="0"/>
              </w:rPr>
              <w:t xml:space="preserve">End of Public Updates (Free)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rtl w:val="0"/>
              </w:rPr>
              <w:t xml:space="preserve">End of Extended Support (Paid)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JDK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23rd January 1996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May 1996</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0FD">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JDK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18th February 1997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October 2002</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02">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J2SE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4th December 1998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November 2003</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07">
            <w:pPr>
              <w:jc w:val="center"/>
              <w:rPr/>
            </w:pPr>
            <w:r w:rsidDel="00000000" w:rsidR="00000000" w:rsidRPr="00000000">
              <w:rPr>
                <w:color w:val="2c2c2c"/>
                <w:rtl w:val="0"/>
              </w:rPr>
              <w:t xml:space="preser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J2SE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8th May 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March 2006</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0C">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J2SE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13th February 2002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October 2008</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11">
            <w:pPr>
              <w:jc w:val="center"/>
              <w:rPr/>
            </w:pPr>
            <w:r w:rsidDel="00000000" w:rsidR="00000000" w:rsidRPr="00000000">
              <w:rPr>
                <w:color w:val="2c2c2c"/>
                <w:rtl w:val="0"/>
              </w:rPr>
              <w:t xml:space="preserv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J2SE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30th September 2004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October 2009</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16">
            <w:pPr>
              <w:jc w:val="center"/>
              <w:rPr/>
            </w:pPr>
            <w:r w:rsidDel="00000000" w:rsidR="00000000" w:rsidRPr="00000000">
              <w:rPr>
                <w:color w:val="2c2c2c"/>
                <w:rtl w:val="0"/>
              </w:rPr>
              <w:t xml:space="preserve">—</w:t>
            </w:r>
            <w:r w:rsidDel="00000000" w:rsidR="00000000" w:rsidRPr="00000000">
              <w:rPr>
                <w:rtl w:val="0"/>
              </w:rPr>
            </w:r>
          </w:p>
        </w:tc>
      </w:tr>
      <w:tr>
        <w:trPr>
          <w:cantSplit w:val="0"/>
          <w:trHeight w:val="204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Java SE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11th December 2006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April 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color w:val="1155cc"/>
                <w:u w:val="single"/>
                <w:vertAlign w:val="superscript"/>
              </w:rPr>
            </w:pPr>
            <w:r w:rsidDel="00000000" w:rsidR="00000000" w:rsidRPr="00000000">
              <w:rPr>
                <w:rtl w:val="0"/>
              </w:rPr>
              <w:t xml:space="preserve">December 2016 for Red Hat</w:t>
            </w:r>
            <w:hyperlink r:id="rId12">
              <w:r w:rsidDel="00000000" w:rsidR="00000000" w:rsidRPr="00000000">
                <w:rPr>
                  <w:color w:val="1155cc"/>
                  <w:u w:val="single"/>
                  <w:vertAlign w:val="superscript"/>
                  <w:rtl w:val="0"/>
                </w:rPr>
                <w:t xml:space="preserve">[7]</w:t>
              </w:r>
            </w:hyperlink>
            <w:r w:rsidDel="00000000" w:rsidR="00000000" w:rsidRPr="00000000">
              <w:rPr>
                <w:rtl w:val="0"/>
              </w:rPr>
            </w:r>
          </w:p>
          <w:p w:rsidR="00000000" w:rsidDel="00000000" w:rsidP="00000000" w:rsidRDefault="00000000" w:rsidRPr="00000000" w14:paraId="0000011C">
            <w:pPr>
              <w:jc w:val="center"/>
              <w:rPr>
                <w:color w:val="1155cc"/>
                <w:u w:val="single"/>
                <w:vertAlign w:val="superscript"/>
              </w:rPr>
            </w:pPr>
            <w:r w:rsidDel="00000000" w:rsidR="00000000" w:rsidRPr="00000000">
              <w:rPr>
                <w:rtl w:val="0"/>
              </w:rPr>
              <w:t xml:space="preserve">October 2018 for Oracle</w:t>
            </w:r>
            <w:hyperlink r:id="rId13">
              <w:r w:rsidDel="00000000" w:rsidR="00000000" w:rsidRPr="00000000">
                <w:rPr>
                  <w:color w:val="1155cc"/>
                  <w:u w:val="single"/>
                  <w:vertAlign w:val="superscript"/>
                  <w:rtl w:val="0"/>
                </w:rPr>
                <w:t xml:space="preserve">[8]</w:t>
              </w:r>
            </w:hyperlink>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t xml:space="preserve">December 2027 for Azul</w:t>
            </w:r>
            <w:hyperlink r:id="rId14">
              <w:r w:rsidDel="00000000" w:rsidR="00000000" w:rsidRPr="00000000">
                <w:rPr>
                  <w:color w:val="1155cc"/>
                  <w:u w:val="single"/>
                  <w:vertAlign w:val="superscript"/>
                  <w:rtl w:val="0"/>
                </w:rPr>
                <w:t xml:space="preserve">[9]</w:t>
              </w:r>
            </w:hyperlink>
            <w:r w:rsidDel="00000000" w:rsidR="00000000" w:rsidRPr="00000000">
              <w:rPr>
                <w:rtl w:val="0"/>
              </w:rPr>
            </w:r>
          </w:p>
        </w:tc>
      </w:tr>
      <w:tr>
        <w:trPr>
          <w:cantSplit w:val="0"/>
          <w:trHeight w:val="204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Java SE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rtl w:val="0"/>
              </w:rPr>
              <w:t xml:space="preserve">28th July 2011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July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color w:val="1155cc"/>
                <w:u w:val="single"/>
                <w:vertAlign w:val="superscript"/>
              </w:rPr>
            </w:pPr>
            <w:r w:rsidDel="00000000" w:rsidR="00000000" w:rsidRPr="00000000">
              <w:rPr>
                <w:rtl w:val="0"/>
              </w:rPr>
              <w:t xml:space="preserve">June 2020 for Red Hat</w:t>
            </w:r>
            <w:hyperlink r:id="rId15">
              <w:r w:rsidDel="00000000" w:rsidR="00000000" w:rsidRPr="00000000">
                <w:rPr>
                  <w:color w:val="1155cc"/>
                  <w:u w:val="single"/>
                  <w:vertAlign w:val="superscript"/>
                  <w:rtl w:val="0"/>
                </w:rPr>
                <w:t xml:space="preserve">[7]</w:t>
              </w:r>
            </w:hyperlink>
            <w:r w:rsidDel="00000000" w:rsidR="00000000" w:rsidRPr="00000000">
              <w:rPr>
                <w:rtl w:val="0"/>
              </w:rPr>
            </w:r>
          </w:p>
          <w:p w:rsidR="00000000" w:rsidDel="00000000" w:rsidP="00000000" w:rsidRDefault="00000000" w:rsidRPr="00000000" w14:paraId="00000123">
            <w:pPr>
              <w:jc w:val="center"/>
              <w:rPr>
                <w:color w:val="1155cc"/>
                <w:u w:val="single"/>
                <w:vertAlign w:val="superscript"/>
              </w:rPr>
            </w:pPr>
            <w:r w:rsidDel="00000000" w:rsidR="00000000" w:rsidRPr="00000000">
              <w:rPr>
                <w:rtl w:val="0"/>
              </w:rPr>
              <w:t xml:space="preserve">July 2022 for Oracle</w:t>
            </w:r>
            <w:hyperlink r:id="rId16">
              <w:r w:rsidDel="00000000" w:rsidR="00000000" w:rsidRPr="00000000">
                <w:rPr>
                  <w:color w:val="1155cc"/>
                  <w:u w:val="single"/>
                  <w:vertAlign w:val="superscript"/>
                  <w:rtl w:val="0"/>
                </w:rPr>
                <w:t xml:space="preserve">[10]</w:t>
              </w:r>
            </w:hyperlink>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t xml:space="preserve">December 2027 for Azul</w:t>
            </w:r>
            <w:hyperlink r:id="rId17">
              <w:r w:rsidDel="00000000" w:rsidR="00000000" w:rsidRPr="00000000">
                <w:rPr>
                  <w:color w:val="1155cc"/>
                  <w:u w:val="single"/>
                  <w:vertAlign w:val="superscript"/>
                  <w:rtl w:val="0"/>
                </w:rPr>
                <w:t xml:space="preserve">[9]</w:t>
              </w:r>
            </w:hyperlink>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shd w:fill="fef8c6" w:val="clear"/>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tl w:val="0"/>
              </w:rPr>
              <w:t xml:space="preserve">Java SE 8 (LTS)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18th March 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April 2019 for Oracle</w:t>
            </w:r>
          </w:p>
          <w:p w:rsidR="00000000" w:rsidDel="00000000" w:rsidP="00000000" w:rsidRDefault="00000000" w:rsidRPr="00000000" w14:paraId="00000129">
            <w:pPr>
              <w:jc w:val="center"/>
              <w:rPr>
                <w:color w:val="1155cc"/>
                <w:u w:val="single"/>
                <w:vertAlign w:val="superscript"/>
              </w:rPr>
            </w:pPr>
            <w:r w:rsidDel="00000000" w:rsidR="00000000" w:rsidRPr="00000000">
              <w:rPr>
                <w:rtl w:val="0"/>
              </w:rPr>
              <w:t xml:space="preserve">July 2026 for Amazon Corretto</w:t>
            </w:r>
            <w:hyperlink r:id="rId18">
              <w:r w:rsidDel="00000000" w:rsidR="00000000" w:rsidRPr="00000000">
                <w:rPr>
                  <w:color w:val="1155cc"/>
                  <w:u w:val="single"/>
                  <w:vertAlign w:val="superscript"/>
                  <w:rtl w:val="0"/>
                </w:rPr>
                <w:t xml:space="preserve">[11]</w:t>
              </w:r>
            </w:hyperlink>
            <w:r w:rsidDel="00000000" w:rsidR="00000000" w:rsidRPr="00000000">
              <w:rPr>
                <w:rtl w:val="0"/>
              </w:rPr>
            </w:r>
          </w:p>
          <w:p w:rsidR="00000000" w:rsidDel="00000000" w:rsidP="00000000" w:rsidRDefault="00000000" w:rsidRPr="00000000" w14:paraId="0000012A">
            <w:pPr>
              <w:jc w:val="center"/>
              <w:rPr>
                <w:color w:val="1155cc"/>
                <w:u w:val="single"/>
                <w:vertAlign w:val="superscript"/>
              </w:rPr>
            </w:pPr>
            <w:r w:rsidDel="00000000" w:rsidR="00000000" w:rsidRPr="00000000">
              <w:rPr>
                <w:rtl w:val="0"/>
              </w:rPr>
              <w:t xml:space="preserve">November 2026 for Eclipse Temurin</w:t>
            </w:r>
            <w:hyperlink r:id="rId19">
              <w:r w:rsidDel="00000000" w:rsidR="00000000" w:rsidRPr="00000000">
                <w:rPr>
                  <w:color w:val="1155cc"/>
                  <w:u w:val="single"/>
                  <w:vertAlign w:val="superscript"/>
                  <w:rtl w:val="0"/>
                </w:rPr>
                <w:t xml:space="preserve">[12]</w:t>
              </w:r>
            </w:hyperlink>
            <w:r w:rsidDel="00000000" w:rsidR="00000000" w:rsidRPr="00000000">
              <w:rPr>
                <w:rtl w:val="0"/>
              </w:rPr>
            </w:r>
          </w:p>
          <w:p w:rsidR="00000000" w:rsidDel="00000000" w:rsidP="00000000" w:rsidRDefault="00000000" w:rsidRPr="00000000" w14:paraId="0000012B">
            <w:pPr>
              <w:jc w:val="center"/>
              <w:rPr>
                <w:color w:val="1155cc"/>
                <w:u w:val="single"/>
                <w:vertAlign w:val="superscript"/>
              </w:rPr>
            </w:pPr>
            <w:r w:rsidDel="00000000" w:rsidR="00000000" w:rsidRPr="00000000">
              <w:rPr>
                <w:rtl w:val="0"/>
              </w:rPr>
              <w:t xml:space="preserve">November 2026 for Red Hat</w:t>
            </w:r>
            <w:hyperlink r:id="rId20">
              <w:r w:rsidDel="00000000" w:rsidR="00000000" w:rsidRPr="00000000">
                <w:rPr>
                  <w:color w:val="1155cc"/>
                  <w:u w:val="single"/>
                  <w:vertAlign w:val="superscript"/>
                  <w:rtl w:val="0"/>
                </w:rPr>
                <w:t xml:space="preserve">[7]</w:t>
              </w:r>
            </w:hyperlink>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t xml:space="preserve">December 2030 for Azul</w:t>
            </w:r>
            <w:hyperlink r:id="rId21">
              <w:r w:rsidDel="00000000" w:rsidR="00000000" w:rsidRPr="00000000">
                <w:rPr>
                  <w:color w:val="1155cc"/>
                  <w:u w:val="single"/>
                  <w:vertAlign w:val="superscript"/>
                  <w:rtl w:val="0"/>
                </w:rPr>
                <w:t xml:space="preserve">[9]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December 2030 for Oracle</w:t>
            </w:r>
            <w:hyperlink r:id="rId22">
              <w:r w:rsidDel="00000000" w:rsidR="00000000" w:rsidRPr="00000000">
                <w:rPr>
                  <w:color w:val="1155cc"/>
                  <w:u w:val="single"/>
                  <w:vertAlign w:val="superscript"/>
                  <w:rtl w:val="0"/>
                </w:rPr>
                <w:t xml:space="preserve">[13]</w:t>
              </w:r>
            </w:hyperlink>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Java SE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rtl w:val="0"/>
              </w:rPr>
              <w:t xml:space="preserve">21st September 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March 2018</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32">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rtl w:val="0"/>
              </w:rPr>
              <w:t xml:space="preserve">Java SE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tl w:val="0"/>
              </w:rPr>
              <w:t xml:space="preserve">20th March 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September 2018</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37">
            <w:pPr>
              <w:jc w:val="center"/>
              <w:rPr/>
            </w:pPr>
            <w:r w:rsidDel="00000000" w:rsidR="00000000" w:rsidRPr="00000000">
              <w:rPr>
                <w:color w:val="2c2c2c"/>
                <w:rtl w:val="0"/>
              </w:rPr>
              <w:t xml:space="preserve">—</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shd w:fill="fef8c6"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Java SE 11 (LTS)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25th September 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tl w:val="0"/>
              </w:rPr>
              <w:t xml:space="preserve">April 2019 for Oracle</w:t>
            </w:r>
          </w:p>
          <w:p w:rsidR="00000000" w:rsidDel="00000000" w:rsidP="00000000" w:rsidRDefault="00000000" w:rsidRPr="00000000" w14:paraId="0000013C">
            <w:pPr>
              <w:jc w:val="center"/>
              <w:rPr>
                <w:color w:val="1155cc"/>
                <w:u w:val="single"/>
                <w:vertAlign w:val="superscript"/>
              </w:rPr>
            </w:pPr>
            <w:r w:rsidDel="00000000" w:rsidR="00000000" w:rsidRPr="00000000">
              <w:rPr>
                <w:rtl w:val="0"/>
              </w:rPr>
              <w:t xml:space="preserve">October 2024 for Eclipse Temurin</w:t>
            </w:r>
            <w:hyperlink r:id="rId23">
              <w:r w:rsidDel="00000000" w:rsidR="00000000" w:rsidRPr="00000000">
                <w:rPr>
                  <w:color w:val="1155cc"/>
                  <w:u w:val="single"/>
                  <w:vertAlign w:val="superscript"/>
                  <w:rtl w:val="0"/>
                </w:rPr>
                <w:t xml:space="preserve">[12]</w:t>
              </w:r>
            </w:hyperlink>
            <w:r w:rsidDel="00000000" w:rsidR="00000000" w:rsidRPr="00000000">
              <w:rPr>
                <w:rtl w:val="0"/>
              </w:rPr>
            </w:r>
          </w:p>
          <w:p w:rsidR="00000000" w:rsidDel="00000000" w:rsidP="00000000" w:rsidRDefault="00000000" w:rsidRPr="00000000" w14:paraId="0000013D">
            <w:pPr>
              <w:jc w:val="center"/>
              <w:rPr>
                <w:color w:val="1155cc"/>
                <w:u w:val="single"/>
                <w:vertAlign w:val="superscript"/>
              </w:rPr>
            </w:pPr>
            <w:r w:rsidDel="00000000" w:rsidR="00000000" w:rsidRPr="00000000">
              <w:rPr>
                <w:rtl w:val="0"/>
              </w:rPr>
              <w:t xml:space="preserve">October 2024 for Red Hat</w:t>
            </w:r>
            <w:hyperlink r:id="rId24">
              <w:r w:rsidDel="00000000" w:rsidR="00000000" w:rsidRPr="00000000">
                <w:rPr>
                  <w:color w:val="1155cc"/>
                  <w:u w:val="single"/>
                  <w:vertAlign w:val="superscript"/>
                  <w:rtl w:val="0"/>
                </w:rPr>
                <w:t xml:space="preserve">[7]</w:t>
              </w:r>
            </w:hyperlink>
            <w:r w:rsidDel="00000000" w:rsidR="00000000" w:rsidRPr="00000000">
              <w:rPr>
                <w:rtl w:val="0"/>
              </w:rPr>
            </w:r>
          </w:p>
          <w:p w:rsidR="00000000" w:rsidDel="00000000" w:rsidP="00000000" w:rsidRDefault="00000000" w:rsidRPr="00000000" w14:paraId="0000013E">
            <w:pPr>
              <w:jc w:val="center"/>
              <w:rPr>
                <w:color w:val="1155cc"/>
                <w:u w:val="single"/>
                <w:vertAlign w:val="superscript"/>
              </w:rPr>
            </w:pPr>
            <w:r w:rsidDel="00000000" w:rsidR="00000000" w:rsidRPr="00000000">
              <w:rPr>
                <w:rtl w:val="0"/>
              </w:rPr>
              <w:t xml:space="preserve">October 2027 for Amazon Corretto</w:t>
            </w:r>
            <w:hyperlink r:id="rId25">
              <w:r w:rsidDel="00000000" w:rsidR="00000000" w:rsidRPr="00000000">
                <w:rPr>
                  <w:color w:val="1155cc"/>
                  <w:u w:val="single"/>
                  <w:vertAlign w:val="superscript"/>
                  <w:rtl w:val="0"/>
                </w:rPr>
                <w:t xml:space="preserve">[11]</w:t>
              </w:r>
            </w:hyperlink>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t xml:space="preserve">January 2032 for Azul</w:t>
            </w:r>
            <w:hyperlink r:id="rId26">
              <w:r w:rsidDel="00000000" w:rsidR="00000000" w:rsidRPr="00000000">
                <w:rPr>
                  <w:color w:val="1155cc"/>
                  <w:u w:val="single"/>
                  <w:vertAlign w:val="superscript"/>
                  <w:rtl w:val="0"/>
                </w:rPr>
                <w:t xml:space="preserve">[9]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January 2032 for Oracle</w:t>
            </w:r>
            <w:hyperlink r:id="rId27">
              <w:r w:rsidDel="00000000" w:rsidR="00000000" w:rsidRPr="00000000">
                <w:rPr>
                  <w:color w:val="1155cc"/>
                  <w:u w:val="single"/>
                  <w:vertAlign w:val="superscript"/>
                  <w:rtl w:val="0"/>
                </w:rPr>
                <w:t xml:space="preserve">[13]</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Java SE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19th March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September 2019</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45">
            <w:pPr>
              <w:jc w:val="center"/>
              <w:rPr/>
            </w:pPr>
            <w:r w:rsidDel="00000000" w:rsidR="00000000" w:rsidRPr="00000000">
              <w:rPr>
                <w:color w:val="2c2c2c"/>
                <w:rtl w:val="0"/>
              </w:rPr>
              <w:t xml:space="preserv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Java SE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17th September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March 2020</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4A">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Java SE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17th March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September 2020</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4F">
            <w:pPr>
              <w:jc w:val="center"/>
              <w:rPr/>
            </w:pPr>
            <w:r w:rsidDel="00000000" w:rsidR="00000000" w:rsidRPr="00000000">
              <w:rPr>
                <w:color w:val="2c2c2c"/>
                <w:rtl w:val="0"/>
              </w:rPr>
              <w:t xml:space="preserv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Java SE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16th September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March 2021</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54">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Java SE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16th March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September 2021</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59">
            <w:pPr>
              <w:jc w:val="center"/>
              <w:rPr/>
            </w:pPr>
            <w:r w:rsidDel="00000000" w:rsidR="00000000" w:rsidRPr="00000000">
              <w:rPr>
                <w:color w:val="2c2c2c"/>
                <w:rtl w:val="0"/>
              </w:rPr>
              <w:t xml:space="preserve">—</w:t>
            </w:r>
            <w:r w:rsidDel="00000000" w:rsidR="00000000" w:rsidRPr="00000000">
              <w:rPr>
                <w:rtl w:val="0"/>
              </w:rPr>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shd w:fill="fef8c6"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Java SE 17 (LTS)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14th September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color w:val="1155cc"/>
                <w:u w:val="single"/>
                <w:vertAlign w:val="superscript"/>
              </w:rPr>
            </w:pPr>
            <w:r w:rsidDel="00000000" w:rsidR="00000000" w:rsidRPr="00000000">
              <w:rPr>
                <w:rtl w:val="0"/>
              </w:rPr>
              <w:t xml:space="preserve">September 2024 for Oracle</w:t>
            </w:r>
            <w:hyperlink r:id="rId28">
              <w:r w:rsidDel="00000000" w:rsidR="00000000" w:rsidRPr="00000000">
                <w:rPr>
                  <w:color w:val="1155cc"/>
                  <w:u w:val="single"/>
                  <w:vertAlign w:val="superscript"/>
                  <w:rtl w:val="0"/>
                </w:rPr>
                <w:t xml:space="preserve">[14]</w:t>
              </w:r>
            </w:hyperlink>
            <w:r w:rsidDel="00000000" w:rsidR="00000000" w:rsidRPr="00000000">
              <w:rPr>
                <w:rtl w:val="0"/>
              </w:rPr>
            </w:r>
          </w:p>
          <w:p w:rsidR="00000000" w:rsidDel="00000000" w:rsidP="00000000" w:rsidRDefault="00000000" w:rsidRPr="00000000" w14:paraId="0000015E">
            <w:pPr>
              <w:jc w:val="center"/>
              <w:rPr>
                <w:color w:val="1155cc"/>
                <w:u w:val="single"/>
                <w:vertAlign w:val="superscript"/>
              </w:rPr>
            </w:pPr>
            <w:r w:rsidDel="00000000" w:rsidR="00000000" w:rsidRPr="00000000">
              <w:rPr>
                <w:rtl w:val="0"/>
              </w:rPr>
              <w:t xml:space="preserve">October 2027 for Eclipse Temurin</w:t>
            </w:r>
            <w:hyperlink r:id="rId29">
              <w:r w:rsidDel="00000000" w:rsidR="00000000" w:rsidRPr="00000000">
                <w:rPr>
                  <w:color w:val="1155cc"/>
                  <w:u w:val="single"/>
                  <w:vertAlign w:val="superscript"/>
                  <w:rtl w:val="0"/>
                </w:rPr>
                <w:t xml:space="preserve">[12]</w:t>
              </w:r>
            </w:hyperlink>
            <w:r w:rsidDel="00000000" w:rsidR="00000000" w:rsidRPr="00000000">
              <w:rPr>
                <w:rtl w:val="0"/>
              </w:rPr>
            </w:r>
          </w:p>
          <w:p w:rsidR="00000000" w:rsidDel="00000000" w:rsidP="00000000" w:rsidRDefault="00000000" w:rsidRPr="00000000" w14:paraId="0000015F">
            <w:pPr>
              <w:jc w:val="center"/>
              <w:rPr>
                <w:color w:val="1155cc"/>
                <w:u w:val="single"/>
                <w:vertAlign w:val="superscript"/>
              </w:rPr>
            </w:pPr>
            <w:r w:rsidDel="00000000" w:rsidR="00000000" w:rsidRPr="00000000">
              <w:rPr>
                <w:rtl w:val="0"/>
              </w:rPr>
              <w:t xml:space="preserve">October 2027 for Red Hat</w:t>
            </w:r>
            <w:hyperlink r:id="rId30">
              <w:r w:rsidDel="00000000" w:rsidR="00000000" w:rsidRPr="00000000">
                <w:rPr>
                  <w:color w:val="1155cc"/>
                  <w:u w:val="single"/>
                  <w:vertAlign w:val="superscript"/>
                  <w:rtl w:val="0"/>
                </w:rPr>
                <w:t xml:space="preserve">[7]</w:t>
              </w:r>
            </w:hyperlink>
            <w:r w:rsidDel="00000000" w:rsidR="00000000" w:rsidRPr="00000000">
              <w:rPr>
                <w:rtl w:val="0"/>
              </w:rPr>
            </w:r>
          </w:p>
          <w:p w:rsidR="00000000" w:rsidDel="00000000" w:rsidP="00000000" w:rsidRDefault="00000000" w:rsidRPr="00000000" w14:paraId="00000160">
            <w:pPr>
              <w:jc w:val="center"/>
              <w:rPr>
                <w:color w:val="1155cc"/>
                <w:u w:val="single"/>
                <w:vertAlign w:val="superscript"/>
              </w:rPr>
            </w:pPr>
            <w:r w:rsidDel="00000000" w:rsidR="00000000" w:rsidRPr="00000000">
              <w:rPr>
                <w:rtl w:val="0"/>
              </w:rPr>
              <w:t xml:space="preserve">October 2028 for Amazon Corretto</w:t>
            </w:r>
            <w:hyperlink r:id="rId31">
              <w:r w:rsidDel="00000000" w:rsidR="00000000" w:rsidRPr="00000000">
                <w:rPr>
                  <w:color w:val="1155cc"/>
                  <w:u w:val="single"/>
                  <w:vertAlign w:val="superscript"/>
                  <w:rtl w:val="0"/>
                </w:rPr>
                <w:t xml:space="preserve">[11]</w:t>
              </w:r>
            </w:hyperlink>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t xml:space="preserve">September 2029 for Azul</w:t>
            </w:r>
            <w:hyperlink r:id="rId32">
              <w:r w:rsidDel="00000000" w:rsidR="00000000" w:rsidRPr="00000000">
                <w:rPr>
                  <w:color w:val="1155cc"/>
                  <w:u w:val="single"/>
                  <w:vertAlign w:val="superscript"/>
                  <w:rtl w:val="0"/>
                </w:rPr>
                <w:t xml:space="preserve">[9]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t xml:space="preserve">September 2029 for Oracle</w:t>
            </w:r>
            <w:hyperlink r:id="rId33">
              <w:r w:rsidDel="00000000" w:rsidR="00000000" w:rsidRPr="00000000">
                <w:rPr>
                  <w:color w:val="1155cc"/>
                  <w:u w:val="single"/>
                  <w:vertAlign w:val="superscript"/>
                  <w:rtl w:val="0"/>
                </w:rPr>
                <w:t xml:space="preserve">[13]</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Java SE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22nd March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September 2022</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67">
            <w:pPr>
              <w:jc w:val="center"/>
              <w:rPr/>
            </w:pPr>
            <w:r w:rsidDel="00000000" w:rsidR="00000000" w:rsidRPr="00000000">
              <w:rPr>
                <w:color w:val="2c2c2c"/>
                <w:rtl w:val="0"/>
              </w:rPr>
              <w:t xml:space="preserv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tl w:val="0"/>
              </w:rPr>
              <w:t xml:space="preserve">Java SE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20th September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March 2023</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6C">
            <w:pPr>
              <w:jc w:val="center"/>
              <w:rPr/>
            </w:pPr>
            <w:r w:rsidDel="00000000" w:rsidR="00000000" w:rsidRPr="00000000">
              <w:rPr>
                <w:color w:val="2c2c2c"/>
                <w:rtl w:val="0"/>
              </w:rPr>
              <w:t xml:space="preserv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db3ab"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Java SE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rtl w:val="0"/>
              </w:rPr>
              <w:t xml:space="preserve">21st March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September 2023</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71">
            <w:pPr>
              <w:jc w:val="center"/>
              <w:rPr/>
            </w:pPr>
            <w:r w:rsidDel="00000000" w:rsidR="00000000" w:rsidRPr="00000000">
              <w:rPr>
                <w:color w:val="2c2c2c"/>
                <w:rtl w:val="0"/>
              </w:rPr>
              <w:t xml:space="preserve">—</w:t>
            </w:r>
            <w:r w:rsidDel="00000000" w:rsidR="00000000" w:rsidRPr="00000000">
              <w:rPr>
                <w:rtl w:val="0"/>
              </w:rPr>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shd w:fill="d4f4b4" w:val="clea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rtl w:val="0"/>
              </w:rPr>
              <w:t xml:space="preserve">Java SE 21 (LTS)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19th September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color w:val="1155cc"/>
                <w:u w:val="single"/>
                <w:vertAlign w:val="superscript"/>
              </w:rPr>
            </w:pPr>
            <w:r w:rsidDel="00000000" w:rsidR="00000000" w:rsidRPr="00000000">
              <w:rPr>
                <w:rtl w:val="0"/>
              </w:rPr>
              <w:t xml:space="preserve">September 2026 for Oracle</w:t>
            </w:r>
            <w:hyperlink r:id="rId34">
              <w:r w:rsidDel="00000000" w:rsidR="00000000" w:rsidRPr="00000000">
                <w:rPr>
                  <w:color w:val="1155cc"/>
                  <w:u w:val="single"/>
                  <w:vertAlign w:val="superscript"/>
                  <w:rtl w:val="0"/>
                </w:rPr>
                <w:t xml:space="preserve">[14]</w:t>
              </w:r>
            </w:hyperlink>
            <w:r w:rsidDel="00000000" w:rsidR="00000000" w:rsidRPr="00000000">
              <w:rPr>
                <w:rtl w:val="0"/>
              </w:rPr>
            </w:r>
          </w:p>
          <w:p w:rsidR="00000000" w:rsidDel="00000000" w:rsidP="00000000" w:rsidRDefault="00000000" w:rsidRPr="00000000" w14:paraId="00000176">
            <w:pPr>
              <w:jc w:val="center"/>
              <w:rPr>
                <w:color w:val="1155cc"/>
                <w:u w:val="single"/>
                <w:vertAlign w:val="superscript"/>
              </w:rPr>
            </w:pPr>
            <w:r w:rsidDel="00000000" w:rsidR="00000000" w:rsidRPr="00000000">
              <w:rPr>
                <w:rtl w:val="0"/>
              </w:rPr>
              <w:t xml:space="preserve">September 2029 for Eclipse Temurin</w:t>
            </w:r>
            <w:hyperlink r:id="rId35">
              <w:r w:rsidDel="00000000" w:rsidR="00000000" w:rsidRPr="00000000">
                <w:rPr>
                  <w:color w:val="1155cc"/>
                  <w:u w:val="single"/>
                  <w:vertAlign w:val="superscript"/>
                  <w:rtl w:val="0"/>
                </w:rPr>
                <w:t xml:space="preserve">[12]</w:t>
              </w:r>
            </w:hyperlink>
            <w:r w:rsidDel="00000000" w:rsidR="00000000" w:rsidRPr="00000000">
              <w:rPr>
                <w:rtl w:val="0"/>
              </w:rPr>
            </w:r>
          </w:p>
          <w:p w:rsidR="00000000" w:rsidDel="00000000" w:rsidP="00000000" w:rsidRDefault="00000000" w:rsidRPr="00000000" w14:paraId="00000177">
            <w:pPr>
              <w:jc w:val="center"/>
              <w:rPr>
                <w:color w:val="1155cc"/>
                <w:u w:val="single"/>
                <w:vertAlign w:val="superscript"/>
              </w:rPr>
            </w:pPr>
            <w:r w:rsidDel="00000000" w:rsidR="00000000" w:rsidRPr="00000000">
              <w:rPr>
                <w:rtl w:val="0"/>
              </w:rPr>
              <w:t xml:space="preserve">September 2029 for Red Hat</w:t>
            </w:r>
            <w:hyperlink r:id="rId36">
              <w:r w:rsidDel="00000000" w:rsidR="00000000" w:rsidRPr="00000000">
                <w:rPr>
                  <w:color w:val="1155cc"/>
                  <w:u w:val="single"/>
                  <w:vertAlign w:val="superscript"/>
                  <w:rtl w:val="0"/>
                </w:rPr>
                <w:t xml:space="preserve">[7]</w:t>
              </w:r>
            </w:hyperlink>
            <w:r w:rsidDel="00000000" w:rsidR="00000000" w:rsidRPr="00000000">
              <w:rPr>
                <w:rtl w:val="0"/>
              </w:rPr>
            </w:r>
          </w:p>
          <w:p w:rsidR="00000000" w:rsidDel="00000000" w:rsidP="00000000" w:rsidRDefault="00000000" w:rsidRPr="00000000" w14:paraId="00000178">
            <w:pPr>
              <w:jc w:val="center"/>
              <w:rPr>
                <w:color w:val="1155cc"/>
                <w:u w:val="single"/>
                <w:vertAlign w:val="superscript"/>
              </w:rPr>
            </w:pPr>
            <w:r w:rsidDel="00000000" w:rsidR="00000000" w:rsidRPr="00000000">
              <w:rPr>
                <w:rtl w:val="0"/>
              </w:rPr>
              <w:t xml:space="preserve">October 2030 for Amazon Corretto</w:t>
            </w:r>
            <w:hyperlink r:id="rId37">
              <w:r w:rsidDel="00000000" w:rsidR="00000000" w:rsidRPr="00000000">
                <w:rPr>
                  <w:color w:val="1155cc"/>
                  <w:u w:val="single"/>
                  <w:vertAlign w:val="superscript"/>
                  <w:rtl w:val="0"/>
                </w:rPr>
                <w:t xml:space="preserve">[11]</w:t>
              </w:r>
            </w:hyperlink>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t xml:space="preserve">September 2031 for Azul</w:t>
            </w:r>
            <w:hyperlink r:id="rId38">
              <w:r w:rsidDel="00000000" w:rsidR="00000000" w:rsidRPr="00000000">
                <w:rPr>
                  <w:color w:val="1155cc"/>
                  <w:u w:val="single"/>
                  <w:vertAlign w:val="superscript"/>
                  <w:rtl w:val="0"/>
                </w:rPr>
                <w:t xml:space="preserve">[9]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September 2031 for Oracle</w:t>
            </w:r>
            <w:hyperlink r:id="rId39">
              <w:r w:rsidDel="00000000" w:rsidR="00000000" w:rsidRPr="00000000">
                <w:rPr>
                  <w:color w:val="1155cc"/>
                  <w:u w:val="single"/>
                  <w:vertAlign w:val="superscript"/>
                  <w:rtl w:val="0"/>
                </w:rPr>
                <w:t xml:space="preserve">[13]</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c1e6f5"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Java SE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19th March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tl w:val="0"/>
              </w:rPr>
              <w:t xml:space="preserve">September 2024</w:t>
            </w:r>
          </w:p>
        </w:tc>
        <w:tc>
          <w:tcPr>
            <w:tcBorders>
              <w:top w:color="000000" w:space="0" w:sz="0" w:val="nil"/>
              <w:left w:color="000000" w:space="0" w:sz="0" w:val="nil"/>
              <w:bottom w:color="000000" w:space="0" w:sz="0" w:val="nil"/>
              <w:right w:color="000000" w:space="0" w:sz="0" w:val="nil"/>
            </w:tcBorders>
            <w:shd w:fill="ececec" w:val="clear"/>
            <w:tcMar>
              <w:top w:w="100.0" w:type="dxa"/>
              <w:left w:w="100.0" w:type="dxa"/>
              <w:bottom w:w="100.0" w:type="dxa"/>
              <w:right w:w="100.0" w:type="dxa"/>
            </w:tcMar>
            <w:vAlign w:val="center"/>
          </w:tcPr>
          <w:p w:rsidR="00000000" w:rsidDel="00000000" w:rsidP="00000000" w:rsidRDefault="00000000" w:rsidRPr="00000000" w14:paraId="0000017F">
            <w:pPr>
              <w:jc w:val="center"/>
              <w:rPr/>
            </w:pPr>
            <w:r w:rsidDel="00000000" w:rsidR="00000000" w:rsidRPr="00000000">
              <w:rPr>
                <w:color w:val="2c2c2c"/>
                <w:rtl w:val="0"/>
              </w:rPr>
              <w:t xml:space="preserve">—</w:t>
            </w:r>
            <w:r w:rsidDel="00000000" w:rsidR="00000000" w:rsidRPr="00000000">
              <w:rPr>
                <w:rtl w:val="0"/>
              </w:rPr>
            </w:r>
          </w:p>
        </w:tc>
      </w:tr>
      <w:tr>
        <w:trPr>
          <w:cantSplit w:val="0"/>
          <w:trHeight w:val="1404.90234375" w:hRule="atLeast"/>
          <w:tblHeader w:val="0"/>
        </w:trPr>
        <w:tc>
          <w:tcPr>
            <w:gridSpan w:val="5"/>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rPr>
              <w:drawing>
                <wp:inline distB="114300" distT="114300" distL="114300" distR="114300">
                  <wp:extent cx="6181725" cy="165100"/>
                  <wp:effectExtent b="0" l="0" r="0" t="0"/>
                  <wp:docPr id="103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6181725" cy="16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jc w:val="center"/>
        <w:rPr>
          <w:vertAlign w:val="baseline"/>
        </w:rPr>
      </w:pPr>
      <w:bookmarkStart w:colFirst="0" w:colLast="0" w:name="_heading=h.3znysh7" w:id="6"/>
      <w:bookmarkEnd w:id="6"/>
      <w:r w:rsidDel="00000000" w:rsidR="00000000" w:rsidRPr="00000000">
        <w:rPr>
          <w:vertAlign w:val="baseline"/>
          <w:rtl w:val="0"/>
        </w:rPr>
        <w:t xml:space="preserve">from Wikipedia - </w:t>
      </w:r>
      <w:hyperlink r:id="rId41">
        <w:r w:rsidDel="00000000" w:rsidR="00000000" w:rsidRPr="00000000">
          <w:rPr>
            <w:color w:val="1155cc"/>
            <w:u w:val="single"/>
            <w:vertAlign w:val="baseline"/>
            <w:rtl w:val="0"/>
          </w:rPr>
          <w:t xml:space="preserve">https://en.wikipedia.org/wiki/Java_version_history</w:t>
        </w:r>
      </w:hyperlink>
      <w:r w:rsidDel="00000000" w:rsidR="00000000" w:rsidRPr="00000000">
        <w:rPr>
          <w:rtl w:val="0"/>
        </w:rPr>
      </w:r>
    </w:p>
    <w:p w:rsidR="00000000" w:rsidDel="00000000" w:rsidP="00000000" w:rsidRDefault="00000000" w:rsidRPr="00000000" w14:paraId="00000187">
      <w:pPr>
        <w:jc w:val="center"/>
        <w:rPr/>
      </w:pPr>
      <w:bookmarkStart w:colFirst="0" w:colLast="0" w:name="_heading=h.rcqle4ndbkie" w:id="7"/>
      <w:bookmarkEnd w:id="7"/>
      <w:r w:rsidDel="00000000" w:rsidR="00000000" w:rsidRPr="00000000">
        <w:rPr>
          <w:rtl w:val="0"/>
        </w:rPr>
      </w:r>
    </w:p>
    <w:p w:rsidR="00000000" w:rsidDel="00000000" w:rsidP="00000000" w:rsidRDefault="00000000" w:rsidRPr="00000000" w14:paraId="0000018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Bytecode and the Java Virtual Machine (JVM)</w:t>
      </w:r>
      <w:r w:rsidDel="00000000" w:rsidR="00000000" w:rsidRPr="00000000">
        <w:rPr>
          <w:rtl w:val="0"/>
        </w:rPr>
      </w:r>
    </w:p>
    <w:p w:rsidR="00000000" w:rsidDel="00000000" w:rsidP="00000000" w:rsidRDefault="00000000" w:rsidRPr="00000000" w14:paraId="00000189">
      <w:pPr>
        <w:pStyle w:val="Heading4"/>
        <w:numPr>
          <w:ilvl w:val="0"/>
          <w:numId w:val="7"/>
        </w:numPr>
        <w:ind w:left="360" w:hanging="360"/>
        <w:rPr>
          <w:vertAlign w:val="baseline"/>
        </w:rPr>
      </w:pPr>
      <w:r w:rsidDel="00000000" w:rsidR="00000000" w:rsidRPr="00000000">
        <w:rPr>
          <w:b w:val="1"/>
          <w:vertAlign w:val="baseline"/>
          <w:rtl w:val="0"/>
        </w:rPr>
        <w:t xml:space="preserve">When a Java program is compiled, it is not translated into the machine code native to the developer's computer </w:t>
      </w:r>
      <w:r w:rsidDel="00000000" w:rsidR="00000000" w:rsidRPr="00000000">
        <w:rPr>
          <w:rtl w:val="0"/>
        </w:rPr>
      </w:r>
    </w:p>
    <w:p w:rsidR="00000000" w:rsidDel="00000000" w:rsidP="00000000" w:rsidRDefault="00000000" w:rsidRPr="00000000" w14:paraId="0000018A">
      <w:pPr>
        <w:pStyle w:val="Heading4"/>
        <w:numPr>
          <w:ilvl w:val="0"/>
          <w:numId w:val="7"/>
        </w:numPr>
        <w:ind w:left="360" w:hanging="360"/>
        <w:rPr>
          <w:vertAlign w:val="baseline"/>
        </w:rPr>
      </w:pPr>
      <w:r w:rsidDel="00000000" w:rsidR="00000000" w:rsidRPr="00000000">
        <w:rPr>
          <w:rtl w:val="0"/>
        </w:rPr>
        <w:t xml:space="preserve">IF this was the case it would </w:t>
      </w:r>
      <w:r w:rsidDel="00000000" w:rsidR="00000000" w:rsidRPr="00000000">
        <w:rPr>
          <w:vertAlign w:val="baseline"/>
          <w:rtl w:val="0"/>
        </w:rPr>
        <w:t xml:space="preserve">mean </w:t>
      </w:r>
      <w:r w:rsidDel="00000000" w:rsidR="00000000" w:rsidRPr="00000000">
        <w:rPr>
          <w:rtl w:val="0"/>
        </w:rPr>
        <w:t xml:space="preserve">that it</w:t>
      </w:r>
      <w:r w:rsidDel="00000000" w:rsidR="00000000" w:rsidRPr="00000000">
        <w:rPr>
          <w:vertAlign w:val="baseline"/>
          <w:rtl w:val="0"/>
        </w:rPr>
        <w:t xml:space="preserve"> could only run on similar computers</w:t>
      </w:r>
    </w:p>
    <w:p w:rsidR="00000000" w:rsidDel="00000000" w:rsidP="00000000" w:rsidRDefault="00000000" w:rsidRPr="00000000" w14:paraId="0000018B">
      <w:pPr>
        <w:pStyle w:val="Heading4"/>
        <w:numPr>
          <w:ilvl w:val="0"/>
          <w:numId w:val="7"/>
        </w:numPr>
        <w:ind w:left="360" w:hanging="360"/>
        <w:rPr>
          <w:vertAlign w:val="baseline"/>
        </w:rPr>
      </w:pPr>
      <w:r w:rsidDel="00000000" w:rsidR="00000000" w:rsidRPr="00000000">
        <w:rPr>
          <w:b w:val="1"/>
          <w:vertAlign w:val="baseline"/>
          <w:rtl w:val="0"/>
        </w:rPr>
        <w:t xml:space="preserve">Instead, Java programs are translated into something called Java bytecode</w:t>
      </w:r>
      <w:r w:rsidDel="00000000" w:rsidR="00000000" w:rsidRPr="00000000">
        <w:rPr>
          <w:rtl w:val="0"/>
        </w:rPr>
      </w:r>
    </w:p>
    <w:p w:rsidR="00000000" w:rsidDel="00000000" w:rsidP="00000000" w:rsidRDefault="00000000" w:rsidRPr="00000000" w14:paraId="0000018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Bytecode is stored in a </w:t>
      </w:r>
      <w:r w:rsidDel="00000000" w:rsidR="00000000" w:rsidRPr="00000000">
        <w:rPr>
          <w:rFonts w:ascii="Courier New" w:cs="Courier New" w:eastAsia="Courier New" w:hAnsi="Courier New"/>
          <w:vertAlign w:val="baseline"/>
          <w:rtl w:val="0"/>
        </w:rPr>
        <w:t xml:space="preserve">.class</w:t>
      </w:r>
      <w:r w:rsidDel="00000000" w:rsidR="00000000" w:rsidRPr="00000000">
        <w:rPr>
          <w:vertAlign w:val="baseline"/>
          <w:rtl w:val="0"/>
        </w:rPr>
        <w:t xml:space="preserve"> file and is eventually executed on a computer by using a JVM</w:t>
      </w:r>
    </w:p>
    <w:p w:rsidR="00000000" w:rsidDel="00000000" w:rsidP="00000000" w:rsidRDefault="00000000" w:rsidRPr="00000000" w14:paraId="0000018D">
      <w:pPr>
        <w:pStyle w:val="Heading4"/>
        <w:numPr>
          <w:ilvl w:val="0"/>
          <w:numId w:val="5"/>
        </w:numPr>
        <w:ind w:left="504" w:firstLine="0"/>
        <w:rPr/>
      </w:pPr>
      <w:bookmarkStart w:colFirst="0" w:colLast="0" w:name="_heading=h.noc9cbfbiw7l" w:id="8"/>
      <w:bookmarkEnd w:id="8"/>
      <w:r w:rsidDel="00000000" w:rsidR="00000000" w:rsidRPr="00000000">
        <w:rPr>
          <w:b w:val="0"/>
          <w:sz w:val="32"/>
          <w:szCs w:val="32"/>
          <w:rtl w:val="0"/>
        </w:rPr>
        <w:t xml:space="preserve">you write your java source code (.java) -&gt; when you compile it gets converted to bytecode (.class) -&gt; then the JVM translates it to machine code (ex - arm/M1 chip vs x86/Intel)</w:t>
      </w:r>
    </w:p>
    <w:p w:rsidR="00000000" w:rsidDel="00000000" w:rsidP="00000000" w:rsidRDefault="00000000" w:rsidRPr="00000000" w14:paraId="0000018E">
      <w:pPr>
        <w:tabs>
          <w:tab w:val="left" w:leader="none" w:pos="720"/>
        </w:tabs>
        <w:ind w:left="504" w:firstLine="0"/>
        <w:rPr/>
      </w:pPr>
      <w:r w:rsidDel="00000000" w:rsidR="00000000" w:rsidRPr="00000000">
        <w:rPr>
          <w:rtl w:val="0"/>
        </w:rPr>
      </w:r>
    </w:p>
    <w:p w:rsidR="00000000" w:rsidDel="00000000" w:rsidP="00000000" w:rsidRDefault="00000000" w:rsidRPr="00000000" w14:paraId="0000018F">
      <w:pPr>
        <w:pStyle w:val="Heading4"/>
        <w:numPr>
          <w:ilvl w:val="0"/>
          <w:numId w:val="7"/>
        </w:numPr>
        <w:ind w:left="360" w:hanging="360"/>
        <w:rPr>
          <w:vertAlign w:val="baseline"/>
        </w:rPr>
      </w:pPr>
      <w:r w:rsidDel="00000000" w:rsidR="00000000" w:rsidRPr="00000000">
        <w:rPr>
          <w:b w:val="1"/>
          <w:vertAlign w:val="baseline"/>
          <w:rtl w:val="0"/>
        </w:rPr>
        <w:t xml:space="preserve">The Java Virtual Machine (JVM) is the program responsible for loading and executi</w:t>
      </w:r>
      <w:r w:rsidDel="00000000" w:rsidR="00000000" w:rsidRPr="00000000">
        <w:rPr>
          <w:rtl w:val="0"/>
        </w:rPr>
        <w:t xml:space="preserve">on of</w:t>
      </w:r>
      <w:r w:rsidDel="00000000" w:rsidR="00000000" w:rsidRPr="00000000">
        <w:rPr>
          <w:b w:val="1"/>
          <w:vertAlign w:val="baseline"/>
          <w:rtl w:val="0"/>
        </w:rPr>
        <w:t xml:space="preserve"> a Java application</w:t>
      </w:r>
      <w:r w:rsidDel="00000000" w:rsidR="00000000" w:rsidRPr="00000000">
        <w:rPr>
          <w:rtl w:val="0"/>
        </w:rPr>
      </w:r>
    </w:p>
    <w:p w:rsidR="00000000" w:rsidDel="00000000" w:rsidP="00000000" w:rsidRDefault="00000000" w:rsidRPr="00000000" w14:paraId="0000019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executes the Java bytecode instructions</w:t>
      </w:r>
    </w:p>
    <w:p w:rsidR="00000000" w:rsidDel="00000000" w:rsidP="00000000" w:rsidRDefault="00000000" w:rsidRPr="00000000" w14:paraId="0000019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There are several JVMs available depending on the type of computer/operating system you use</w:t>
      </w:r>
    </w:p>
    <w:p w:rsidR="00000000" w:rsidDel="00000000" w:rsidP="00000000" w:rsidRDefault="00000000" w:rsidRPr="00000000" w14:paraId="00000192">
      <w:pPr>
        <w:rPr>
          <w:vertAlign w:val="baseline"/>
        </w:rPr>
      </w:pPr>
      <w:r w:rsidDel="00000000" w:rsidR="00000000" w:rsidRPr="00000000">
        <w:rPr>
          <w:rtl w:val="0"/>
        </w:rPr>
      </w:r>
    </w:p>
    <w:p w:rsidR="00000000" w:rsidDel="00000000" w:rsidP="00000000" w:rsidRDefault="00000000" w:rsidRPr="00000000" w14:paraId="00000193">
      <w:pPr>
        <w:jc w:val="center"/>
        <w:rPr>
          <w:vertAlign w:val="baseline"/>
        </w:rPr>
      </w:pPr>
      <w:bookmarkStart w:colFirst="0" w:colLast="0" w:name="_heading=h.2et92p0" w:id="9"/>
      <w:bookmarkEnd w:id="9"/>
      <w:r w:rsidDel="00000000" w:rsidR="00000000" w:rsidRPr="00000000">
        <w:rPr>
          <w:vertAlign w:val="baseline"/>
        </w:rPr>
        <w:drawing>
          <wp:inline distB="0" distT="0" distL="114300" distR="114300">
            <wp:extent cx="3725545" cy="2924175"/>
            <wp:effectExtent b="0" l="0" r="0" t="0"/>
            <wp:docPr descr="Java Bytecode" id="1035" name="image5.png"/>
            <a:graphic>
              <a:graphicData uri="http://schemas.openxmlformats.org/drawingml/2006/picture">
                <pic:pic>
                  <pic:nvPicPr>
                    <pic:cNvPr descr="Java Bytecode" id="0" name="image5.png"/>
                    <pic:cNvPicPr preferRelativeResize="0"/>
                  </pic:nvPicPr>
                  <pic:blipFill>
                    <a:blip r:embed="rId42"/>
                    <a:srcRect b="0" l="0" r="0" t="0"/>
                    <a:stretch>
                      <a:fillRect/>
                    </a:stretch>
                  </pic:blipFill>
                  <pic:spPr>
                    <a:xfrm>
                      <a:off x="0" y="0"/>
                      <a:ext cx="372554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Runtime Environment (JRE)</w:t>
      </w:r>
      <w:r w:rsidDel="00000000" w:rsidR="00000000" w:rsidRPr="00000000">
        <w:rPr>
          <w:rtl w:val="0"/>
        </w:rPr>
      </w:r>
    </w:p>
    <w:p w:rsidR="00000000" w:rsidDel="00000000" w:rsidP="00000000" w:rsidRDefault="00000000" w:rsidRPr="00000000" w14:paraId="00000195">
      <w:pPr>
        <w:pStyle w:val="Heading4"/>
        <w:numPr>
          <w:ilvl w:val="0"/>
          <w:numId w:val="7"/>
        </w:numPr>
        <w:ind w:left="360" w:hanging="360"/>
        <w:rPr>
          <w:vertAlign w:val="baseline"/>
        </w:rPr>
      </w:pPr>
      <w:r w:rsidDel="00000000" w:rsidR="00000000" w:rsidRPr="00000000">
        <w:rPr>
          <w:b w:val="1"/>
          <w:vertAlign w:val="baseline"/>
          <w:rtl w:val="0"/>
        </w:rPr>
        <w:t xml:space="preserve">You must install the Java Runtime Environment (JRE) in order to run Java applications on your computer</w:t>
      </w:r>
      <w:r w:rsidDel="00000000" w:rsidR="00000000" w:rsidRPr="00000000">
        <w:rPr>
          <w:rtl w:val="0"/>
        </w:rPr>
      </w:r>
    </w:p>
    <w:p w:rsidR="00000000" w:rsidDel="00000000" w:rsidP="00000000" w:rsidRDefault="00000000" w:rsidRPr="00000000" w14:paraId="00000196">
      <w:pPr>
        <w:pStyle w:val="Heading4"/>
        <w:numPr>
          <w:ilvl w:val="0"/>
          <w:numId w:val="7"/>
        </w:numPr>
        <w:ind w:left="360" w:hanging="360"/>
        <w:rPr>
          <w:vertAlign w:val="baseline"/>
        </w:rPr>
      </w:pPr>
      <w:r w:rsidDel="00000000" w:rsidR="00000000" w:rsidRPr="00000000">
        <w:rPr>
          <w:b w:val="1"/>
          <w:vertAlign w:val="baseline"/>
          <w:rtl w:val="0"/>
        </w:rPr>
        <w:t xml:space="preserve">The JRE is a software layer that sits on top of a computer's native operating system</w:t>
      </w:r>
      <w:r w:rsidDel="00000000" w:rsidR="00000000" w:rsidRPr="00000000">
        <w:rPr>
          <w:rtl w:val="0"/>
        </w:rPr>
      </w:r>
    </w:p>
    <w:p w:rsidR="00000000" w:rsidDel="00000000" w:rsidP="00000000" w:rsidRDefault="00000000" w:rsidRPr="00000000" w14:paraId="00000197">
      <w:pPr>
        <w:pStyle w:val="Heading4"/>
        <w:numPr>
          <w:ilvl w:val="0"/>
          <w:numId w:val="7"/>
        </w:numPr>
        <w:ind w:left="360" w:hanging="360"/>
        <w:rPr>
          <w:vertAlign w:val="baseline"/>
        </w:rPr>
      </w:pPr>
      <w:r w:rsidDel="00000000" w:rsidR="00000000" w:rsidRPr="00000000">
        <w:rPr>
          <w:b w:val="1"/>
          <w:vertAlign w:val="baseline"/>
          <w:rtl w:val="0"/>
        </w:rPr>
        <w:t xml:space="preserve">It provides the class libraries and other resources (including the JVM) needed to run Java applications</w:t>
      </w:r>
      <w:r w:rsidDel="00000000" w:rsidR="00000000" w:rsidRPr="00000000">
        <w:rPr>
          <w:rtl w:val="0"/>
        </w:rPr>
      </w:r>
    </w:p>
    <w:p w:rsidR="00000000" w:rsidDel="00000000" w:rsidP="00000000" w:rsidRDefault="00000000" w:rsidRPr="00000000" w14:paraId="00000198">
      <w:pPr>
        <w:pStyle w:val="Heading4"/>
        <w:numPr>
          <w:ilvl w:val="0"/>
          <w:numId w:val="7"/>
        </w:numPr>
        <w:ind w:left="360" w:hanging="360"/>
        <w:rPr>
          <w:vertAlign w:val="baseline"/>
        </w:rPr>
      </w:pPr>
      <w:bookmarkStart w:colFirst="0" w:colLast="0" w:name="_heading=h.tyjcwt" w:id="10"/>
      <w:bookmarkEnd w:id="10"/>
      <w:r w:rsidDel="00000000" w:rsidR="00000000" w:rsidRPr="00000000">
        <w:rPr>
          <w:b w:val="1"/>
          <w:vertAlign w:val="baseline"/>
          <w:rtl w:val="0"/>
        </w:rPr>
        <w:t xml:space="preserve">However, the JRE does not contain the resources a developer needs for </w:t>
      </w:r>
      <w:r w:rsidDel="00000000" w:rsidR="00000000" w:rsidRPr="00000000">
        <w:rPr>
          <w:b w:val="1"/>
          <w:i w:val="1"/>
          <w:vertAlign w:val="baseline"/>
          <w:rtl w:val="0"/>
        </w:rPr>
        <w:t xml:space="preserve">creating</w:t>
      </w:r>
      <w:r w:rsidDel="00000000" w:rsidR="00000000" w:rsidRPr="00000000">
        <w:rPr>
          <w:b w:val="1"/>
          <w:vertAlign w:val="baseline"/>
          <w:rtl w:val="0"/>
        </w:rPr>
        <w:t xml:space="preserve"> Java applications - that </w:t>
      </w:r>
      <w:r w:rsidDel="00000000" w:rsidR="00000000" w:rsidRPr="00000000">
        <w:rPr>
          <w:rtl w:val="0"/>
        </w:rPr>
        <w:t xml:space="preserve">is where the JDK comes into play</w:t>
      </w:r>
      <w:r w:rsidDel="00000000" w:rsidR="00000000" w:rsidRPr="00000000">
        <w:rPr>
          <w:rtl w:val="0"/>
        </w:rPr>
      </w:r>
    </w:p>
    <w:p w:rsidR="00000000" w:rsidDel="00000000" w:rsidP="00000000" w:rsidRDefault="00000000" w:rsidRPr="00000000" w14:paraId="0000019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Developer Kit (JDK)</w:t>
      </w:r>
      <w:r w:rsidDel="00000000" w:rsidR="00000000" w:rsidRPr="00000000">
        <w:rPr>
          <w:rtl w:val="0"/>
        </w:rPr>
      </w:r>
    </w:p>
    <w:p w:rsidR="00000000" w:rsidDel="00000000" w:rsidP="00000000" w:rsidRDefault="00000000" w:rsidRPr="00000000" w14:paraId="0000019A">
      <w:pPr>
        <w:pStyle w:val="Heading4"/>
        <w:numPr>
          <w:ilvl w:val="0"/>
          <w:numId w:val="7"/>
        </w:numPr>
        <w:ind w:left="360" w:hanging="360"/>
        <w:rPr>
          <w:vertAlign w:val="baseline"/>
        </w:rPr>
      </w:pPr>
      <w:r w:rsidDel="00000000" w:rsidR="00000000" w:rsidRPr="00000000">
        <w:rPr>
          <w:b w:val="1"/>
          <w:vertAlign w:val="baseline"/>
          <w:rtl w:val="0"/>
        </w:rPr>
        <w:t xml:space="preserve">The Java Developer Kit (JDK) is set of tools for developing Java applications</w:t>
      </w:r>
      <w:r w:rsidDel="00000000" w:rsidR="00000000" w:rsidRPr="00000000">
        <w:rPr>
          <w:rtl w:val="0"/>
        </w:rPr>
      </w:r>
    </w:p>
    <w:p w:rsidR="00000000" w:rsidDel="00000000" w:rsidP="00000000" w:rsidRDefault="00000000" w:rsidRPr="00000000" w14:paraId="0000019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includes a CLI, the Java compiler, debuggers, etc.</w:t>
      </w:r>
    </w:p>
    <w:p w:rsidR="00000000" w:rsidDel="00000000" w:rsidP="00000000" w:rsidRDefault="00000000" w:rsidRPr="00000000" w14:paraId="0000019C">
      <w:pPr>
        <w:pStyle w:val="Heading4"/>
        <w:numPr>
          <w:ilvl w:val="0"/>
          <w:numId w:val="7"/>
        </w:numPr>
        <w:ind w:left="360" w:hanging="360"/>
        <w:rPr>
          <w:vertAlign w:val="baseline"/>
        </w:rPr>
      </w:pPr>
      <w:r w:rsidDel="00000000" w:rsidR="00000000" w:rsidRPr="00000000">
        <w:rPr>
          <w:b w:val="1"/>
          <w:vertAlign w:val="baseline"/>
          <w:rtl w:val="0"/>
        </w:rPr>
        <w:t xml:space="preserve">If you want to create Java applications, you must install a JDK - </w:t>
      </w:r>
      <w:r w:rsidDel="00000000" w:rsidR="00000000" w:rsidRPr="00000000">
        <w:rPr>
          <w:rtl w:val="0"/>
        </w:rPr>
        <w:t xml:space="preserve">“Java” == programming language + platform</w:t>
      </w:r>
      <w:r w:rsidDel="00000000" w:rsidR="00000000" w:rsidRPr="00000000">
        <w:rPr>
          <w:rtl w:val="0"/>
        </w:rPr>
      </w:r>
    </w:p>
    <w:p w:rsidR="00000000" w:rsidDel="00000000" w:rsidP="00000000" w:rsidRDefault="00000000" w:rsidRPr="00000000" w14:paraId="0000019D">
      <w:pPr>
        <w:pStyle w:val="Heading4"/>
        <w:numPr>
          <w:ilvl w:val="0"/>
          <w:numId w:val="7"/>
        </w:numPr>
        <w:ind w:left="360" w:hanging="360"/>
        <w:rPr>
          <w:vertAlign w:val="baseline"/>
        </w:rPr>
      </w:pPr>
      <w:r w:rsidDel="00000000" w:rsidR="00000000" w:rsidRPr="00000000">
        <w:rPr>
          <w:b w:val="1"/>
          <w:vertAlign w:val="baseline"/>
          <w:rtl w:val="0"/>
        </w:rPr>
        <w:t xml:space="preserve">Developers choose JDKs by Java version and by package or edition—</w:t>
      </w:r>
      <w:r w:rsidDel="00000000" w:rsidR="00000000" w:rsidRPr="00000000">
        <w:rPr>
          <w:rtl w:val="0"/>
        </w:rPr>
      </w:r>
    </w:p>
    <w:p w:rsidR="00000000" w:rsidDel="00000000" w:rsidP="00000000" w:rsidRDefault="00000000" w:rsidRPr="00000000" w14:paraId="0000019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Java Enterprise Edition (Java EE)</w:t>
      </w:r>
    </w:p>
    <w:p w:rsidR="00000000" w:rsidDel="00000000" w:rsidP="00000000" w:rsidRDefault="00000000" w:rsidRPr="00000000" w14:paraId="0000019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Java Special Edition (Java SE)</w:t>
      </w:r>
    </w:p>
    <w:p w:rsidR="00000000" w:rsidDel="00000000" w:rsidP="00000000" w:rsidRDefault="00000000" w:rsidRPr="00000000" w14:paraId="000001A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Java Mobile Edition (Java ME)</w:t>
      </w:r>
    </w:p>
    <w:p w:rsidR="00000000" w:rsidDel="00000000" w:rsidP="00000000" w:rsidRDefault="00000000" w:rsidRPr="00000000" w14:paraId="000001A1">
      <w:pPr>
        <w:pStyle w:val="Heading4"/>
        <w:numPr>
          <w:ilvl w:val="0"/>
          <w:numId w:val="7"/>
        </w:numPr>
        <w:ind w:left="360" w:hanging="360"/>
        <w:rPr>
          <w:vertAlign w:val="baseline"/>
        </w:rPr>
      </w:pPr>
      <w:r w:rsidDel="00000000" w:rsidR="00000000" w:rsidRPr="00000000">
        <w:rPr>
          <w:b w:val="1"/>
          <w:vertAlign w:val="baseline"/>
          <w:rtl w:val="0"/>
        </w:rPr>
        <w:t xml:space="preserve">The JDK also includes a compatible JRE so that the Java application can be tested and run on the developer's machine</w:t>
      </w:r>
      <w:r w:rsidDel="00000000" w:rsidR="00000000" w:rsidRPr="00000000">
        <w:rPr>
          <w:rtl w:val="0"/>
        </w:rPr>
      </w:r>
    </w:p>
    <w:p w:rsidR="00000000" w:rsidDel="00000000" w:rsidP="00000000" w:rsidRDefault="00000000" w:rsidRPr="00000000" w14:paraId="000001A2">
      <w:pPr>
        <w:rPr>
          <w:vertAlign w:val="baseline"/>
        </w:rPr>
      </w:pPr>
      <w:r w:rsidDel="00000000" w:rsidR="00000000" w:rsidRPr="00000000">
        <w:rPr>
          <w:rtl w:val="0"/>
        </w:rPr>
      </w:r>
    </w:p>
    <w:p w:rsidR="00000000" w:rsidDel="00000000" w:rsidP="00000000" w:rsidRDefault="00000000" w:rsidRPr="00000000" w14:paraId="000001A3">
      <w:pPr>
        <w:jc w:val="center"/>
        <w:rPr>
          <w:vertAlign w:val="baseline"/>
        </w:rPr>
      </w:pPr>
      <w:bookmarkStart w:colFirst="0" w:colLast="0" w:name="_heading=h.3dy6vkm" w:id="11"/>
      <w:bookmarkEnd w:id="11"/>
      <w:r w:rsidDel="00000000" w:rsidR="00000000" w:rsidRPr="00000000">
        <w:rPr>
          <w:vertAlign w:val="baseline"/>
        </w:rPr>
        <w:drawing>
          <wp:inline distB="0" distT="0" distL="114300" distR="114300">
            <wp:extent cx="3801110" cy="2354580"/>
            <wp:effectExtent b="0" l="0" r="0" t="0"/>
            <wp:docPr id="1034"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3801110" cy="235458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Compiling Java</w:t>
      </w:r>
      <w:r w:rsidDel="00000000" w:rsidR="00000000" w:rsidRPr="00000000">
        <w:rPr>
          <w:rtl w:val="0"/>
        </w:rPr>
      </w:r>
    </w:p>
    <w:p w:rsidR="00000000" w:rsidDel="00000000" w:rsidP="00000000" w:rsidRDefault="00000000" w:rsidRPr="00000000" w14:paraId="000001A5">
      <w:pPr>
        <w:pStyle w:val="Heading4"/>
        <w:numPr>
          <w:ilvl w:val="0"/>
          <w:numId w:val="7"/>
        </w:numPr>
        <w:ind w:left="360" w:hanging="360"/>
        <w:rPr>
          <w:vertAlign w:val="baseline"/>
        </w:rPr>
      </w:pPr>
      <w:r w:rsidDel="00000000" w:rsidR="00000000" w:rsidRPr="00000000">
        <w:rPr>
          <w:b w:val="1"/>
          <w:vertAlign w:val="baseline"/>
          <w:rtl w:val="0"/>
        </w:rPr>
        <w:t xml:space="preserve">To compile a Java application into bytecode, you use </w:t>
      </w:r>
      <w:r w:rsidDel="00000000" w:rsidR="00000000" w:rsidRPr="00000000">
        <w:rPr>
          <w:rFonts w:ascii="Courier New" w:cs="Courier New" w:eastAsia="Courier New" w:hAnsi="Courier New"/>
          <w:b w:val="1"/>
          <w:vertAlign w:val="baseline"/>
          <w:rtl w:val="0"/>
        </w:rPr>
        <w:t xml:space="preserve">javac</w:t>
      </w:r>
      <w:r w:rsidDel="00000000" w:rsidR="00000000" w:rsidRPr="00000000">
        <w:rPr>
          <w:rtl w:val="0"/>
        </w:rPr>
      </w:r>
    </w:p>
    <w:p w:rsidR="00000000" w:rsidDel="00000000" w:rsidP="00000000" w:rsidRDefault="00000000" w:rsidRPr="00000000" w14:paraId="000001A6">
      <w:pPr>
        <w:pStyle w:val="Heading4"/>
        <w:numPr>
          <w:ilvl w:val="0"/>
          <w:numId w:val="7"/>
        </w:numPr>
        <w:ind w:left="360" w:hanging="360"/>
        <w:rPr>
          <w:vertAlign w:val="baseline"/>
        </w:rPr>
      </w:pPr>
      <w:r w:rsidDel="00000000" w:rsidR="00000000" w:rsidRPr="00000000">
        <w:rPr>
          <w:b w:val="1"/>
          <w:vertAlign w:val="baseline"/>
          <w:rtl w:val="0"/>
        </w:rPr>
        <w:t xml:space="preserve">Javac is a Java compiler </w:t>
      </w:r>
      <w:r w:rsidDel="00000000" w:rsidR="00000000" w:rsidRPr="00000000">
        <w:rPr>
          <w:rtl w:val="0"/>
        </w:rPr>
      </w:r>
    </w:p>
    <w:p w:rsidR="00000000" w:rsidDel="00000000" w:rsidP="00000000" w:rsidRDefault="00000000" w:rsidRPr="00000000" w14:paraId="000001A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confirms the grammar you coded is correct</w:t>
      </w:r>
    </w:p>
    <w:p w:rsidR="00000000" w:rsidDel="00000000" w:rsidP="00000000" w:rsidRDefault="00000000" w:rsidRPr="00000000" w14:paraId="000001A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then translates the code into bytecode and places it in a </w:t>
      </w:r>
      <w:r w:rsidDel="00000000" w:rsidR="00000000" w:rsidRPr="00000000">
        <w:rPr>
          <w:rFonts w:ascii="Courier New" w:cs="Courier New" w:eastAsia="Courier New" w:hAnsi="Courier New"/>
          <w:vertAlign w:val="baseline"/>
          <w:rtl w:val="0"/>
        </w:rPr>
        <w:t xml:space="preserve">.class </w:t>
      </w:r>
      <w:r w:rsidDel="00000000" w:rsidR="00000000" w:rsidRPr="00000000">
        <w:rPr>
          <w:vertAlign w:val="baseline"/>
          <w:rtl w:val="0"/>
        </w:rPr>
        <w:t xml:space="preserve">file</w:t>
      </w:r>
    </w:p>
    <w:p w:rsidR="00000000" w:rsidDel="00000000" w:rsidP="00000000" w:rsidRDefault="00000000" w:rsidRPr="00000000" w14:paraId="000001A9">
      <w:pPr>
        <w:pStyle w:val="Heading4"/>
        <w:numPr>
          <w:ilvl w:val="0"/>
          <w:numId w:val="7"/>
        </w:numPr>
        <w:ind w:left="360" w:hanging="360"/>
        <w:rPr>
          <w:vertAlign w:val="baseline"/>
        </w:rPr>
      </w:pPr>
      <w:r w:rsidDel="00000000" w:rsidR="00000000" w:rsidRPr="00000000">
        <w:rPr>
          <w:b w:val="1"/>
          <w:vertAlign w:val="baseline"/>
          <w:rtl w:val="0"/>
        </w:rPr>
        <w:t xml:space="preserve">If you have syntax errors, the compiler will not generate the bytecode (the .c</w:t>
      </w:r>
      <w:r w:rsidDel="00000000" w:rsidR="00000000" w:rsidRPr="00000000">
        <w:rPr>
          <w:rtl w:val="0"/>
        </w:rPr>
        <w:t xml:space="preserve">lass files)</w:t>
      </w:r>
      <w:r w:rsidDel="00000000" w:rsidR="00000000" w:rsidRPr="00000000">
        <w:rPr>
          <w:rtl w:val="0"/>
        </w:rPr>
      </w:r>
    </w:p>
    <w:p w:rsidR="00000000" w:rsidDel="00000000" w:rsidP="00000000" w:rsidRDefault="00000000" w:rsidRPr="00000000" w14:paraId="000001AA">
      <w:pPr>
        <w:pStyle w:val="Heading4"/>
        <w:numPr>
          <w:ilvl w:val="0"/>
          <w:numId w:val="7"/>
        </w:numPr>
        <w:ind w:left="360" w:hanging="360"/>
        <w:rPr>
          <w:vertAlign w:val="baseline"/>
        </w:rPr>
      </w:pPr>
      <w:r w:rsidDel="00000000" w:rsidR="00000000" w:rsidRPr="00000000">
        <w:rPr>
          <w:b w:val="1"/>
          <w:vertAlign w:val="baseline"/>
          <w:rtl w:val="0"/>
        </w:rPr>
        <w:t xml:space="preserve">This is the difference between a compiled language like Java and an interpreted language like JavaScript</w:t>
      </w:r>
      <w:r w:rsidDel="00000000" w:rsidR="00000000" w:rsidRPr="00000000">
        <w:rPr>
          <w:rtl w:val="0"/>
        </w:rPr>
      </w:r>
    </w:p>
    <w:p w:rsidR="00000000" w:rsidDel="00000000" w:rsidP="00000000" w:rsidRDefault="00000000" w:rsidRPr="00000000" w14:paraId="000001A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can't even try to run the code if there are syntax errors</w:t>
      </w:r>
    </w:p>
    <w:p w:rsidR="00000000" w:rsidDel="00000000" w:rsidP="00000000" w:rsidRDefault="00000000" w:rsidRPr="00000000" w14:paraId="000001AC">
      <w:pPr>
        <w:pStyle w:val="Heading2"/>
        <w:numPr>
          <w:ilvl w:val="1"/>
          <w:numId w:val="9"/>
        </w:numPr>
        <w:ind w:left="0" w:firstLine="0"/>
        <w:rPr>
          <w:vertAlign w:val="baseline"/>
        </w:rPr>
      </w:pPr>
      <w:bookmarkStart w:colFirst="0" w:colLast="0" w:name="_heading=h.1t3h5sf" w:id="12"/>
      <w:bookmarkEnd w:id="12"/>
      <w:r w:rsidDel="00000000" w:rsidR="00000000" w:rsidRPr="00000000">
        <w:rPr>
          <w:b w:val="0"/>
          <w:vertAlign w:val="baseline"/>
          <w:rtl w:val="0"/>
        </w:rPr>
        <w:br w:type="textWrapping"/>
        <w:br w:type="textWrapping"/>
        <w:br w:type="textWrapping"/>
        <w:br w:type="textWrapping"/>
        <w:t xml:space="preserve">Configuring your Machine</w:t>
      </w:r>
      <w:r w:rsidDel="00000000" w:rsidR="00000000" w:rsidRPr="00000000">
        <w:rPr>
          <w:rtl w:val="0"/>
        </w:rPr>
      </w:r>
    </w:p>
    <w:p w:rsidR="00000000" w:rsidDel="00000000" w:rsidP="00000000" w:rsidRDefault="00000000" w:rsidRPr="00000000" w14:paraId="000001AD">
      <w:pPr>
        <w:pStyle w:val="Heading3"/>
        <w:tabs>
          <w:tab w:val="left" w:leader="none" w:pos="360"/>
          <w:tab w:val="left" w:leader="none" w:pos="720"/>
          <w:tab w:val="left" w:leader="none" w:pos="1080"/>
        </w:tabs>
        <w:rPr>
          <w:vertAlign w:val="baseline"/>
        </w:rPr>
      </w:pPr>
      <w:bookmarkStart w:colFirst="0" w:colLast="0" w:name="_heading=h.4d34og8" w:id="13"/>
      <w:bookmarkEnd w:id="13"/>
      <w:r w:rsidDel="00000000" w:rsidR="00000000" w:rsidRPr="00000000">
        <w:rPr>
          <w:b w:val="1"/>
          <w:vertAlign w:val="baseline"/>
          <w:rtl w:val="0"/>
        </w:rPr>
        <w:t xml:space="preserve">Configuring your Development Machine</w:t>
      </w:r>
      <w:r w:rsidDel="00000000" w:rsidR="00000000" w:rsidRPr="00000000">
        <w:rPr>
          <w:rtl w:val="0"/>
        </w:rPr>
      </w:r>
    </w:p>
    <w:p w:rsidR="00000000" w:rsidDel="00000000" w:rsidP="00000000" w:rsidRDefault="00000000" w:rsidRPr="00000000" w14:paraId="000001AE">
      <w:pPr>
        <w:pStyle w:val="Heading4"/>
        <w:numPr>
          <w:ilvl w:val="0"/>
          <w:numId w:val="7"/>
        </w:numPr>
        <w:ind w:left="360" w:hanging="360"/>
        <w:rPr>
          <w:vertAlign w:val="baseline"/>
        </w:rPr>
      </w:pPr>
      <w:r w:rsidDel="00000000" w:rsidR="00000000" w:rsidRPr="00000000">
        <w:rPr>
          <w:b w:val="1"/>
          <w:vertAlign w:val="baseline"/>
          <w:rtl w:val="0"/>
        </w:rPr>
        <w:t xml:space="preserve">If you don't have a JDK, you can download</w:t>
      </w:r>
      <w:r w:rsidDel="00000000" w:rsidR="00000000" w:rsidRPr="00000000">
        <w:rPr>
          <w:rtl w:val="0"/>
        </w:rPr>
        <w:t xml:space="preserve"> Java 8 and/or Java 11 from these links:</w:t>
      </w:r>
      <w:r w:rsidDel="00000000" w:rsidR="00000000" w:rsidRPr="00000000">
        <w:rPr>
          <w:rtl w:val="0"/>
        </w:rPr>
      </w:r>
    </w:p>
    <w:p w:rsidR="00000000" w:rsidDel="00000000" w:rsidP="00000000" w:rsidRDefault="00000000" w:rsidRPr="00000000" w14:paraId="000001AF">
      <w:pPr>
        <w:pStyle w:val="Heading5"/>
        <w:numPr>
          <w:ilvl w:val="0"/>
          <w:numId w:val="5"/>
        </w:numPr>
        <w:tabs>
          <w:tab w:val="left" w:leader="none" w:pos="720"/>
        </w:tabs>
        <w:ind w:left="504" w:firstLine="0"/>
        <w:rPr>
          <w:rFonts w:ascii="Courier New" w:cs="Courier New" w:eastAsia="Courier New" w:hAnsi="Courier New"/>
          <w:sz w:val="28"/>
          <w:szCs w:val="28"/>
          <w:vertAlign w:val="baseline"/>
        </w:rPr>
      </w:pPr>
      <w:r w:rsidDel="00000000" w:rsidR="00000000" w:rsidRPr="00000000">
        <w:rPr>
          <w:vertAlign w:val="baseline"/>
          <w:rtl w:val="0"/>
        </w:rPr>
        <w:t xml:space="preserve">Jav</w:t>
      </w:r>
      <w:r w:rsidDel="00000000" w:rsidR="00000000" w:rsidRPr="00000000">
        <w:rPr>
          <w:rtl w:val="0"/>
        </w:rPr>
        <w:t xml:space="preserve">a 11: </w:t>
      </w:r>
      <w:hyperlink r:id="rId44">
        <w:r w:rsidDel="00000000" w:rsidR="00000000" w:rsidRPr="00000000">
          <w:rPr>
            <w:rFonts w:ascii="Courier New" w:cs="Courier New" w:eastAsia="Courier New" w:hAnsi="Courier New"/>
            <w:color w:val="1155cc"/>
            <w:sz w:val="28"/>
            <w:szCs w:val="28"/>
            <w:u w:val="single"/>
            <w:rtl w:val="0"/>
          </w:rPr>
          <w:t xml:space="preserve">https://www.oracle.com/java/technologies/javase/jdk11-archive-downloads.html</w:t>
        </w:r>
      </w:hyperlink>
      <w:r w:rsidDel="00000000" w:rsidR="00000000" w:rsidRPr="00000000">
        <w:rPr>
          <w:rtl w:val="0"/>
        </w:rPr>
      </w:r>
    </w:p>
    <w:p w:rsidR="00000000" w:rsidDel="00000000" w:rsidP="00000000" w:rsidRDefault="00000000" w:rsidRPr="00000000" w14:paraId="000001B0">
      <w:pPr>
        <w:numPr>
          <w:ilvl w:val="0"/>
          <w:numId w:val="5"/>
        </w:numPr>
        <w:tabs>
          <w:tab w:val="left" w:leader="none" w:pos="720"/>
        </w:tabs>
        <w:ind w:left="504" w:firstLine="0"/>
      </w:pPr>
      <w:r w:rsidDel="00000000" w:rsidR="00000000" w:rsidRPr="00000000">
        <w:rPr>
          <w:rFonts w:ascii="Courier New" w:cs="Courier New" w:eastAsia="Courier New" w:hAnsi="Courier New"/>
          <w:sz w:val="28"/>
          <w:szCs w:val="28"/>
          <w:rtl w:val="0"/>
        </w:rPr>
        <w:t xml:space="preserve">Java 8: </w:t>
      </w:r>
      <w:hyperlink r:id="rId45">
        <w:r w:rsidDel="00000000" w:rsidR="00000000" w:rsidRPr="00000000">
          <w:rPr>
            <w:color w:val="1155cc"/>
            <w:u w:val="single"/>
            <w:rtl w:val="0"/>
          </w:rPr>
          <w:t xml:space="preserve">https://www.oracle.com/uk/java/technologies/javase/javase8-archive-downloads.html</w:t>
        </w:r>
      </w:hyperlink>
      <w:r w:rsidDel="00000000" w:rsidR="00000000" w:rsidRPr="00000000">
        <w:rPr>
          <w:rtl w:val="0"/>
        </w:rPr>
      </w:r>
    </w:p>
    <w:p w:rsidR="00000000" w:rsidDel="00000000" w:rsidP="00000000" w:rsidRDefault="00000000" w:rsidRPr="00000000" w14:paraId="000001B1">
      <w:pPr>
        <w:tabs>
          <w:tab w:val="left" w:leader="none" w:pos="720"/>
        </w:tabs>
        <w:ind w:left="0" w:firstLine="0"/>
        <w:rPr/>
      </w:pPr>
      <w:r w:rsidDel="00000000" w:rsidR="00000000" w:rsidRPr="00000000">
        <w:rPr>
          <w:rtl w:val="0"/>
        </w:rPr>
      </w:r>
    </w:p>
    <w:p w:rsidR="00000000" w:rsidDel="00000000" w:rsidP="00000000" w:rsidRDefault="00000000" w:rsidRPr="00000000" w14:paraId="000001B2">
      <w:pPr>
        <w:tabs>
          <w:tab w:val="left" w:leader="none" w:pos="720"/>
        </w:tabs>
        <w:ind w:left="504" w:firstLine="0"/>
        <w:rPr/>
      </w:pPr>
      <w:r w:rsidDel="00000000" w:rsidR="00000000" w:rsidRPr="00000000">
        <w:rPr>
          <w:rtl w:val="0"/>
        </w:rPr>
      </w:r>
    </w:p>
    <w:p w:rsidR="00000000" w:rsidDel="00000000" w:rsidP="00000000" w:rsidRDefault="00000000" w:rsidRPr="00000000" w14:paraId="000001B3">
      <w:pPr>
        <w:pStyle w:val="Heading4"/>
        <w:numPr>
          <w:ilvl w:val="0"/>
          <w:numId w:val="7"/>
        </w:numPr>
        <w:ind w:left="360" w:hanging="360"/>
        <w:rPr>
          <w:vertAlign w:val="baseline"/>
        </w:rPr>
      </w:pPr>
      <w:r w:rsidDel="00000000" w:rsidR="00000000" w:rsidRPr="00000000">
        <w:rPr>
          <w:b w:val="1"/>
          <w:vertAlign w:val="baseline"/>
          <w:rtl w:val="0"/>
        </w:rPr>
        <w:t xml:space="preserve">Once you have installed a JDK on your development machine, you will need to do some (hopefully) simple configurations</w:t>
      </w:r>
    </w:p>
    <w:p w:rsidR="00000000" w:rsidDel="00000000" w:rsidP="00000000" w:rsidRDefault="00000000" w:rsidRPr="00000000" w14:paraId="000001B4">
      <w:pPr>
        <w:pStyle w:val="Heading4"/>
        <w:numPr>
          <w:ilvl w:val="0"/>
          <w:numId w:val="7"/>
        </w:numPr>
        <w:rPr>
          <w:b w:val="1"/>
          <w:sz w:val="36"/>
          <w:szCs w:val="36"/>
        </w:rPr>
      </w:pPr>
      <w:bookmarkStart w:colFirst="0" w:colLast="0" w:name="_heading=h.1r4yng462bxu" w:id="14"/>
      <w:bookmarkEnd w:id="14"/>
      <w:r w:rsidDel="00000000" w:rsidR="00000000" w:rsidRPr="00000000">
        <w:rPr>
          <w:rtl w:val="0"/>
        </w:rPr>
        <w:t xml:space="preserve">Step 0: you can install SDKman to help you manage and install multiple java versions locally and switch between them - similar to NVM for Node.js projects.  </w:t>
      </w:r>
    </w:p>
    <w:p w:rsidR="00000000" w:rsidDel="00000000" w:rsidP="00000000" w:rsidRDefault="00000000" w:rsidRPr="00000000" w14:paraId="000001B5">
      <w:pPr>
        <w:pStyle w:val="Heading4"/>
        <w:numPr>
          <w:ilvl w:val="0"/>
          <w:numId w:val="7"/>
        </w:numPr>
        <w:rPr>
          <w:b w:val="1"/>
          <w:sz w:val="36"/>
          <w:szCs w:val="36"/>
        </w:rPr>
      </w:pPr>
      <w:bookmarkStart w:colFirst="0" w:colLast="0" w:name="_heading=h.tw4t1cbru40t" w:id="15"/>
      <w:bookmarkEnd w:id="15"/>
      <w:r w:rsidDel="00000000" w:rsidR="00000000" w:rsidRPr="00000000">
        <w:rPr>
          <w:rtl w:val="0"/>
        </w:rPr>
        <w:t xml:space="preserve">Read here for the details on installing SDKman and using it: </w:t>
      </w:r>
      <w:hyperlink r:id="rId46">
        <w:r w:rsidDel="00000000" w:rsidR="00000000" w:rsidRPr="00000000">
          <w:rPr>
            <w:color w:val="1155cc"/>
            <w:u w:val="single"/>
            <w:rtl w:val="0"/>
          </w:rPr>
          <w:t xml:space="preserve">https://www.baeldung.com/java-sdkman-intro</w:t>
        </w:r>
      </w:hyperlink>
      <w:r w:rsidDel="00000000" w:rsidR="00000000" w:rsidRPr="00000000">
        <w:rPr>
          <w:rtl w:val="0"/>
        </w:rPr>
      </w:r>
    </w:p>
    <w:p w:rsidR="00000000" w:rsidDel="00000000" w:rsidP="00000000" w:rsidRDefault="00000000" w:rsidRPr="00000000" w14:paraId="000001B6">
      <w:pPr>
        <w:ind w:left="36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B9">
      <w:pPr>
        <w:pStyle w:val="Heading4"/>
        <w:numPr>
          <w:ilvl w:val="0"/>
          <w:numId w:val="7"/>
        </w:numPr>
        <w:rPr>
          <w:b w:val="1"/>
          <w:sz w:val="36"/>
          <w:szCs w:val="36"/>
        </w:rPr>
      </w:pPr>
      <w:bookmarkStart w:colFirst="0" w:colLast="0" w:name="_heading=h.gbxgqpaqybrb" w:id="16"/>
      <w:bookmarkEnd w:id="16"/>
      <w:r w:rsidDel="00000000" w:rsidR="00000000" w:rsidRPr="00000000">
        <w:rPr>
          <w:rtl w:val="0"/>
        </w:rPr>
        <w:t xml:space="preserve">Note that to make IntelliJ “aware” of the new version installed by SDKman, you can go to File-Project Structure-&gt;SDKs-&gt;click the “+” button -&gt; then, IntelliJ should say “Detected SDKs” to show you whatever you installed via SDKman</w:t>
      </w:r>
    </w:p>
    <w:p w:rsidR="00000000" w:rsidDel="00000000" w:rsidP="00000000" w:rsidRDefault="00000000" w:rsidRPr="00000000" w14:paraId="000001BA">
      <w:pPr>
        <w:ind w:left="360" w:firstLine="0"/>
        <w:rPr/>
      </w:pPr>
      <w:r w:rsidDel="00000000" w:rsidR="00000000" w:rsidRPr="00000000">
        <w:rPr>
          <w:rtl w:val="0"/>
        </w:rPr>
      </w:r>
    </w:p>
    <w:p w:rsidR="00000000" w:rsidDel="00000000" w:rsidP="00000000" w:rsidRDefault="00000000" w:rsidRPr="00000000" w14:paraId="000001BB">
      <w:pPr>
        <w:ind w:left="360" w:firstLine="0"/>
        <w:rPr/>
      </w:pPr>
      <w:r w:rsidDel="00000000" w:rsidR="00000000" w:rsidRPr="00000000">
        <w:rPr>
          <w:rtl w:val="0"/>
        </w:rPr>
      </w:r>
    </w:p>
    <w:p w:rsidR="00000000" w:rsidDel="00000000" w:rsidP="00000000" w:rsidRDefault="00000000" w:rsidRPr="00000000" w14:paraId="000001BC">
      <w:pPr>
        <w:pStyle w:val="Heading4"/>
        <w:numPr>
          <w:ilvl w:val="0"/>
          <w:numId w:val="7"/>
        </w:numPr>
        <w:ind w:left="360" w:hanging="360"/>
        <w:rPr>
          <w:vertAlign w:val="baseline"/>
        </w:rPr>
      </w:pPr>
      <w:r w:rsidDel="00000000" w:rsidR="00000000" w:rsidRPr="00000000">
        <w:rPr>
          <w:b w:val="1"/>
          <w:vertAlign w:val="baseline"/>
          <w:rtl w:val="0"/>
        </w:rPr>
        <w:t xml:space="preserve">Step 1:  Configure the JAVA_HOME environment variable (not</w:t>
      </w:r>
      <w:r w:rsidDel="00000000" w:rsidR="00000000" w:rsidRPr="00000000">
        <w:rPr>
          <w:rtl w:val="0"/>
        </w:rPr>
        <w:t xml:space="preserve"> necessary for now, IntelliJ IDE does not use the $JAVA_HOME environment variable)</w:t>
      </w:r>
      <w:r w:rsidDel="00000000" w:rsidR="00000000" w:rsidRPr="00000000">
        <w:rPr>
          <w:rtl w:val="0"/>
        </w:rPr>
      </w:r>
    </w:p>
    <w:p w:rsidR="00000000" w:rsidDel="00000000" w:rsidP="00000000" w:rsidRDefault="00000000" w:rsidRPr="00000000" w14:paraId="000001B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On a Windows machine, this will be something like (note that this points to Java 8 ):  </w:t>
      </w:r>
      <w:r w:rsidDel="00000000" w:rsidR="00000000" w:rsidRPr="00000000">
        <w:rPr>
          <w:rFonts w:ascii="Courier New" w:cs="Courier New" w:eastAsia="Courier New" w:hAnsi="Courier New"/>
          <w:vertAlign w:val="baseline"/>
          <w:rtl w:val="0"/>
        </w:rPr>
        <w:t xml:space="preserve">C:\Program Files\Java\jdk1.8.0_202</w:t>
      </w:r>
      <w:r w:rsidDel="00000000" w:rsidR="00000000" w:rsidRPr="00000000">
        <w:rPr>
          <w:rtl w:val="0"/>
        </w:rPr>
      </w:r>
    </w:p>
    <w:p w:rsidR="00000000" w:rsidDel="00000000" w:rsidP="00000000" w:rsidRDefault="00000000" w:rsidRPr="00000000" w14:paraId="000001BE">
      <w:pPr>
        <w:pStyle w:val="Heading4"/>
        <w:numPr>
          <w:ilvl w:val="0"/>
          <w:numId w:val="7"/>
        </w:numPr>
        <w:ind w:left="360" w:hanging="360"/>
        <w:rPr>
          <w:vertAlign w:val="baseline"/>
        </w:rPr>
      </w:pPr>
      <w:r w:rsidDel="00000000" w:rsidR="00000000" w:rsidRPr="00000000">
        <w:rPr>
          <w:b w:val="1"/>
          <w:vertAlign w:val="baseline"/>
          <w:rtl w:val="0"/>
        </w:rPr>
        <w:t xml:space="preserve">Step 2:  Add the </w:t>
      </w:r>
      <w:r w:rsidDel="00000000" w:rsidR="00000000" w:rsidRPr="00000000">
        <w:rPr>
          <w:rFonts w:ascii="Courier New" w:cs="Courier New" w:eastAsia="Courier New" w:hAnsi="Courier New"/>
          <w:b w:val="1"/>
          <w:vertAlign w:val="baseline"/>
          <w:rtl w:val="0"/>
        </w:rPr>
        <w:t xml:space="preserve">bin</w:t>
      </w:r>
      <w:r w:rsidDel="00000000" w:rsidR="00000000" w:rsidRPr="00000000">
        <w:rPr>
          <w:b w:val="1"/>
          <w:vertAlign w:val="baseline"/>
          <w:rtl w:val="0"/>
        </w:rPr>
        <w:t xml:space="preserve"> folder containing Java developer tools to your PATH environment variable</w:t>
      </w:r>
      <w:r w:rsidDel="00000000" w:rsidR="00000000" w:rsidRPr="00000000">
        <w:rPr>
          <w:rtl w:val="0"/>
        </w:rPr>
      </w:r>
    </w:p>
    <w:p w:rsidR="00000000" w:rsidDel="00000000" w:rsidP="00000000" w:rsidRDefault="00000000" w:rsidRPr="00000000" w14:paraId="000001B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On a Windows machine, this will be something like:  </w:t>
      </w:r>
      <w:r w:rsidDel="00000000" w:rsidR="00000000" w:rsidRPr="00000000">
        <w:rPr>
          <w:rFonts w:ascii="Courier New" w:cs="Courier New" w:eastAsia="Courier New" w:hAnsi="Courier New"/>
          <w:vertAlign w:val="baseline"/>
          <w:rtl w:val="0"/>
        </w:rPr>
        <w:t xml:space="preserve">C:\Program Files\Java\jdk1.8.0_202\bin</w:t>
      </w:r>
      <w:r w:rsidDel="00000000" w:rsidR="00000000" w:rsidRPr="00000000">
        <w:rPr>
          <w:rtl w:val="0"/>
        </w:rPr>
      </w:r>
    </w:p>
    <w:p w:rsidR="00000000" w:rsidDel="00000000" w:rsidP="00000000" w:rsidRDefault="00000000" w:rsidRPr="00000000" w14:paraId="000001C0">
      <w:pPr>
        <w:pStyle w:val="Heading4"/>
        <w:numPr>
          <w:ilvl w:val="0"/>
          <w:numId w:val="7"/>
        </w:numPr>
        <w:ind w:left="360" w:hanging="360"/>
        <w:rPr>
          <w:vertAlign w:val="baseline"/>
        </w:rPr>
      </w:pPr>
      <w:bookmarkStart w:colFirst="0" w:colLast="0" w:name="_heading=h.2s8eyo1" w:id="17"/>
      <w:bookmarkEnd w:id="17"/>
      <w:r w:rsidDel="00000000" w:rsidR="00000000" w:rsidRPr="00000000">
        <w:rPr>
          <w:b w:val="1"/>
          <w:vertAlign w:val="baseline"/>
          <w:rtl w:val="0"/>
        </w:rPr>
        <w:t xml:space="preserve">Step 3 (possible):  If your path variable includes an Oracle Java reference, either move it to the bottom of the PATH list or remove it</w:t>
      </w:r>
      <w:r w:rsidDel="00000000" w:rsidR="00000000" w:rsidRPr="00000000">
        <w:rPr>
          <w:rtl w:val="0"/>
        </w:rPr>
      </w:r>
    </w:p>
    <w:p w:rsidR="00000000" w:rsidDel="00000000" w:rsidP="00000000" w:rsidRDefault="00000000" w:rsidRPr="00000000" w14:paraId="000001C1">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Configuring Visual Studio Code</w:t>
      </w:r>
      <w:r w:rsidDel="00000000" w:rsidR="00000000" w:rsidRPr="00000000">
        <w:rPr>
          <w:rtl w:val="0"/>
        </w:rPr>
      </w:r>
    </w:p>
    <w:p w:rsidR="00000000" w:rsidDel="00000000" w:rsidP="00000000" w:rsidRDefault="00000000" w:rsidRPr="00000000" w14:paraId="000001C2">
      <w:pPr>
        <w:pStyle w:val="Heading4"/>
        <w:numPr>
          <w:ilvl w:val="0"/>
          <w:numId w:val="7"/>
        </w:numPr>
        <w:ind w:left="360" w:hanging="360"/>
        <w:rPr>
          <w:vertAlign w:val="baseline"/>
        </w:rPr>
      </w:pPr>
      <w:r w:rsidDel="00000000" w:rsidR="00000000" w:rsidRPr="00000000">
        <w:rPr>
          <w:b w:val="1"/>
          <w:vertAlign w:val="baseline"/>
          <w:rtl w:val="0"/>
        </w:rPr>
        <w:t xml:space="preserve">You can add support to Visual Studio Code so that it will (N/</w:t>
      </w:r>
      <w:r w:rsidDel="00000000" w:rsidR="00000000" w:rsidRPr="00000000">
        <w:rPr>
          <w:rtl w:val="0"/>
        </w:rPr>
        <w:t xml:space="preserve">A for us since we are using IntelliJ)</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1C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support the javac compiler from the terminal window</w:t>
      </w:r>
    </w:p>
    <w:p w:rsidR="00000000" w:rsidDel="00000000" w:rsidP="00000000" w:rsidRDefault="00000000" w:rsidRPr="00000000" w14:paraId="000001C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provide some autocomplete features</w:t>
      </w:r>
    </w:p>
    <w:p w:rsidR="00000000" w:rsidDel="00000000" w:rsidP="00000000" w:rsidRDefault="00000000" w:rsidRPr="00000000" w14:paraId="000001C5">
      <w:pPr>
        <w:pStyle w:val="Heading4"/>
        <w:numPr>
          <w:ilvl w:val="0"/>
          <w:numId w:val="7"/>
        </w:numPr>
        <w:ind w:left="360" w:hanging="360"/>
        <w:rPr>
          <w:vertAlign w:val="baseline"/>
        </w:rPr>
      </w:pPr>
      <w:r w:rsidDel="00000000" w:rsidR="00000000" w:rsidRPr="00000000">
        <w:rPr>
          <w:b w:val="1"/>
          <w:vertAlign w:val="baseline"/>
          <w:rtl w:val="0"/>
        </w:rPr>
        <w:t xml:space="preserve">To do this, you can add one of the following:</w:t>
      </w:r>
      <w:r w:rsidDel="00000000" w:rsidR="00000000" w:rsidRPr="00000000">
        <w:rPr>
          <w:rtl w:val="0"/>
        </w:rPr>
      </w:r>
    </w:p>
    <w:p w:rsidR="00000000" w:rsidDel="00000000" w:rsidP="00000000" w:rsidRDefault="00000000" w:rsidRPr="00000000" w14:paraId="000001C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Extension Pack for Java by Microsoft </w:t>
      </w:r>
    </w:p>
    <w:p w:rsidR="00000000" w:rsidDel="00000000" w:rsidP="00000000" w:rsidRDefault="00000000" w:rsidRPr="00000000" w14:paraId="000001C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Language Support for Java extension pack by Red Hat</w:t>
      </w:r>
    </w:p>
    <w:p w:rsidR="00000000" w:rsidDel="00000000" w:rsidP="00000000" w:rsidRDefault="00000000" w:rsidRPr="00000000" w14:paraId="000001C8">
      <w:pPr>
        <w:pStyle w:val="Heading2"/>
        <w:numPr>
          <w:ilvl w:val="1"/>
          <w:numId w:val="9"/>
        </w:numPr>
        <w:ind w:left="0" w:firstLine="0"/>
        <w:rPr>
          <w:vertAlign w:val="baseline"/>
        </w:rPr>
      </w:pPr>
      <w:bookmarkStart w:colFirst="0" w:colLast="0" w:name="_heading=h.3rdcrjn" w:id="18"/>
      <w:bookmarkEnd w:id="18"/>
      <w:r w:rsidDel="00000000" w:rsidR="00000000" w:rsidRPr="00000000">
        <w:rPr>
          <w:b w:val="0"/>
          <w:vertAlign w:val="baseline"/>
          <w:rtl w:val="0"/>
        </w:rPr>
        <w:br w:type="textWrapping"/>
        <w:br w:type="textWrapping"/>
        <w:br w:type="textWrapping"/>
        <w:br w:type="textWrapping"/>
        <w:t xml:space="preserve">"Hello World" in Java</w:t>
      </w:r>
      <w:r w:rsidDel="00000000" w:rsidR="00000000" w:rsidRPr="00000000">
        <w:rPr>
          <w:rtl w:val="0"/>
        </w:rPr>
      </w:r>
    </w:p>
    <w:p w:rsidR="00000000" w:rsidDel="00000000" w:rsidP="00000000" w:rsidRDefault="00000000" w:rsidRPr="00000000" w14:paraId="000001C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Getting Ready to Program</w:t>
      </w:r>
      <w:r w:rsidDel="00000000" w:rsidR="00000000" w:rsidRPr="00000000">
        <w:rPr>
          <w:rtl w:val="0"/>
        </w:rPr>
      </w:r>
    </w:p>
    <w:p w:rsidR="00000000" w:rsidDel="00000000" w:rsidP="00000000" w:rsidRDefault="00000000" w:rsidRPr="00000000" w14:paraId="000001CA">
      <w:pPr>
        <w:pStyle w:val="Heading4"/>
        <w:numPr>
          <w:ilvl w:val="0"/>
          <w:numId w:val="7"/>
        </w:numPr>
        <w:ind w:left="360" w:hanging="360"/>
        <w:rPr>
          <w:vertAlign w:val="baseline"/>
        </w:rPr>
      </w:pPr>
      <w:r w:rsidDel="00000000" w:rsidR="00000000" w:rsidRPr="00000000">
        <w:rPr>
          <w:b w:val="1"/>
          <w:vertAlign w:val="baseline"/>
          <w:rtl w:val="0"/>
        </w:rPr>
        <w:t xml:space="preserve">To create a Java program, you must create a Java class </w:t>
      </w:r>
      <w:r w:rsidDel="00000000" w:rsidR="00000000" w:rsidRPr="00000000">
        <w:rPr>
          <w:rtl w:val="0"/>
        </w:rPr>
      </w:r>
    </w:p>
    <w:p w:rsidR="00000000" w:rsidDel="00000000" w:rsidP="00000000" w:rsidRDefault="00000000" w:rsidRPr="00000000" w14:paraId="000001C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Within that class, you must code a method named </w:t>
      </w:r>
      <w:r w:rsidDel="00000000" w:rsidR="00000000" w:rsidRPr="00000000">
        <w:rPr>
          <w:rFonts w:ascii="Courier New" w:cs="Courier New" w:eastAsia="Courier New" w:hAnsi="Courier New"/>
          <w:vertAlign w:val="baseline"/>
          <w:rtl w:val="0"/>
        </w:rPr>
        <w:t xml:space="preserve">main</w:t>
      </w:r>
      <w:r w:rsidDel="00000000" w:rsidR="00000000" w:rsidRPr="00000000">
        <w:rPr>
          <w:rtl w:val="0"/>
        </w:rPr>
      </w:r>
    </w:p>
    <w:p w:rsidR="00000000" w:rsidDel="00000000" w:rsidP="00000000" w:rsidRDefault="00000000" w:rsidRPr="00000000" w14:paraId="000001CC">
      <w:pPr>
        <w:pStyle w:val="Heading4"/>
        <w:numPr>
          <w:ilvl w:val="0"/>
          <w:numId w:val="7"/>
        </w:numPr>
        <w:ind w:left="360" w:hanging="360"/>
        <w:rPr>
          <w:vertAlign w:val="baseline"/>
        </w:rPr>
      </w:pPr>
      <w:r w:rsidDel="00000000" w:rsidR="00000000" w:rsidRPr="00000000">
        <w:rPr>
          <w:b w:val="1"/>
          <w:vertAlign w:val="baseline"/>
          <w:rtl w:val="0"/>
        </w:rPr>
        <w:t xml:space="preserve">You can </w:t>
      </w:r>
      <w:r w:rsidDel="00000000" w:rsidR="00000000" w:rsidRPr="00000000">
        <w:rPr>
          <w:rtl w:val="0"/>
        </w:rPr>
        <w:t xml:space="preserve">use</w:t>
      </w:r>
      <w:r w:rsidDel="00000000" w:rsidR="00000000" w:rsidRPr="00000000">
        <w:rPr>
          <w:b w:val="1"/>
          <w:vertAlign w:val="baseline"/>
          <w:rtl w:val="0"/>
        </w:rPr>
        <w:t xml:space="preserve"> a Java IDE (Integrated Development Environment) that provides tremendous support for coding</w:t>
      </w:r>
      <w:r w:rsidDel="00000000" w:rsidR="00000000" w:rsidRPr="00000000">
        <w:rPr>
          <w:rtl w:val="0"/>
        </w:rPr>
      </w:r>
    </w:p>
    <w:p w:rsidR="00000000" w:rsidDel="00000000" w:rsidP="00000000" w:rsidRDefault="00000000" w:rsidRPr="00000000" w14:paraId="000001CD">
      <w:pPr>
        <w:pStyle w:val="Heading4"/>
        <w:numPr>
          <w:ilvl w:val="0"/>
          <w:numId w:val="7"/>
        </w:numPr>
        <w:ind w:left="360" w:hanging="360"/>
        <w:rPr>
          <w:vertAlign w:val="baseline"/>
        </w:rPr>
      </w:pPr>
      <w:r w:rsidDel="00000000" w:rsidR="00000000" w:rsidRPr="00000000">
        <w:rPr>
          <w:b w:val="1"/>
          <w:vertAlign w:val="baseline"/>
          <w:rtl w:val="0"/>
        </w:rPr>
        <w:t xml:space="preserve">Popular IDEs include:</w:t>
      </w:r>
      <w:r w:rsidDel="00000000" w:rsidR="00000000" w:rsidRPr="00000000">
        <w:rPr>
          <w:rtl w:val="0"/>
        </w:rPr>
      </w:r>
    </w:p>
    <w:p w:rsidR="00000000" w:rsidDel="00000000" w:rsidP="00000000" w:rsidRDefault="00000000" w:rsidRPr="00000000" w14:paraId="000001C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Eclipse</w:t>
      </w:r>
    </w:p>
    <w:p w:rsidR="00000000" w:rsidDel="00000000" w:rsidP="00000000" w:rsidRDefault="00000000" w:rsidRPr="00000000" w14:paraId="000001C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IntelliJ - </w:t>
      </w:r>
      <w:r w:rsidDel="00000000" w:rsidR="00000000" w:rsidRPr="00000000">
        <w:rPr>
          <w:b w:val="1"/>
          <w:i w:val="1"/>
          <w:vertAlign w:val="baseline"/>
          <w:rtl w:val="0"/>
        </w:rPr>
        <w:t xml:space="preserve">we will be using this</w:t>
      </w:r>
      <w:r w:rsidDel="00000000" w:rsidR="00000000" w:rsidRPr="00000000">
        <w:rPr>
          <w:vertAlign w:val="baseline"/>
          <w:rtl w:val="0"/>
        </w:rPr>
        <w:t xml:space="preserve"> </w:t>
      </w:r>
    </w:p>
    <w:p w:rsidR="00000000" w:rsidDel="00000000" w:rsidP="00000000" w:rsidRDefault="00000000" w:rsidRPr="00000000" w14:paraId="000001D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NetBeans</w:t>
      </w:r>
    </w:p>
    <w:p w:rsidR="00000000" w:rsidDel="00000000" w:rsidP="00000000" w:rsidRDefault="00000000" w:rsidRPr="00000000" w14:paraId="000001D1">
      <w:pPr>
        <w:pStyle w:val="Heading4"/>
        <w:numPr>
          <w:ilvl w:val="0"/>
          <w:numId w:val="7"/>
        </w:numPr>
        <w:ind w:left="360" w:hanging="360"/>
        <w:rPr>
          <w:vertAlign w:val="baseline"/>
        </w:rPr>
      </w:pPr>
      <w:r w:rsidDel="00000000" w:rsidR="00000000" w:rsidRPr="00000000">
        <w:rPr>
          <w:b w:val="1"/>
          <w:vertAlign w:val="baseline"/>
          <w:rtl w:val="0"/>
        </w:rPr>
        <w:t xml:space="preserve">Once you write the code, you must </w:t>
      </w:r>
      <w:r w:rsidDel="00000000" w:rsidR="00000000" w:rsidRPr="00000000">
        <w:rPr>
          <w:b w:val="1"/>
          <w:i w:val="1"/>
          <w:vertAlign w:val="baseline"/>
          <w:rtl w:val="0"/>
        </w:rPr>
        <w:t xml:space="preserve">compile</w:t>
      </w:r>
      <w:r w:rsidDel="00000000" w:rsidR="00000000" w:rsidRPr="00000000">
        <w:rPr>
          <w:b w:val="1"/>
          <w:vertAlign w:val="baseline"/>
          <w:rtl w:val="0"/>
        </w:rPr>
        <w:t xml:space="preserve"> it and then </w:t>
      </w:r>
      <w:r w:rsidDel="00000000" w:rsidR="00000000" w:rsidRPr="00000000">
        <w:rPr>
          <w:b w:val="1"/>
          <w:i w:val="1"/>
          <w:vertAlign w:val="baseline"/>
          <w:rtl w:val="0"/>
        </w:rPr>
        <w:t xml:space="preserve">execute</w:t>
      </w:r>
      <w:r w:rsidDel="00000000" w:rsidR="00000000" w:rsidRPr="00000000">
        <w:rPr>
          <w:b w:val="1"/>
          <w:vertAlign w:val="baseline"/>
          <w:rtl w:val="0"/>
        </w:rPr>
        <w:t xml:space="preserve"> it</w:t>
      </w:r>
      <w:r w:rsidDel="00000000" w:rsidR="00000000" w:rsidRPr="00000000">
        <w:rPr>
          <w:rtl w:val="0"/>
        </w:rPr>
      </w:r>
    </w:p>
    <w:p w:rsidR="00000000" w:rsidDel="00000000" w:rsidP="00000000" w:rsidRDefault="00000000" w:rsidRPr="00000000" w14:paraId="000001D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Compiling it translates the Java code to bytecode</w:t>
      </w:r>
    </w:p>
    <w:p w:rsidR="00000000" w:rsidDel="00000000" w:rsidP="00000000" w:rsidRDefault="00000000" w:rsidRPr="00000000" w14:paraId="000001D3">
      <w:pPr>
        <w:pStyle w:val="Heading5"/>
        <w:numPr>
          <w:ilvl w:val="0"/>
          <w:numId w:val="5"/>
        </w:numPr>
        <w:tabs>
          <w:tab w:val="left" w:leader="none" w:pos="720"/>
        </w:tabs>
        <w:ind w:left="504" w:firstLine="0"/>
        <w:rPr>
          <w:vertAlign w:val="baseline"/>
        </w:rPr>
      </w:pPr>
      <w:bookmarkStart w:colFirst="0" w:colLast="0" w:name="_heading=h.26in1rg" w:id="19"/>
      <w:bookmarkEnd w:id="19"/>
      <w:r w:rsidDel="00000000" w:rsidR="00000000" w:rsidRPr="00000000">
        <w:rPr>
          <w:vertAlign w:val="baseline"/>
          <w:rtl w:val="0"/>
        </w:rPr>
        <w:t xml:space="preserve">Executing it feeds the bytecode into the Java Virtual Machine so that it will interpret the bytecode and produce results</w:t>
      </w:r>
    </w:p>
    <w:p w:rsidR="00000000" w:rsidDel="00000000" w:rsidP="00000000" w:rsidRDefault="00000000" w:rsidRPr="00000000" w14:paraId="000001D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Building the JavaLabs Repo</w:t>
      </w:r>
      <w:r w:rsidDel="00000000" w:rsidR="00000000" w:rsidRPr="00000000">
        <w:rPr>
          <w:rtl w:val="0"/>
        </w:rPr>
      </w:r>
    </w:p>
    <w:p w:rsidR="00000000" w:rsidDel="00000000" w:rsidP="00000000" w:rsidRDefault="00000000" w:rsidRPr="00000000" w14:paraId="000001D5">
      <w:pPr>
        <w:pStyle w:val="Heading4"/>
        <w:numPr>
          <w:ilvl w:val="0"/>
          <w:numId w:val="7"/>
        </w:numPr>
        <w:ind w:left="360" w:hanging="360"/>
        <w:rPr>
          <w:vertAlign w:val="baseline"/>
        </w:rPr>
      </w:pPr>
      <w:r w:rsidDel="00000000" w:rsidR="00000000" w:rsidRPr="00000000">
        <w:rPr>
          <w:b w:val="1"/>
          <w:vertAlign w:val="baseline"/>
          <w:rtl w:val="0"/>
        </w:rPr>
        <w:t xml:space="preserve">All of the code we write during this course will be placed in the same folder</w:t>
      </w:r>
      <w:r w:rsidDel="00000000" w:rsidR="00000000" w:rsidRPr="00000000">
        <w:rPr>
          <w:rtl w:val="0"/>
        </w:rPr>
      </w:r>
    </w:p>
    <w:p w:rsidR="00000000" w:rsidDel="00000000" w:rsidP="00000000" w:rsidRDefault="00000000" w:rsidRPr="00000000" w14:paraId="000001D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Let's create it now!</w:t>
      </w:r>
    </w:p>
    <w:p w:rsidR="00000000" w:rsidDel="00000000" w:rsidP="00000000" w:rsidRDefault="00000000" w:rsidRPr="00000000" w14:paraId="000001D7">
      <w:pPr>
        <w:pStyle w:val="Heading4"/>
        <w:numPr>
          <w:ilvl w:val="0"/>
          <w:numId w:val="7"/>
        </w:numPr>
        <w:ind w:left="360" w:hanging="360"/>
        <w:rPr>
          <w:vertAlign w:val="baseline"/>
        </w:rPr>
      </w:pPr>
      <w:r w:rsidDel="00000000" w:rsidR="00000000" w:rsidRPr="00000000">
        <w:rPr>
          <w:rtl w:val="0"/>
        </w:rPr>
        <w:t xml:space="preserve">Locally</w:t>
      </w:r>
      <w:r w:rsidDel="00000000" w:rsidR="00000000" w:rsidRPr="00000000">
        <w:rPr>
          <w:b w:val="1"/>
          <w:vertAlign w:val="baseline"/>
          <w:rtl w:val="0"/>
        </w:rPr>
        <w:t xml:space="preserve">, create a </w:t>
      </w:r>
      <w:r w:rsidDel="00000000" w:rsidR="00000000" w:rsidRPr="00000000">
        <w:rPr>
          <w:rtl w:val="0"/>
        </w:rPr>
        <w:t xml:space="preserve">folder</w:t>
      </w:r>
      <w:r w:rsidDel="00000000" w:rsidR="00000000" w:rsidRPr="00000000">
        <w:rPr>
          <w:b w:val="1"/>
          <w:vertAlign w:val="baseline"/>
          <w:rtl w:val="0"/>
        </w:rPr>
        <w:t xml:space="preserve"> named </w:t>
      </w:r>
      <w:r w:rsidDel="00000000" w:rsidR="00000000" w:rsidRPr="00000000">
        <w:rPr>
          <w:rFonts w:ascii="Courier New" w:cs="Courier New" w:eastAsia="Courier New" w:hAnsi="Courier New"/>
          <w:b w:val="1"/>
          <w:vertAlign w:val="baseline"/>
          <w:rtl w:val="0"/>
        </w:rPr>
        <w:t xml:space="preserve">JavaLabs</w:t>
      </w:r>
      <w:r w:rsidDel="00000000" w:rsidR="00000000" w:rsidRPr="00000000">
        <w:rPr>
          <w:rtl w:val="0"/>
        </w:rPr>
      </w:r>
    </w:p>
    <w:p w:rsidR="00000000" w:rsidDel="00000000" w:rsidP="00000000" w:rsidRDefault="00000000" w:rsidRPr="00000000" w14:paraId="000001D8">
      <w:pPr>
        <w:pStyle w:val="Heading4"/>
        <w:numPr>
          <w:ilvl w:val="0"/>
          <w:numId w:val="7"/>
        </w:numPr>
        <w:ind w:left="360" w:hanging="360"/>
        <w:rPr>
          <w:vertAlign w:val="baseline"/>
        </w:rPr>
      </w:pPr>
      <w:r w:rsidDel="00000000" w:rsidR="00000000" w:rsidRPr="00000000">
        <w:rPr>
          <w:b w:val="1"/>
          <w:vertAlign w:val="baseline"/>
          <w:rtl w:val="0"/>
        </w:rPr>
        <w:t xml:space="preserve">Open </w:t>
      </w:r>
      <w:r w:rsidDel="00000000" w:rsidR="00000000" w:rsidRPr="00000000">
        <w:rPr>
          <w:rFonts w:ascii="Switzerland" w:cs="Switzerland" w:eastAsia="Switzerland" w:hAnsi="Switzerland"/>
          <w:b w:val="1"/>
          <w:vertAlign w:val="baseline"/>
          <w:rtl w:val="0"/>
        </w:rPr>
        <w:t xml:space="preserve">File Explorer</w:t>
      </w:r>
      <w:r w:rsidDel="00000000" w:rsidR="00000000" w:rsidRPr="00000000">
        <w:rPr>
          <w:b w:val="1"/>
          <w:vertAlign w:val="baseline"/>
          <w:rtl w:val="0"/>
        </w:rPr>
        <w:t xml:space="preserve"> on your machine and two subfolders within </w:t>
      </w:r>
      <w:r w:rsidDel="00000000" w:rsidR="00000000" w:rsidRPr="00000000">
        <w:rPr>
          <w:rFonts w:ascii="Courier New" w:cs="Courier New" w:eastAsia="Courier New" w:hAnsi="Courier New"/>
          <w:b w:val="1"/>
          <w:vertAlign w:val="baseline"/>
          <w:rtl w:val="0"/>
        </w:rPr>
        <w:t xml:space="preserve">JavaLabs</w:t>
      </w:r>
      <w:r w:rsidDel="00000000" w:rsidR="00000000" w:rsidRPr="00000000">
        <w:rPr>
          <w:b w:val="1"/>
          <w:vertAlign w:val="baseline"/>
          <w:rtl w:val="0"/>
        </w:rPr>
        <w:t xml:space="preserve"> named </w:t>
      </w:r>
      <w:r w:rsidDel="00000000" w:rsidR="00000000" w:rsidRPr="00000000">
        <w:rPr>
          <w:rFonts w:ascii="Courier New" w:cs="Courier New" w:eastAsia="Courier New" w:hAnsi="Courier New"/>
          <w:b w:val="1"/>
          <w:vertAlign w:val="baseline"/>
          <w:rtl w:val="0"/>
        </w:rPr>
        <w:t xml:space="preserve">Fundamentals</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OOP</w:t>
      </w:r>
      <w:r w:rsidDel="00000000" w:rsidR="00000000" w:rsidRPr="00000000">
        <w:rPr>
          <w:rtl w:val="0"/>
        </w:rPr>
      </w:r>
    </w:p>
    <w:p w:rsidR="00000000" w:rsidDel="00000000" w:rsidP="00000000" w:rsidRDefault="00000000" w:rsidRPr="00000000" w14:paraId="000001D9">
      <w:pPr>
        <w:pStyle w:val="Heading4"/>
        <w:numPr>
          <w:ilvl w:val="0"/>
          <w:numId w:val="7"/>
        </w:numPr>
        <w:ind w:left="360" w:hanging="360"/>
        <w:rPr>
          <w:vertAlign w:val="baseline"/>
        </w:rPr>
      </w:pPr>
      <w:r w:rsidDel="00000000" w:rsidR="00000000" w:rsidRPr="00000000">
        <w:rPr>
          <w:b w:val="1"/>
          <w:vertAlign w:val="baseline"/>
          <w:rtl w:val="0"/>
        </w:rPr>
        <w:t xml:space="preserve">The labs we create in this workbook will be placed in the </w:t>
      </w:r>
      <w:r w:rsidDel="00000000" w:rsidR="00000000" w:rsidRPr="00000000">
        <w:rPr>
          <w:rFonts w:ascii="Courier New" w:cs="Courier New" w:eastAsia="Courier New" w:hAnsi="Courier New"/>
          <w:b w:val="1"/>
          <w:vertAlign w:val="baseline"/>
          <w:rtl w:val="0"/>
        </w:rPr>
        <w:t xml:space="preserve">Fundamentals</w:t>
      </w:r>
      <w:r w:rsidDel="00000000" w:rsidR="00000000" w:rsidRPr="00000000">
        <w:rPr>
          <w:b w:val="1"/>
          <w:vertAlign w:val="baseline"/>
          <w:rtl w:val="0"/>
        </w:rPr>
        <w:t xml:space="preserve"> folder</w:t>
      </w:r>
      <w:r w:rsidDel="00000000" w:rsidR="00000000" w:rsidRPr="00000000">
        <w:rPr>
          <w:rtl w:val="0"/>
        </w:rPr>
      </w:r>
    </w:p>
    <w:p w:rsidR="00000000" w:rsidDel="00000000" w:rsidP="00000000" w:rsidRDefault="00000000" w:rsidRPr="00000000" w14:paraId="000001DA">
      <w:pPr>
        <w:pStyle w:val="Heading5"/>
        <w:numPr>
          <w:ilvl w:val="0"/>
          <w:numId w:val="5"/>
        </w:numPr>
        <w:tabs>
          <w:tab w:val="left" w:leader="none" w:pos="720"/>
        </w:tabs>
        <w:ind w:left="504" w:firstLine="0"/>
        <w:rPr>
          <w:vertAlign w:val="baseline"/>
        </w:rPr>
      </w:pPr>
      <w:bookmarkStart w:colFirst="0" w:colLast="0" w:name="_heading=h.lnxbz9" w:id="20"/>
      <w:bookmarkEnd w:id="20"/>
      <w:r w:rsidDel="00000000" w:rsidR="00000000" w:rsidRPr="00000000">
        <w:rPr>
          <w:vertAlign w:val="baseline"/>
          <w:rtl w:val="0"/>
        </w:rPr>
        <w:t xml:space="preserve">We suggest you created subfolders named </w:t>
      </w:r>
      <w:r w:rsidDel="00000000" w:rsidR="00000000" w:rsidRPr="00000000">
        <w:rPr>
          <w:rFonts w:ascii="Courier New" w:cs="Courier New" w:eastAsia="Courier New" w:hAnsi="Courier New"/>
          <w:vertAlign w:val="baseline"/>
          <w:rtl w:val="0"/>
        </w:rPr>
        <w:t xml:space="preserve">Mod01</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Mod02</w:t>
      </w:r>
      <w:r w:rsidDel="00000000" w:rsidR="00000000" w:rsidRPr="00000000">
        <w:rPr>
          <w:vertAlign w:val="baseline"/>
          <w:rtl w:val="0"/>
        </w:rPr>
        <w:t xml:space="preserve">, etc to help you organize your code</w:t>
      </w:r>
    </w:p>
    <w:p w:rsidR="00000000" w:rsidDel="00000000" w:rsidP="00000000" w:rsidRDefault="00000000" w:rsidRPr="00000000" w14:paraId="000001D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"Hello World" - The Code</w:t>
      </w:r>
      <w:r w:rsidDel="00000000" w:rsidR="00000000" w:rsidRPr="00000000">
        <w:rPr>
          <w:rtl w:val="0"/>
        </w:rPr>
      </w:r>
    </w:p>
    <w:p w:rsidR="00000000" w:rsidDel="00000000" w:rsidP="00000000" w:rsidRDefault="00000000" w:rsidRPr="00000000" w14:paraId="000001DC">
      <w:pPr>
        <w:pStyle w:val="Heading4"/>
        <w:numPr>
          <w:ilvl w:val="0"/>
          <w:numId w:val="7"/>
        </w:numPr>
        <w:ind w:left="360" w:hanging="360"/>
        <w:rPr>
          <w:vertAlign w:val="baseline"/>
        </w:rPr>
      </w:pPr>
      <w:r w:rsidDel="00000000" w:rsidR="00000000" w:rsidRPr="00000000">
        <w:rPr>
          <w:b w:val="1"/>
          <w:vertAlign w:val="baseline"/>
          <w:rtl w:val="0"/>
        </w:rPr>
        <w:t xml:space="preserve">Our first program will be a simple Java application </w:t>
      </w:r>
      <w:r w:rsidDel="00000000" w:rsidR="00000000" w:rsidRPr="00000000">
        <w:rPr>
          <w:rtl w:val="0"/>
        </w:rPr>
      </w:r>
    </w:p>
    <w:p w:rsidR="00000000" w:rsidDel="00000000" w:rsidP="00000000" w:rsidRDefault="00000000" w:rsidRPr="00000000" w14:paraId="000001D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Create a subfolder named </w:t>
      </w:r>
      <w:r w:rsidDel="00000000" w:rsidR="00000000" w:rsidRPr="00000000">
        <w:rPr>
          <w:rFonts w:ascii="Courier New" w:cs="Courier New" w:eastAsia="Courier New" w:hAnsi="Courier New"/>
          <w:vertAlign w:val="baseline"/>
          <w:rtl w:val="0"/>
        </w:rPr>
        <w:t xml:space="preserve">HelloWorld</w:t>
      </w:r>
      <w:r w:rsidDel="00000000" w:rsidR="00000000" w:rsidRPr="00000000">
        <w:rPr>
          <w:vertAlign w:val="baseline"/>
          <w:rtl w:val="0"/>
        </w:rPr>
        <w:t xml:space="preserve"> in your </w:t>
      </w:r>
      <w:r w:rsidDel="00000000" w:rsidR="00000000" w:rsidRPr="00000000">
        <w:rPr>
          <w:rFonts w:ascii="Courier New" w:cs="Courier New" w:eastAsia="Courier New" w:hAnsi="Courier New"/>
          <w:vertAlign w:val="baseline"/>
          <w:rtl w:val="0"/>
        </w:rPr>
        <w:t xml:space="preserve">JavaLabs\Fundamentals\Mod01</w:t>
      </w:r>
      <w:r w:rsidDel="00000000" w:rsidR="00000000" w:rsidRPr="00000000">
        <w:rPr>
          <w:vertAlign w:val="baseline"/>
          <w:rtl w:val="0"/>
        </w:rPr>
        <w:t xml:space="preserve"> folder</w:t>
      </w:r>
    </w:p>
    <w:p w:rsidR="00000000" w:rsidDel="00000000" w:rsidP="00000000" w:rsidRDefault="00000000" w:rsidRPr="00000000" w14:paraId="000001DE">
      <w:pPr>
        <w:pStyle w:val="Heading4"/>
        <w:numPr>
          <w:ilvl w:val="0"/>
          <w:numId w:val="7"/>
        </w:numPr>
        <w:ind w:left="360" w:hanging="360"/>
        <w:rPr>
          <w:vertAlign w:val="baseline"/>
        </w:rPr>
      </w:pPr>
      <w:r w:rsidDel="00000000" w:rsidR="00000000" w:rsidRPr="00000000">
        <w:rPr>
          <w:b w:val="1"/>
          <w:vertAlign w:val="baseline"/>
          <w:rtl w:val="0"/>
        </w:rPr>
        <w:t xml:space="preserve">A Java application is made up of one or more classes</w:t>
      </w:r>
      <w:r w:rsidDel="00000000" w:rsidR="00000000" w:rsidRPr="00000000">
        <w:rPr>
          <w:rtl w:val="0"/>
        </w:rPr>
      </w:r>
    </w:p>
    <w:p w:rsidR="00000000" w:rsidDel="00000000" w:rsidP="00000000" w:rsidRDefault="00000000" w:rsidRPr="00000000" w14:paraId="000001D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Each class has to be coded in a </w:t>
      </w:r>
      <w:r w:rsidDel="00000000" w:rsidR="00000000" w:rsidRPr="00000000">
        <w:rPr>
          <w:rFonts w:ascii="Courier New" w:cs="Courier New" w:eastAsia="Courier New" w:hAnsi="Courier New"/>
          <w:vertAlign w:val="baseline"/>
          <w:rtl w:val="0"/>
        </w:rPr>
        <w:t xml:space="preserve">.java</w:t>
      </w:r>
      <w:r w:rsidDel="00000000" w:rsidR="00000000" w:rsidRPr="00000000">
        <w:rPr>
          <w:vertAlign w:val="baseline"/>
          <w:rtl w:val="0"/>
        </w:rPr>
        <w:t xml:space="preserve"> file with the same name as the class</w:t>
      </w:r>
    </w:p>
    <w:p w:rsidR="00000000" w:rsidDel="00000000" w:rsidP="00000000" w:rsidRDefault="00000000" w:rsidRPr="00000000" w14:paraId="000001E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HelloWorldApp.java</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HelloWorldApp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System.out.println("Hello World!");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EA">
      <w:pPr>
        <w:pStyle w:val="Heading4"/>
        <w:numPr>
          <w:ilvl w:val="0"/>
          <w:numId w:val="7"/>
        </w:numPr>
        <w:ind w:left="360" w:hanging="360"/>
        <w:rPr>
          <w:vertAlign w:val="baseline"/>
        </w:rPr>
      </w:pPr>
      <w:r w:rsidDel="00000000" w:rsidR="00000000" w:rsidRPr="00000000">
        <w:rPr>
          <w:b w:val="1"/>
          <w:vertAlign w:val="baseline"/>
          <w:rtl w:val="0"/>
        </w:rPr>
        <w:t xml:space="preserve">Take a few moments to create a file containing the code shown above using</w:t>
      </w:r>
      <w:r w:rsidDel="00000000" w:rsidR="00000000" w:rsidRPr="00000000">
        <w:rPr>
          <w:rtl w:val="0"/>
        </w:rPr>
        <w:t xml:space="preserve"> IntelliJ</w:t>
      </w:r>
      <w:r w:rsidDel="00000000" w:rsidR="00000000" w:rsidRPr="00000000">
        <w:rPr>
          <w:rtl w:val="0"/>
        </w:rPr>
      </w:r>
    </w:p>
    <w:p w:rsidR="00000000" w:rsidDel="00000000" w:rsidP="00000000" w:rsidRDefault="00000000" w:rsidRPr="00000000" w14:paraId="000001EB">
      <w:pPr>
        <w:pStyle w:val="Heading4"/>
        <w:numPr>
          <w:ilvl w:val="0"/>
          <w:numId w:val="7"/>
        </w:numPr>
        <w:ind w:left="360" w:hanging="360"/>
        <w:rPr>
          <w:vertAlign w:val="baseline"/>
        </w:rPr>
      </w:pPr>
      <w:bookmarkStart w:colFirst="0" w:colLast="0" w:name="_heading=h.35nkun2" w:id="21"/>
      <w:bookmarkEnd w:id="21"/>
      <w:r w:rsidDel="00000000" w:rsidR="00000000" w:rsidRPr="00000000">
        <w:rPr>
          <w:b w:val="1"/>
          <w:vertAlign w:val="baseline"/>
          <w:rtl w:val="0"/>
        </w:rPr>
        <w:t xml:space="preserve">We will talk about the grammar of this code in more detail in a few minutes</w:t>
      </w:r>
      <w:r w:rsidDel="00000000" w:rsidR="00000000" w:rsidRPr="00000000">
        <w:rPr>
          <w:rtl w:val="0"/>
        </w:rPr>
      </w:r>
    </w:p>
    <w:p w:rsidR="00000000" w:rsidDel="00000000" w:rsidP="00000000" w:rsidRDefault="00000000" w:rsidRPr="00000000" w14:paraId="000001E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Compiling and Executing the Program</w:t>
      </w:r>
      <w:r w:rsidDel="00000000" w:rsidR="00000000" w:rsidRPr="00000000">
        <w:rPr>
          <w:rtl w:val="0"/>
        </w:rPr>
      </w:r>
    </w:p>
    <w:p w:rsidR="00000000" w:rsidDel="00000000" w:rsidP="00000000" w:rsidRDefault="00000000" w:rsidRPr="00000000" w14:paraId="000001ED">
      <w:pPr>
        <w:pStyle w:val="Heading4"/>
        <w:numPr>
          <w:ilvl w:val="0"/>
          <w:numId w:val="7"/>
        </w:numPr>
        <w:ind w:left="360" w:hanging="360"/>
        <w:rPr>
          <w:vertAlign w:val="baseline"/>
        </w:rPr>
      </w:pPr>
      <w:r w:rsidDel="00000000" w:rsidR="00000000" w:rsidRPr="00000000">
        <w:rPr>
          <w:b w:val="1"/>
          <w:vertAlign w:val="baseline"/>
          <w:rtl w:val="0"/>
        </w:rPr>
        <w:t xml:space="preserve">If your path to the JDK tools is set correctly, you can compile your code using the Java compiler (</w:t>
      </w:r>
      <w:r w:rsidDel="00000000" w:rsidR="00000000" w:rsidRPr="00000000">
        <w:rPr>
          <w:rFonts w:ascii="Courier New" w:cs="Courier New" w:eastAsia="Courier New" w:hAnsi="Courier New"/>
          <w:b w:val="1"/>
          <w:vertAlign w:val="baseline"/>
          <w:rtl w:val="0"/>
        </w:rPr>
        <w:t xml:space="preserve">javac</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1E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will create a file with the same name, but with a </w:t>
      </w:r>
      <w:r w:rsidDel="00000000" w:rsidR="00000000" w:rsidRPr="00000000">
        <w:rPr>
          <w:rFonts w:ascii="Courier New" w:cs="Courier New" w:eastAsia="Courier New" w:hAnsi="Courier New"/>
          <w:vertAlign w:val="baseline"/>
          <w:rtl w:val="0"/>
        </w:rPr>
        <w:t xml:space="preserve">.class</w:t>
      </w:r>
      <w:r w:rsidDel="00000000" w:rsidR="00000000" w:rsidRPr="00000000">
        <w:rPr>
          <w:vertAlign w:val="baseline"/>
          <w:rtl w:val="0"/>
        </w:rPr>
        <w:t xml:space="preserve"> file extension</w:t>
      </w:r>
    </w:p>
    <w:p w:rsidR="00000000" w:rsidDel="00000000" w:rsidP="00000000" w:rsidRDefault="00000000" w:rsidRPr="00000000" w14:paraId="000001EF">
      <w:pPr>
        <w:pStyle w:val="Heading4"/>
        <w:numPr>
          <w:ilvl w:val="0"/>
          <w:numId w:val="7"/>
        </w:numPr>
        <w:ind w:left="360" w:hanging="360"/>
        <w:rPr>
          <w:vertAlign w:val="baseline"/>
        </w:rPr>
      </w:pPr>
      <w:r w:rsidDel="00000000" w:rsidR="00000000" w:rsidRPr="00000000">
        <w:rPr>
          <w:b w:val="1"/>
          <w:vertAlign w:val="baseline"/>
          <w:rtl w:val="0"/>
        </w:rPr>
        <w:t xml:space="preserve">To compile, open a terminal window in Visual Studio Code and type the command below</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javac HelloWorldApp.java</w:t>
      </w:r>
    </w:p>
    <w:p w:rsidR="00000000" w:rsidDel="00000000" w:rsidP="00000000" w:rsidRDefault="00000000" w:rsidRPr="00000000" w14:paraId="000001F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it says shows errors, correct them and compile again</w:t>
      </w:r>
    </w:p>
    <w:p w:rsidR="00000000" w:rsidDel="00000000" w:rsidP="00000000" w:rsidRDefault="00000000" w:rsidRPr="00000000" w14:paraId="000001F3">
      <w:pPr>
        <w:pStyle w:val="Heading4"/>
        <w:numPr>
          <w:ilvl w:val="0"/>
          <w:numId w:val="7"/>
        </w:numPr>
        <w:ind w:left="360" w:hanging="360"/>
        <w:rPr>
          <w:vertAlign w:val="baseline"/>
        </w:rPr>
      </w:pPr>
      <w:r w:rsidDel="00000000" w:rsidR="00000000" w:rsidRPr="00000000">
        <w:rPr>
          <w:b w:val="1"/>
          <w:vertAlign w:val="baseline"/>
          <w:rtl w:val="0"/>
        </w:rPr>
        <w:t xml:space="preserve">You can then run the app in the same terminal window using the </w:t>
      </w:r>
      <w:r w:rsidDel="00000000" w:rsidR="00000000" w:rsidRPr="00000000">
        <w:rPr>
          <w:rFonts w:ascii="Courier New" w:cs="Courier New" w:eastAsia="Courier New" w:hAnsi="Courier New"/>
          <w:b w:val="1"/>
          <w:vertAlign w:val="baseline"/>
          <w:rtl w:val="0"/>
        </w:rPr>
        <w:t xml:space="preserve">java</w:t>
      </w:r>
      <w:r w:rsidDel="00000000" w:rsidR="00000000" w:rsidRPr="00000000">
        <w:rPr>
          <w:b w:val="1"/>
          <w:vertAlign w:val="baseline"/>
          <w:rtl w:val="0"/>
        </w:rPr>
        <w:t xml:space="preserve"> command</w:t>
      </w:r>
      <w:r w:rsidDel="00000000" w:rsidR="00000000" w:rsidRPr="00000000">
        <w:rPr>
          <w:rtl w:val="0"/>
        </w:rPr>
      </w:r>
    </w:p>
    <w:p w:rsidR="00000000" w:rsidDel="00000000" w:rsidP="00000000" w:rsidRDefault="00000000" w:rsidRPr="00000000" w14:paraId="000001F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causes the JVM to translate the bytecode to machine code using its JIT (just-in-time) compiler</w:t>
      </w:r>
    </w:p>
    <w:p w:rsidR="00000000" w:rsidDel="00000000" w:rsidP="00000000" w:rsidRDefault="00000000" w:rsidRPr="00000000" w14:paraId="000001F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then launches the application</w:t>
      </w:r>
    </w:p>
    <w:p w:rsidR="00000000" w:rsidDel="00000000" w:rsidP="00000000" w:rsidRDefault="00000000" w:rsidRPr="00000000" w14:paraId="000001F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ksv4uv" w:id="22"/>
      <w:bookmarkEnd w:id="2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HelloWorldApp</w:t>
      </w:r>
    </w:p>
    <w:p w:rsidR="00000000" w:rsidDel="00000000" w:rsidP="00000000" w:rsidRDefault="00000000" w:rsidRPr="00000000" w14:paraId="000001F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Compiling and Executing the Program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1F9">
      <w:pPr>
        <w:pStyle w:val="Heading4"/>
        <w:numPr>
          <w:ilvl w:val="0"/>
          <w:numId w:val="7"/>
        </w:numPr>
        <w:ind w:left="360" w:hanging="360"/>
        <w:rPr>
          <w:vertAlign w:val="baseline"/>
        </w:rPr>
      </w:pPr>
      <w:r w:rsidDel="00000000" w:rsidR="00000000" w:rsidRPr="00000000">
        <w:rPr>
          <w:b w:val="1"/>
          <w:vertAlign w:val="baseline"/>
          <w:rtl w:val="0"/>
        </w:rPr>
        <w:t xml:space="preserve">In order for your code to run, the Java class path needs to be set to the location of your code</w:t>
      </w:r>
      <w:r w:rsidDel="00000000" w:rsidR="00000000" w:rsidRPr="00000000">
        <w:rPr>
          <w:rtl w:val="0"/>
        </w:rPr>
      </w:r>
    </w:p>
    <w:p w:rsidR="00000000" w:rsidDel="00000000" w:rsidP="00000000" w:rsidRDefault="00000000" w:rsidRPr="00000000" w14:paraId="000001F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 most cases, it is set to your working directory (where your code is and where you are running the tools from) by default </w:t>
      </w:r>
      <w:r w:rsidDel="00000000" w:rsidR="00000000" w:rsidRPr="00000000">
        <w:rPr>
          <w:rtl w:val="0"/>
        </w:rPr>
      </w:r>
    </w:p>
    <w:p w:rsidR="00000000" w:rsidDel="00000000" w:rsidP="00000000" w:rsidRDefault="00000000" w:rsidRPr="00000000" w14:paraId="000001FB">
      <w:pPr>
        <w:pStyle w:val="Heading5"/>
        <w:numPr>
          <w:ilvl w:val="0"/>
          <w:numId w:val="5"/>
        </w:numPr>
        <w:tabs>
          <w:tab w:val="left" w:leader="none" w:pos="720"/>
        </w:tabs>
        <w:ind w:left="504" w:firstLine="0"/>
      </w:pPr>
      <w:bookmarkStart w:colFirst="0" w:colLast="0" w:name="_heading=h.i45twu4wqo57" w:id="23"/>
      <w:bookmarkEnd w:id="23"/>
      <w:r w:rsidDel="00000000" w:rsidR="00000000" w:rsidRPr="00000000">
        <w:rPr>
          <w:rtl w:val="0"/>
        </w:rPr>
        <w:t xml:space="preserve">The classpath is where java looks for the .class files</w:t>
      </w:r>
    </w:p>
    <w:p w:rsidR="00000000" w:rsidDel="00000000" w:rsidP="00000000" w:rsidRDefault="00000000" w:rsidRPr="00000000" w14:paraId="000001FC">
      <w:pPr>
        <w:pStyle w:val="Heading5"/>
        <w:numPr>
          <w:ilvl w:val="0"/>
          <w:numId w:val="5"/>
        </w:numPr>
        <w:tabs>
          <w:tab w:val="left" w:leader="none" w:pos="720"/>
        </w:tabs>
        <w:ind w:left="504" w:firstLine="0"/>
      </w:pPr>
      <w:bookmarkStart w:colFirst="0" w:colLast="0" w:name="_heading=h.tf5buhr3xas4" w:id="24"/>
      <w:bookmarkEnd w:id="24"/>
      <w:r w:rsidDel="00000000" w:rsidR="00000000" w:rsidRPr="00000000">
        <w:rPr>
          <w:rtl w:val="0"/>
        </w:rPr>
        <w:t xml:space="preserve">Javac -&gt;compiles code -&gt; .class file -&gt; java &lt;filename&gt; -&gt; run our code, but when we run it it needs to be able find or see the .class file</w:t>
      </w:r>
    </w:p>
    <w:p w:rsidR="00000000" w:rsidDel="00000000" w:rsidP="00000000" w:rsidRDefault="00000000" w:rsidRPr="00000000" w14:paraId="000001FD">
      <w:pPr>
        <w:numPr>
          <w:ilvl w:val="0"/>
          <w:numId w:val="5"/>
        </w:numPr>
        <w:tabs>
          <w:tab w:val="left" w:leader="none" w:pos="720"/>
        </w:tabs>
        <w:ind w:left="504" w:firstLine="0"/>
        <w:rPr>
          <w:u w:val="none"/>
        </w:rPr>
      </w:pPr>
      <w:r w:rsidDel="00000000" w:rsidR="00000000" w:rsidRPr="00000000">
        <w:rPr>
          <w:rtl w:val="0"/>
        </w:rPr>
      </w:r>
    </w:p>
    <w:p w:rsidR="00000000" w:rsidDel="00000000" w:rsidP="00000000" w:rsidRDefault="00000000" w:rsidRPr="00000000" w14:paraId="000001FE">
      <w:pPr>
        <w:numPr>
          <w:ilvl w:val="0"/>
          <w:numId w:val="5"/>
        </w:numPr>
        <w:tabs>
          <w:tab w:val="left" w:leader="none" w:pos="720"/>
        </w:tabs>
        <w:ind w:left="504" w:firstLine="0"/>
      </w:pPr>
      <w:r w:rsidDel="00000000" w:rsidR="00000000" w:rsidRPr="00000000">
        <w:rPr>
          <w:rtl w:val="0"/>
        </w:rPr>
      </w:r>
    </w:p>
    <w:sdt>
      <w:sdtPr>
        <w:tag w:val="goog_rdk_1"/>
      </w:sdtPr>
      <w:sdtContent>
        <w:p w:rsidR="00000000" w:rsidDel="00000000" w:rsidP="00000000" w:rsidRDefault="00000000" w:rsidRPr="00000000" w14:paraId="000001FF">
          <w:pPr>
            <w:numPr>
              <w:ilvl w:val="0"/>
              <w:numId w:val="5"/>
            </w:numPr>
            <w:tabs>
              <w:tab w:val="left" w:leader="none" w:pos="720"/>
            </w:tabs>
            <w:ind w:left="504" w:firstLine="0"/>
            <w:rPr>
              <w:u w:val="none"/>
              <w:rPrChange w:author="Varoon Sahgal" w:id="0" w:date="2023-11-27T14:45:03Z">
                <w:rPr>
                  <w:u w:val="none"/>
                </w:rPr>
              </w:rPrChange>
            </w:rPr>
            <w:pPrChange w:author="Varoon Sahgal" w:id="0" w:date="2023-11-27T14:45:03Z">
              <w:pPr>
                <w:numPr>
                  <w:ilvl w:val="0"/>
                  <w:numId w:val="5"/>
                </w:numPr>
                <w:tabs>
                  <w:tab w:val="left" w:leader="none" w:pos="720"/>
                </w:tabs>
                <w:ind w:left="504" w:firstLine="0"/>
              </w:pPr>
            </w:pPrChange>
          </w:pPr>
          <w:sdt>
            <w:sdtPr>
              <w:tag w:val="goog_rdk_0"/>
            </w:sdtPr>
            <w:sdtContent>
              <w:r w:rsidDel="00000000" w:rsidR="00000000" w:rsidRPr="00000000">
                <w:rPr>
                  <w:rtl w:val="0"/>
                </w:rPr>
              </w:r>
            </w:sdtContent>
          </w:sdt>
        </w:p>
      </w:sdtContent>
    </w:sdt>
    <w:p w:rsidR="00000000" w:rsidDel="00000000" w:rsidP="00000000" w:rsidRDefault="00000000" w:rsidRPr="00000000" w14:paraId="0000020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However, if you have issues, you might try using the following command, where cp </w:t>
      </w:r>
      <w:r w:rsidDel="00000000" w:rsidR="00000000" w:rsidRPr="00000000">
        <w:rPr>
          <w:rtl w:val="0"/>
        </w:rPr>
        <w:t xml:space="preserve">stands for classpath</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-cp ./ HelloWorldApp</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4sinio" w:id="25"/>
      <w:bookmarkEnd w:id="25"/>
      <w:r w:rsidDel="00000000" w:rsidR="00000000" w:rsidRPr="00000000">
        <w:rPr>
          <w:rtl w:val="0"/>
        </w:rPr>
      </w:r>
    </w:p>
    <w:p w:rsidR="00000000" w:rsidDel="00000000" w:rsidP="00000000" w:rsidRDefault="00000000" w:rsidRPr="00000000" w14:paraId="0000020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205">
      <w:pPr>
        <w:pStyle w:val="Heading4"/>
        <w:numPr>
          <w:ilvl w:val="0"/>
          <w:numId w:val="7"/>
        </w:numPr>
        <w:ind w:left="360" w:hanging="360"/>
        <w:rPr>
          <w:vertAlign w:val="baseline"/>
        </w:rPr>
      </w:pPr>
      <w:r w:rsidDel="00000000" w:rsidR="00000000" w:rsidRPr="00000000">
        <w:rPr>
          <w:b w:val="1"/>
          <w:vertAlign w:val="baseline"/>
          <w:rtl w:val="0"/>
        </w:rPr>
        <w:t xml:space="preserve">In Java, the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 is the starting point of the program</w:t>
      </w:r>
      <w:r w:rsidDel="00000000" w:rsidR="00000000" w:rsidRPr="00000000">
        <w:rPr>
          <w:rtl w:val="0"/>
        </w:rPr>
      </w:r>
    </w:p>
    <w:p w:rsidR="00000000" w:rsidDel="00000000" w:rsidP="00000000" w:rsidRDefault="00000000" w:rsidRPr="00000000" w14:paraId="00000206">
      <w:pPr>
        <w:pStyle w:val="Heading4"/>
        <w:numPr>
          <w:ilvl w:val="0"/>
          <w:numId w:val="7"/>
        </w:numPr>
        <w:ind w:left="360" w:hanging="360"/>
        <w:rPr>
          <w:vertAlign w:val="baseline"/>
        </w:rPr>
      </w:pPr>
      <w:r w:rsidDel="00000000" w:rsidR="00000000" w:rsidRPr="00000000">
        <w:rPr>
          <w:b w:val="1"/>
          <w:vertAlign w:val="baseline"/>
          <w:rtl w:val="0"/>
        </w:rPr>
        <w:t xml:space="preserve">The JVM looks for the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 and begins execution there</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Execution begins here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main(String args[])  </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10">
      <w:pPr>
        <w:pStyle w:val="Heading4"/>
        <w:numPr>
          <w:ilvl w:val="0"/>
          <w:numId w:val="7"/>
        </w:numPr>
        <w:ind w:left="360" w:hanging="360"/>
        <w:rPr>
          <w:vertAlign w:val="baseline"/>
        </w:rPr>
      </w:pPr>
      <w:r w:rsidDel="00000000" w:rsidR="00000000" w:rsidRPr="00000000">
        <w:rPr>
          <w:b w:val="1"/>
          <w:vertAlign w:val="baseline"/>
          <w:rtl w:val="0"/>
        </w:rPr>
        <w:t xml:space="preserve">To breakdown the method:</w:t>
      </w:r>
      <w:r w:rsidDel="00000000" w:rsidR="00000000" w:rsidRPr="00000000">
        <w:rPr>
          <w:rtl w:val="0"/>
        </w:rPr>
      </w:r>
    </w:p>
    <w:p w:rsidR="00000000" w:rsidDel="00000000" w:rsidP="00000000" w:rsidRDefault="00000000" w:rsidRPr="00000000" w14:paraId="00000211">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public</w:t>
      </w:r>
      <w:r w:rsidDel="00000000" w:rsidR="00000000" w:rsidRPr="00000000">
        <w:rPr>
          <w:vertAlign w:val="baseline"/>
          <w:rtl w:val="0"/>
        </w:rPr>
        <w:t xml:space="preserve"> is an access specifier that says the class or method can be seen outside of the class</w:t>
      </w:r>
    </w:p>
    <w:p w:rsidR="00000000" w:rsidDel="00000000" w:rsidP="00000000" w:rsidRDefault="00000000" w:rsidRPr="00000000" w14:paraId="00000212">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static</w:t>
      </w:r>
      <w:r w:rsidDel="00000000" w:rsidR="00000000" w:rsidRPr="00000000">
        <w:rPr>
          <w:vertAlign w:val="baseline"/>
          <w:rtl w:val="0"/>
        </w:rPr>
        <w:t xml:space="preserve"> means the method can be called without creating an instance of the class</w:t>
      </w:r>
    </w:p>
    <w:p w:rsidR="00000000" w:rsidDel="00000000" w:rsidP="00000000" w:rsidRDefault="00000000" w:rsidRPr="00000000" w14:paraId="00000213">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void</w:t>
      </w:r>
      <w:r w:rsidDel="00000000" w:rsidR="00000000" w:rsidRPr="00000000">
        <w:rPr>
          <w:vertAlign w:val="baseline"/>
          <w:rtl w:val="0"/>
        </w:rPr>
        <w:t xml:space="preserve"> means the method returns nothing</w:t>
      </w:r>
    </w:p>
    <w:p w:rsidR="00000000" w:rsidDel="00000000" w:rsidP="00000000" w:rsidRDefault="00000000" w:rsidRPr="00000000" w14:paraId="00000214">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main</w:t>
      </w:r>
      <w:r w:rsidDel="00000000" w:rsidR="00000000" w:rsidRPr="00000000">
        <w:rPr>
          <w:vertAlign w:val="baseline"/>
          <w:rtl w:val="0"/>
        </w:rPr>
        <w:t xml:space="preserve"> is the name of the method</w:t>
      </w:r>
    </w:p>
    <w:p w:rsidR="00000000" w:rsidDel="00000000" w:rsidP="00000000" w:rsidRDefault="00000000" w:rsidRPr="00000000" w14:paraId="00000215">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String args[]</w:t>
      </w:r>
      <w:r w:rsidDel="00000000" w:rsidR="00000000" w:rsidRPr="00000000">
        <w:rPr>
          <w:vertAlign w:val="baseline"/>
          <w:rtl w:val="0"/>
        </w:rPr>
        <w:t xml:space="preserve"> is an array of (optional) command line arguments that are passed by the user when the application runs</w:t>
      </w:r>
    </w:p>
    <w:p w:rsidR="00000000" w:rsidDel="00000000" w:rsidP="00000000" w:rsidRDefault="00000000" w:rsidRPr="00000000" w14:paraId="00000216">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This is a required parameter even if you don't intend to pass any data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jxsxqh" w:id="26"/>
      <w:bookmarkEnd w:id="26"/>
      <w:r w:rsidDel="00000000" w:rsidR="00000000" w:rsidRPr="00000000">
        <w:rPr>
          <w:rtl w:val="0"/>
        </w:rPr>
      </w:r>
    </w:p>
    <w:p w:rsidR="00000000" w:rsidDel="00000000" w:rsidP="00000000" w:rsidRDefault="00000000" w:rsidRPr="00000000" w14:paraId="0000021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Valid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 Signatures</w:t>
      </w:r>
      <w:r w:rsidDel="00000000" w:rsidR="00000000" w:rsidRPr="00000000">
        <w:rPr>
          <w:rtl w:val="0"/>
        </w:rPr>
      </w:r>
    </w:p>
    <w:p w:rsidR="00000000" w:rsidDel="00000000" w:rsidP="00000000" w:rsidRDefault="00000000" w:rsidRPr="00000000" w14:paraId="0000021A">
      <w:pPr>
        <w:pStyle w:val="Heading4"/>
        <w:numPr>
          <w:ilvl w:val="0"/>
          <w:numId w:val="7"/>
        </w:numPr>
        <w:ind w:left="360" w:hanging="360"/>
        <w:rPr>
          <w:vertAlign w:val="baseline"/>
        </w:rPr>
      </w:pPr>
      <w:r w:rsidDel="00000000" w:rsidR="00000000" w:rsidRPr="00000000">
        <w:rPr>
          <w:b w:val="1"/>
          <w:vertAlign w:val="baseline"/>
          <w:rtl w:val="0"/>
        </w:rPr>
        <w:t xml:space="preserve">To make Java confusing, there are several ways to write the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 that will all work</w:t>
      </w:r>
      <w:r w:rsidDel="00000000" w:rsidR="00000000" w:rsidRPr="00000000">
        <w:rPr>
          <w:rtl w:val="0"/>
        </w:rPr>
      </w:r>
    </w:p>
    <w:p w:rsidR="00000000" w:rsidDel="00000000" w:rsidP="00000000" w:rsidRDefault="00000000" w:rsidRPr="00000000" w14:paraId="0000021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NOTE:  signature is a term that describes the name of a method plus the type of each parameter</w:t>
      </w:r>
    </w:p>
    <w:p w:rsidR="00000000" w:rsidDel="00000000" w:rsidP="00000000" w:rsidRDefault="00000000" w:rsidRPr="00000000" w14:paraId="0000021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can code several methods with the same name in Java as long as the signatures are unique</w:t>
      </w:r>
    </w:p>
    <w:p w:rsidR="00000000" w:rsidDel="00000000" w:rsidP="00000000" w:rsidRDefault="00000000" w:rsidRPr="00000000" w14:paraId="0000021D">
      <w:pPr>
        <w:pStyle w:val="Heading4"/>
        <w:numPr>
          <w:ilvl w:val="0"/>
          <w:numId w:val="7"/>
        </w:numPr>
        <w:ind w:left="360" w:hanging="360"/>
        <w:rPr>
          <w:vertAlign w:val="baseline"/>
        </w:rPr>
      </w:pPr>
      <w:r w:rsidDel="00000000" w:rsidR="00000000" w:rsidRPr="00000000">
        <w:rPr>
          <w:b w:val="1"/>
          <w:vertAlign w:val="baseline"/>
          <w:rtl w:val="0"/>
        </w:rPr>
        <w:t xml:space="preserve">Acceptable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signatures include:</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static void main(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 args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static void main(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 args[]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static void main(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args)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static public</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main(String[] args)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static</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void main(String[] args)  </w:t>
      </w:r>
    </w:p>
    <w:p w:rsidR="00000000" w:rsidDel="00000000" w:rsidP="00000000" w:rsidRDefault="00000000" w:rsidRPr="00000000" w14:paraId="00000228">
      <w:pPr>
        <w:pStyle w:val="Heading4"/>
        <w:numPr>
          <w:ilvl w:val="0"/>
          <w:numId w:val="7"/>
        </w:numPr>
        <w:ind w:left="360" w:hanging="360"/>
        <w:rPr>
          <w:vertAlign w:val="baseline"/>
        </w:rPr>
      </w:pPr>
      <w:bookmarkStart w:colFirst="0" w:colLast="0" w:name="_heading=h.z337ya" w:id="27"/>
      <w:bookmarkEnd w:id="27"/>
      <w:r w:rsidDel="00000000" w:rsidR="00000000" w:rsidRPr="00000000">
        <w:rPr>
          <w:b w:val="1"/>
          <w:vertAlign w:val="baseline"/>
          <w:rtl w:val="0"/>
        </w:rPr>
        <w:t xml:space="preserve">Don't be confused if you see variants when you Google</w:t>
      </w:r>
      <w:r w:rsidDel="00000000" w:rsidR="00000000" w:rsidRPr="00000000">
        <w:rPr>
          <w:rtl w:val="0"/>
        </w:rPr>
      </w:r>
    </w:p>
    <w:p w:rsidR="00000000" w:rsidDel="00000000" w:rsidP="00000000" w:rsidRDefault="00000000" w:rsidRPr="00000000" w14:paraId="0000022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To complete the exercise below, create another folder in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MyCodingSkills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Java application that will list at least 8 programming technologies or skills that you know. </w:t>
      </w:r>
    </w:p>
    <w:p w:rsidR="00000000" w:rsidDel="00000000" w:rsidP="00000000" w:rsidRDefault="00000000" w:rsidRPr="00000000" w14:paraId="000002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class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MyCodingSkills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Remember it must be in a .java file of the same name.</w:t>
      </w:r>
    </w:p>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Within it, create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Within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call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System.out.println()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at least 8 times.  Each time, print one programming technology you know and understand.</w:t>
      </w:r>
    </w:p>
    <w:p w:rsidR="00000000" w:rsidDel="00000000" w:rsidP="00000000" w:rsidRDefault="00000000" w:rsidRPr="00000000" w14:paraId="000002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Compile the program.  If you have no errors, then run the program.  Admire your output!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1"/>
        <w:numPr>
          <w:ilvl w:val="0"/>
          <w:numId w:val="9"/>
        </w:numPr>
        <w:ind w:left="0" w:firstLine="0"/>
        <w:rPr>
          <w:vertAlign w:val="baseline"/>
        </w:rPr>
      </w:pPr>
      <w:bookmarkStart w:colFirst="0" w:colLast="0" w:name="_heading=h.3j2qqm3" w:id="28"/>
      <w:bookmarkEnd w:id="28"/>
      <w:r w:rsidDel="00000000" w:rsidR="00000000" w:rsidRPr="00000000">
        <w:rPr>
          <w:b w:val="1"/>
          <w:vertAlign w:val="baseline"/>
          <w:rtl w:val="0"/>
        </w:rPr>
        <w:br w:type="textWrapping"/>
        <w:br w:type="textWrapping"/>
        <w:br w:type="textWrapping"/>
        <w:br w:type="textWrapping"/>
        <w:t xml:space="preserve">Basic Java Syntax</w:t>
      </w:r>
      <w:r w:rsidDel="00000000" w:rsidR="00000000" w:rsidRPr="00000000">
        <w:rPr>
          <w:rtl w:val="0"/>
        </w:rPr>
      </w:r>
    </w:p>
    <w:p w:rsidR="00000000" w:rsidDel="00000000" w:rsidP="00000000" w:rsidRDefault="00000000" w:rsidRPr="00000000" w14:paraId="00000235">
      <w:pPr>
        <w:pStyle w:val="Heading2"/>
        <w:numPr>
          <w:ilvl w:val="1"/>
          <w:numId w:val="9"/>
        </w:numPr>
        <w:ind w:left="0" w:firstLine="0"/>
        <w:rPr>
          <w:vertAlign w:val="baseline"/>
        </w:rPr>
      </w:pPr>
      <w:bookmarkStart w:colFirst="0" w:colLast="0" w:name="_heading=h.1y810tw" w:id="29"/>
      <w:bookmarkEnd w:id="29"/>
      <w:r w:rsidDel="00000000" w:rsidR="00000000" w:rsidRPr="00000000">
        <w:rPr>
          <w:b w:val="0"/>
          <w:vertAlign w:val="baseline"/>
          <w:rtl w:val="0"/>
        </w:rPr>
        <w:br w:type="textWrapping"/>
        <w:br w:type="textWrapping"/>
        <w:br w:type="textWrapping"/>
        <w:br w:type="textWrapping"/>
        <w:t xml:space="preserve">Basic Java Syntax</w:t>
      </w:r>
      <w:r w:rsidDel="00000000" w:rsidR="00000000" w:rsidRPr="00000000">
        <w:rPr>
          <w:rtl w:val="0"/>
        </w:rPr>
      </w:r>
    </w:p>
    <w:p w:rsidR="00000000" w:rsidDel="00000000" w:rsidP="00000000" w:rsidRDefault="00000000" w:rsidRPr="00000000" w14:paraId="0000023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Syntax</w:t>
      </w:r>
      <w:r w:rsidDel="00000000" w:rsidR="00000000" w:rsidRPr="00000000">
        <w:rPr>
          <w:rtl w:val="0"/>
        </w:rPr>
      </w:r>
    </w:p>
    <w:p w:rsidR="00000000" w:rsidDel="00000000" w:rsidP="00000000" w:rsidRDefault="00000000" w:rsidRPr="00000000" w14:paraId="00000237">
      <w:pPr>
        <w:pStyle w:val="Heading4"/>
        <w:numPr>
          <w:ilvl w:val="0"/>
          <w:numId w:val="7"/>
        </w:numPr>
        <w:ind w:left="360" w:hanging="360"/>
        <w:rPr>
          <w:vertAlign w:val="baseline"/>
        </w:rPr>
      </w:pPr>
      <w:r w:rsidDel="00000000" w:rsidR="00000000" w:rsidRPr="00000000">
        <w:rPr>
          <w:b w:val="1"/>
          <w:vertAlign w:val="baseline"/>
          <w:rtl w:val="0"/>
        </w:rPr>
        <w:t xml:space="preserve">Java is one of the C-family languages</w:t>
      </w:r>
      <w:r w:rsidDel="00000000" w:rsidR="00000000" w:rsidRPr="00000000">
        <w:rPr>
          <w:rtl w:val="0"/>
        </w:rPr>
      </w:r>
    </w:p>
    <w:p w:rsidR="00000000" w:rsidDel="00000000" w:rsidP="00000000" w:rsidRDefault="00000000" w:rsidRPr="00000000" w14:paraId="00000238">
      <w:pPr>
        <w:pStyle w:val="Heading4"/>
        <w:numPr>
          <w:ilvl w:val="0"/>
          <w:numId w:val="7"/>
        </w:numPr>
        <w:ind w:left="360" w:hanging="360"/>
        <w:rPr>
          <w:vertAlign w:val="baseline"/>
        </w:rPr>
      </w:pPr>
      <w:r w:rsidDel="00000000" w:rsidR="00000000" w:rsidRPr="00000000">
        <w:rPr>
          <w:b w:val="1"/>
          <w:vertAlign w:val="baseline"/>
          <w:rtl w:val="0"/>
        </w:rPr>
        <w:t xml:space="preserve">This means, amongst other things:</w:t>
      </w:r>
      <w:r w:rsidDel="00000000" w:rsidR="00000000" w:rsidRPr="00000000">
        <w:rPr>
          <w:rtl w:val="0"/>
        </w:rPr>
      </w:r>
    </w:p>
    <w:p w:rsidR="00000000" w:rsidDel="00000000" w:rsidP="00000000" w:rsidRDefault="00000000" w:rsidRPr="00000000" w14:paraId="0000023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is case sensitive</w:t>
      </w:r>
    </w:p>
    <w:p w:rsidR="00000000" w:rsidDel="00000000" w:rsidP="00000000" w:rsidRDefault="00000000" w:rsidRPr="00000000" w14:paraId="0000023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uses semicolons ( ; ) as line terminators</w:t>
      </w:r>
    </w:p>
    <w:p w:rsidR="00000000" w:rsidDel="00000000" w:rsidP="00000000" w:rsidRDefault="00000000" w:rsidRPr="00000000" w14:paraId="0000023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comments use the familiar  </w:t>
      </w:r>
      <w:r w:rsidDel="00000000" w:rsidR="00000000" w:rsidRPr="00000000">
        <w:rPr>
          <w:rFonts w:ascii="Courier New" w:cs="Courier New" w:eastAsia="Courier New" w:hAnsi="Courier New"/>
          <w:vertAlign w:val="baseline"/>
          <w:rtl w:val="0"/>
        </w:rPr>
        <w:t xml:space="preserv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  */</w:t>
      </w:r>
      <w:r w:rsidDel="00000000" w:rsidR="00000000" w:rsidRPr="00000000">
        <w:rPr>
          <w:vertAlign w:val="baseline"/>
          <w:rtl w:val="0"/>
        </w:rPr>
        <w:t xml:space="preserve">  style</w:t>
      </w:r>
    </w:p>
    <w:p w:rsidR="00000000" w:rsidDel="00000000" w:rsidP="00000000" w:rsidRDefault="00000000" w:rsidRPr="00000000" w14:paraId="0000023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most of the operators will look familiar</w:t>
      </w:r>
    </w:p>
    <w:p w:rsidR="00000000" w:rsidDel="00000000" w:rsidP="00000000" w:rsidRDefault="00000000" w:rsidRPr="00000000" w14:paraId="0000023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if</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switch</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for</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while</w:t>
      </w:r>
      <w:r w:rsidDel="00000000" w:rsidR="00000000" w:rsidRPr="00000000">
        <w:rPr>
          <w:vertAlign w:val="baseline"/>
          <w:rtl w:val="0"/>
        </w:rPr>
        <w:t xml:space="preserve"> statements will look very familiar</w:t>
      </w:r>
    </w:p>
    <w:p w:rsidR="00000000" w:rsidDel="00000000" w:rsidP="00000000" w:rsidRDefault="00000000" w:rsidRPr="00000000" w14:paraId="0000023E">
      <w:pPr>
        <w:pStyle w:val="Heading4"/>
        <w:numPr>
          <w:ilvl w:val="0"/>
          <w:numId w:val="7"/>
        </w:numPr>
        <w:ind w:left="360" w:hanging="360"/>
        <w:rPr>
          <w:vertAlign w:val="baseline"/>
        </w:rPr>
      </w:pPr>
      <w:r w:rsidDel="00000000" w:rsidR="00000000" w:rsidRPr="00000000">
        <w:rPr>
          <w:b w:val="1"/>
          <w:vertAlign w:val="baseline"/>
          <w:rtl w:val="0"/>
        </w:rPr>
        <w:t xml:space="preserve">Source code for Java applications is contained in one or more </w:t>
      </w:r>
      <w:r w:rsidDel="00000000" w:rsidR="00000000" w:rsidRPr="00000000">
        <w:rPr>
          <w:rFonts w:ascii="Courier New" w:cs="Courier New" w:eastAsia="Courier New" w:hAnsi="Courier New"/>
          <w:b w:val="1"/>
          <w:vertAlign w:val="baseline"/>
          <w:rtl w:val="0"/>
        </w:rPr>
        <w:t xml:space="preserve">.java</w:t>
      </w:r>
      <w:r w:rsidDel="00000000" w:rsidR="00000000" w:rsidRPr="00000000">
        <w:rPr>
          <w:b w:val="1"/>
          <w:vertAlign w:val="baseline"/>
          <w:rtl w:val="0"/>
        </w:rPr>
        <w:t xml:space="preserve"> files</w:t>
      </w:r>
      <w:r w:rsidDel="00000000" w:rsidR="00000000" w:rsidRPr="00000000">
        <w:rPr>
          <w:rtl w:val="0"/>
        </w:rPr>
      </w:r>
    </w:p>
    <w:p w:rsidR="00000000" w:rsidDel="00000000" w:rsidP="00000000" w:rsidRDefault="00000000" w:rsidRPr="00000000" w14:paraId="0000023F">
      <w:pPr>
        <w:pStyle w:val="Heading5"/>
        <w:numPr>
          <w:ilvl w:val="0"/>
          <w:numId w:val="5"/>
        </w:numPr>
        <w:tabs>
          <w:tab w:val="left" w:leader="none" w:pos="720"/>
        </w:tabs>
        <w:ind w:left="504" w:firstLine="0"/>
        <w:rPr>
          <w:vertAlign w:val="baseline"/>
        </w:rPr>
      </w:pPr>
      <w:bookmarkStart w:colFirst="0" w:colLast="0" w:name="_heading=h.4i7ojhp" w:id="30"/>
      <w:bookmarkEnd w:id="30"/>
      <w:r w:rsidDel="00000000" w:rsidR="00000000" w:rsidRPr="00000000">
        <w:rPr>
          <w:vertAlign w:val="baseline"/>
          <w:rtl w:val="0"/>
        </w:rPr>
        <w:t xml:space="preserve">Unlike most other languages, Java cares about the name of the file -- it must start with an uppercase letter and match the name of the class it contains</w:t>
      </w:r>
    </w:p>
    <w:p w:rsidR="00000000" w:rsidDel="00000000" w:rsidP="00000000" w:rsidRDefault="00000000" w:rsidRPr="00000000" w14:paraId="0000024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Javadoc</w:t>
      </w:r>
      <w:r w:rsidDel="00000000" w:rsidR="00000000" w:rsidRPr="00000000">
        <w:rPr>
          <w:rtl w:val="0"/>
        </w:rPr>
      </w:r>
    </w:p>
    <w:p w:rsidR="00000000" w:rsidDel="00000000" w:rsidP="00000000" w:rsidRDefault="00000000" w:rsidRPr="00000000" w14:paraId="00000241">
      <w:pPr>
        <w:pStyle w:val="Heading4"/>
        <w:numPr>
          <w:ilvl w:val="0"/>
          <w:numId w:val="7"/>
        </w:numPr>
        <w:ind w:left="360" w:hanging="360"/>
        <w:rPr>
          <w:vertAlign w:val="baseline"/>
        </w:rPr>
      </w:pPr>
      <w:r w:rsidDel="00000000" w:rsidR="00000000" w:rsidRPr="00000000">
        <w:rPr>
          <w:b w:val="1"/>
          <w:vertAlign w:val="baseline"/>
          <w:rtl w:val="0"/>
        </w:rPr>
        <w:t xml:space="preserve">The Javadoc tool, included in the JDK, generates API documentation from comments found in the source code</w:t>
      </w:r>
      <w:r w:rsidDel="00000000" w:rsidR="00000000" w:rsidRPr="00000000">
        <w:rPr>
          <w:rtl w:val="0"/>
        </w:rPr>
      </w:r>
    </w:p>
    <w:p w:rsidR="00000000" w:rsidDel="00000000" w:rsidP="00000000" w:rsidRDefault="00000000" w:rsidRPr="00000000" w14:paraId="00000242">
      <w:pPr>
        <w:pStyle w:val="Heading4"/>
        <w:numPr>
          <w:ilvl w:val="0"/>
          <w:numId w:val="7"/>
        </w:numPr>
        <w:ind w:left="360" w:hanging="360"/>
        <w:rPr>
          <w:vertAlign w:val="baseline"/>
        </w:rPr>
      </w:pPr>
      <w:r w:rsidDel="00000000" w:rsidR="00000000" w:rsidRPr="00000000">
        <w:rPr>
          <w:b w:val="1"/>
          <w:vertAlign w:val="baseline"/>
          <w:rtl w:val="0"/>
        </w:rPr>
        <w:t xml:space="preserve">Comments should have a specific style</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 is a Javadoc comment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7">
      <w:pPr>
        <w:pStyle w:val="Heading4"/>
        <w:numPr>
          <w:ilvl w:val="0"/>
          <w:numId w:val="7"/>
        </w:numPr>
        <w:ind w:left="360" w:hanging="360"/>
        <w:rPr>
          <w:vertAlign w:val="baseline"/>
        </w:rPr>
      </w:pPr>
      <w:r w:rsidDel="00000000" w:rsidR="00000000" w:rsidRPr="00000000">
        <w:rPr>
          <w:b w:val="1"/>
          <w:vertAlign w:val="baseline"/>
          <w:rtl w:val="0"/>
        </w:rPr>
        <w:t xml:space="preserve">Javadoc looks for these special comments in front of class, method, and variable declarations</w:t>
      </w:r>
      <w:r w:rsidDel="00000000" w:rsidR="00000000" w:rsidRPr="00000000">
        <w:rPr>
          <w:rtl w:val="0"/>
        </w:rPr>
      </w:r>
    </w:p>
    <w:p w:rsidR="00000000" w:rsidDel="00000000" w:rsidP="00000000" w:rsidRDefault="00000000" w:rsidRPr="00000000" w14:paraId="00000248">
      <w:pPr>
        <w:pStyle w:val="Heading4"/>
        <w:numPr>
          <w:ilvl w:val="0"/>
          <w:numId w:val="7"/>
        </w:numPr>
        <w:ind w:left="360" w:hanging="360"/>
        <w:rPr>
          <w:vertAlign w:val="baseline"/>
        </w:rPr>
      </w:pPr>
      <w:r w:rsidDel="00000000" w:rsidR="00000000" w:rsidRPr="00000000">
        <w:rPr>
          <w:b w:val="1"/>
          <w:vertAlign w:val="baseline"/>
          <w:rtl w:val="0"/>
        </w:rPr>
        <w:t xml:space="preserve">These comments are commonly made up of two sections:</w:t>
      </w:r>
      <w:r w:rsidDel="00000000" w:rsidR="00000000" w:rsidRPr="00000000">
        <w:rPr>
          <w:rtl w:val="0"/>
        </w:rPr>
      </w:r>
    </w:p>
    <w:p w:rsidR="00000000" w:rsidDel="00000000" w:rsidP="00000000" w:rsidRDefault="00000000" w:rsidRPr="00000000" w14:paraId="0000024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Description of what you are commenting</w:t>
      </w:r>
    </w:p>
    <w:p w:rsidR="00000000" w:rsidDel="00000000" w:rsidP="00000000" w:rsidRDefault="00000000" w:rsidRPr="00000000" w14:paraId="0000024A">
      <w:pPr>
        <w:pStyle w:val="Heading5"/>
        <w:numPr>
          <w:ilvl w:val="0"/>
          <w:numId w:val="5"/>
        </w:numPr>
        <w:tabs>
          <w:tab w:val="left" w:leader="none" w:pos="720"/>
        </w:tabs>
        <w:ind w:left="504" w:firstLine="0"/>
        <w:rPr>
          <w:vertAlign w:val="baseline"/>
        </w:rPr>
      </w:pPr>
      <w:bookmarkStart w:colFirst="0" w:colLast="0" w:name="_heading=h.2xcytpi" w:id="31"/>
      <w:bookmarkEnd w:id="31"/>
      <w:r w:rsidDel="00000000" w:rsidR="00000000" w:rsidRPr="00000000">
        <w:rPr>
          <w:vertAlign w:val="baseline"/>
          <w:rtl w:val="0"/>
        </w:rPr>
        <w:t xml:space="preserve">Tags marked with an </w:t>
      </w:r>
      <w:r w:rsidDel="00000000" w:rsidR="00000000" w:rsidRPr="00000000">
        <w:rPr>
          <w:rFonts w:ascii="Courier New" w:cs="Courier New" w:eastAsia="Courier New" w:hAnsi="Courier New"/>
          <w:vertAlign w:val="baseline"/>
          <w:rtl w:val="0"/>
        </w:rPr>
        <w:t xml:space="preserve">@</w:t>
      </w:r>
      <w:r w:rsidDel="00000000" w:rsidR="00000000" w:rsidRPr="00000000">
        <w:rPr>
          <w:vertAlign w:val="baseline"/>
          <w:rtl w:val="0"/>
        </w:rPr>
        <w:t xml:space="preserve"> symbol that describe specific metadata</w:t>
      </w:r>
    </w:p>
    <w:p w:rsidR="00000000" w:rsidDel="00000000" w:rsidP="00000000" w:rsidRDefault="00000000" w:rsidRPr="00000000" w14:paraId="0000024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Code Written with Javadoc </w:t>
        <w:br w:type="textWrapping"/>
        <w:t xml:space="preserve">in Mind</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HelloWorldApp is an example of most people's first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Java program</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@author </w:t>
      </w:r>
      <w:r w:rsidDel="00000000" w:rsidR="00000000" w:rsidRPr="00000000">
        <w:rPr>
          <w:rFonts w:ascii="Courier New" w:cs="Courier New" w:eastAsia="Courier New" w:hAnsi="Courier New"/>
          <w:sz w:val="25"/>
          <w:szCs w:val="25"/>
          <w:rtl w:val="0"/>
        </w:rPr>
        <w:t xml:space="preserve">Varoon Sahgal</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HelloWorldApp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The greeting to be displayed in the Console.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message = "Howdy Java!";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display(message);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Displays any message the console window</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@param message the message displayed</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display(String message)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System.out.println(message);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67">
      <w:pPr>
        <w:pStyle w:val="Heading4"/>
        <w:numPr>
          <w:ilvl w:val="0"/>
          <w:numId w:val="7"/>
        </w:numPr>
        <w:ind w:left="360" w:hanging="360"/>
        <w:rPr>
          <w:vertAlign w:val="baseline"/>
        </w:rPr>
      </w:pPr>
      <w:r w:rsidDel="00000000" w:rsidR="00000000" w:rsidRPr="00000000">
        <w:rPr>
          <w:b w:val="1"/>
          <w:vertAlign w:val="baseline"/>
          <w:rtl w:val="0"/>
        </w:rPr>
        <w:t xml:space="preserve">You can run Javadoc from the terminal window</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javadoc HelloWorldApp.java</w:t>
      </w:r>
    </w:p>
    <w:p w:rsidR="00000000" w:rsidDel="00000000" w:rsidP="00000000" w:rsidRDefault="00000000" w:rsidRPr="00000000" w14:paraId="0000026A">
      <w:pPr>
        <w:pStyle w:val="Heading4"/>
        <w:numPr>
          <w:ilvl w:val="0"/>
          <w:numId w:val="7"/>
        </w:numPr>
        <w:ind w:left="360" w:hanging="360"/>
        <w:rPr>
          <w:vertAlign w:val="baseline"/>
        </w:rPr>
      </w:pPr>
      <w:bookmarkStart w:colFirst="0" w:colLast="0" w:name="_heading=h.1ci93xb" w:id="32"/>
      <w:bookmarkEnd w:id="32"/>
      <w:r w:rsidDel="00000000" w:rsidR="00000000" w:rsidRPr="00000000">
        <w:rPr>
          <w:b w:val="1"/>
          <w:vertAlign w:val="baseline"/>
          <w:rtl w:val="0"/>
        </w:rPr>
        <w:t xml:space="preserve">We won't focus on Javadoc in this course</w:t>
      </w:r>
      <w:r w:rsidDel="00000000" w:rsidR="00000000" w:rsidRPr="00000000">
        <w:rPr>
          <w:rtl w:val="0"/>
        </w:rPr>
      </w:r>
    </w:p>
    <w:p w:rsidR="00000000" w:rsidDel="00000000" w:rsidP="00000000" w:rsidRDefault="00000000" w:rsidRPr="00000000" w14:paraId="0000026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Data Types</w:t>
      </w:r>
      <w:r w:rsidDel="00000000" w:rsidR="00000000" w:rsidRPr="00000000">
        <w:rPr>
          <w:rtl w:val="0"/>
        </w:rPr>
      </w:r>
    </w:p>
    <w:p w:rsidR="00000000" w:rsidDel="00000000" w:rsidP="00000000" w:rsidRDefault="00000000" w:rsidRPr="00000000" w14:paraId="0000026C">
      <w:pPr>
        <w:pStyle w:val="Heading4"/>
        <w:numPr>
          <w:ilvl w:val="0"/>
          <w:numId w:val="7"/>
        </w:numPr>
        <w:ind w:left="360" w:hanging="360"/>
        <w:rPr>
          <w:vertAlign w:val="baseline"/>
        </w:rPr>
      </w:pPr>
      <w:r w:rsidDel="00000000" w:rsidR="00000000" w:rsidRPr="00000000">
        <w:rPr>
          <w:b w:val="1"/>
          <w:vertAlign w:val="baseline"/>
          <w:rtl w:val="0"/>
        </w:rPr>
        <w:t xml:space="preserve">There are two types of data types in Java:</w:t>
      </w:r>
      <w:r w:rsidDel="00000000" w:rsidR="00000000" w:rsidRPr="00000000">
        <w:rPr>
          <w:rtl w:val="0"/>
        </w:rPr>
      </w:r>
    </w:p>
    <w:p w:rsidR="00000000" w:rsidDel="00000000" w:rsidP="00000000" w:rsidRDefault="00000000" w:rsidRPr="00000000" w14:paraId="0000026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Primitive data types include:  </w:t>
      </w:r>
      <w:r w:rsidDel="00000000" w:rsidR="00000000" w:rsidRPr="00000000">
        <w:rPr>
          <w:rFonts w:ascii="Courier New" w:cs="Courier New" w:eastAsia="Courier New" w:hAnsi="Courier New"/>
          <w:vertAlign w:val="baseline"/>
          <w:rtl w:val="0"/>
        </w:rPr>
        <w:t xml:space="preserve">boolean</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char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byte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short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int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long</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float,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double</w:t>
      </w:r>
      <w:r w:rsidDel="00000000" w:rsidR="00000000" w:rsidRPr="00000000">
        <w:rPr>
          <w:rtl w:val="0"/>
        </w:rPr>
      </w:r>
    </w:p>
    <w:p w:rsidR="00000000" w:rsidDel="00000000" w:rsidP="00000000" w:rsidRDefault="00000000" w:rsidRPr="00000000" w14:paraId="0000026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Non-primitive data types include arrays, classes, and interfaces</w:t>
      </w:r>
    </w:p>
    <w:p w:rsidR="00000000" w:rsidDel="00000000" w:rsidP="00000000" w:rsidRDefault="00000000" w:rsidRPr="00000000" w14:paraId="0000026F">
      <w:pPr>
        <w:pStyle w:val="Heading4"/>
        <w:numPr>
          <w:ilvl w:val="0"/>
          <w:numId w:val="7"/>
        </w:numPr>
        <w:ind w:left="360" w:hanging="360"/>
        <w:rPr>
          <w:vertAlign w:val="baseline"/>
        </w:rPr>
      </w:pPr>
      <w:r w:rsidDel="00000000" w:rsidR="00000000" w:rsidRPr="00000000">
        <w:rPr>
          <w:b w:val="1"/>
          <w:vertAlign w:val="baseline"/>
          <w:rtl w:val="0"/>
        </w:rPr>
        <w:t xml:space="preserve">The primitive types are pre-defined by Java and are the basis of all complex types and are broken down into:</w:t>
      </w:r>
      <w:r w:rsidDel="00000000" w:rsidR="00000000" w:rsidRPr="00000000">
        <w:rPr>
          <w:rtl w:val="0"/>
        </w:rPr>
      </w:r>
    </w:p>
    <w:p w:rsidR="00000000" w:rsidDel="00000000" w:rsidP="00000000" w:rsidRDefault="00000000" w:rsidRPr="00000000" w14:paraId="00000270">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boolean - </w:t>
      </w:r>
      <w:r w:rsidDel="00000000" w:rsidR="00000000" w:rsidRPr="00000000">
        <w:rPr>
          <w:vertAlign w:val="baseline"/>
          <w:rtl w:val="0"/>
        </w:rPr>
        <w:t xml:space="preserve">a true/false value in a </w:t>
      </w:r>
      <w:r w:rsidDel="00000000" w:rsidR="00000000" w:rsidRPr="00000000">
        <w:rPr>
          <w:i w:val="1"/>
          <w:vertAlign w:val="baseline"/>
          <w:rtl w:val="0"/>
        </w:rPr>
        <w:t xml:space="preserve">single bit</w:t>
      </w:r>
      <w:r w:rsidDel="00000000" w:rsidR="00000000" w:rsidRPr="00000000">
        <w:rPr>
          <w:rtl w:val="0"/>
        </w:rPr>
      </w:r>
    </w:p>
    <w:p w:rsidR="00000000" w:rsidDel="00000000" w:rsidP="00000000" w:rsidRDefault="00000000" w:rsidRPr="00000000" w14:paraId="00000271">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char</w:t>
      </w:r>
      <w:r w:rsidDel="00000000" w:rsidR="00000000" w:rsidRPr="00000000">
        <w:rPr>
          <w:vertAlign w:val="baseline"/>
          <w:rtl w:val="0"/>
        </w:rPr>
        <w:t xml:space="preserve"> - a single Unicode character (16-bits)</w:t>
      </w:r>
    </w:p>
    <w:p w:rsidR="00000000" w:rsidDel="00000000" w:rsidP="00000000" w:rsidRDefault="00000000" w:rsidRPr="00000000" w14:paraId="0000027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numbers such as </w:t>
      </w:r>
      <w:r w:rsidDel="00000000" w:rsidR="00000000" w:rsidRPr="00000000">
        <w:rPr>
          <w:rFonts w:ascii="Courier New" w:cs="Courier New" w:eastAsia="Courier New" w:hAnsi="Courier New"/>
          <w:vertAlign w:val="baseline"/>
          <w:rtl w:val="0"/>
        </w:rPr>
        <w:t xml:space="preserve">byte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short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int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long</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float,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double</w:t>
      </w:r>
      <w:r w:rsidDel="00000000" w:rsidR="00000000" w:rsidRPr="00000000">
        <w:rPr>
          <w:vertAlign w:val="baseline"/>
          <w:rtl w:val="0"/>
        </w:rPr>
        <w:t xml:space="preserve"> as th</w:t>
      </w:r>
      <w:r w:rsidDel="00000000" w:rsidR="00000000" w:rsidRPr="00000000">
        <w:rPr>
          <w:rtl w:val="0"/>
        </w:rPr>
        <w:t xml:space="preserve">ey</w:t>
      </w:r>
      <w:r w:rsidDel="00000000" w:rsidR="00000000" w:rsidRPr="00000000">
        <w:rPr>
          <w:vertAlign w:val="baseline"/>
          <w:rtl w:val="0"/>
        </w:rPr>
        <w:t xml:space="preserve"> have different memory structures and sizes</w:t>
      </w:r>
    </w:p>
    <w:p w:rsidR="00000000" w:rsidDel="00000000" w:rsidP="00000000" w:rsidRDefault="00000000" w:rsidRPr="00000000" w14:paraId="00000273">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Note:  floats and doubles store their values in an imprecise way are not usually used for storing currency that must be precise</w:t>
      </w:r>
    </w:p>
    <w:p w:rsidR="00000000" w:rsidDel="00000000" w:rsidP="00000000" w:rsidRDefault="00000000" w:rsidRPr="00000000" w14:paraId="00000274">
      <w:pPr>
        <w:pStyle w:val="Heading4"/>
        <w:numPr>
          <w:ilvl w:val="0"/>
          <w:numId w:val="7"/>
        </w:numPr>
        <w:ind w:left="360" w:hanging="360"/>
        <w:rPr>
          <w:vertAlign w:val="baseline"/>
        </w:rPr>
      </w:pPr>
      <w:r w:rsidDel="00000000" w:rsidR="00000000" w:rsidRPr="00000000">
        <w:rPr>
          <w:b w:val="1"/>
          <w:vertAlign w:val="baseline"/>
          <w:rtl w:val="0"/>
        </w:rPr>
        <w:t xml:space="preserve">Non-primitive types are arrays, class types, etc</w:t>
      </w:r>
      <w:r w:rsidDel="00000000" w:rsidR="00000000" w:rsidRPr="00000000">
        <w:rPr>
          <w:rtl w:val="0"/>
        </w:rPr>
      </w:r>
    </w:p>
    <w:p w:rsidR="00000000" w:rsidDel="00000000" w:rsidP="00000000" w:rsidRDefault="00000000" w:rsidRPr="00000000" w14:paraId="0000027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Java libraries provide many predefined types</w:t>
      </w:r>
    </w:p>
    <w:p w:rsidR="00000000" w:rsidDel="00000000" w:rsidP="00000000" w:rsidRDefault="00000000" w:rsidRPr="00000000" w14:paraId="0000027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String</w:t>
      </w:r>
      <w:r w:rsidDel="00000000" w:rsidR="00000000" w:rsidRPr="00000000">
        <w:rPr>
          <w:vertAlign w:val="baseline"/>
          <w:rtl w:val="0"/>
        </w:rPr>
        <w:t xml:space="preserve"> data type is actually implemented in a Java class</w:t>
      </w:r>
    </w:p>
    <w:p w:rsidR="00000000" w:rsidDel="00000000" w:rsidP="00000000" w:rsidRDefault="00000000" w:rsidRPr="00000000" w14:paraId="00000277">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That's why its name starts with a capital S!</w:t>
      </w:r>
    </w:p>
    <w:p w:rsidR="00000000" w:rsidDel="00000000" w:rsidP="00000000" w:rsidRDefault="00000000" w:rsidRPr="00000000" w14:paraId="00000278">
      <w:pPr>
        <w:pStyle w:val="Heading5"/>
        <w:numPr>
          <w:ilvl w:val="0"/>
          <w:numId w:val="5"/>
        </w:numPr>
        <w:tabs>
          <w:tab w:val="left" w:leader="none" w:pos="720"/>
        </w:tabs>
        <w:ind w:left="504" w:firstLine="0"/>
        <w:rPr>
          <w:vertAlign w:val="baseline"/>
        </w:rPr>
      </w:pPr>
      <w:bookmarkStart w:colFirst="0" w:colLast="0" w:name="_heading=h.3whwml4" w:id="33"/>
      <w:bookmarkEnd w:id="33"/>
      <w:r w:rsidDel="00000000" w:rsidR="00000000" w:rsidRPr="00000000">
        <w:rPr>
          <w:vertAlign w:val="baseline"/>
          <w:rtl w:val="0"/>
        </w:rPr>
        <w:t xml:space="preserve">Programmers also create many classes as they go about developing their application using object-oriented design principles</w:t>
      </w:r>
    </w:p>
    <w:p w:rsidR="00000000" w:rsidDel="00000000" w:rsidP="00000000" w:rsidRDefault="00000000" w:rsidRPr="00000000" w14:paraId="0000027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Variables</w:t>
      </w:r>
      <w:r w:rsidDel="00000000" w:rsidR="00000000" w:rsidRPr="00000000">
        <w:rPr>
          <w:rtl w:val="0"/>
        </w:rPr>
      </w:r>
    </w:p>
    <w:p w:rsidR="00000000" w:rsidDel="00000000" w:rsidP="00000000" w:rsidRDefault="00000000" w:rsidRPr="00000000" w14:paraId="0000027A">
      <w:pPr>
        <w:pStyle w:val="Heading4"/>
        <w:numPr>
          <w:ilvl w:val="0"/>
          <w:numId w:val="7"/>
        </w:numPr>
        <w:ind w:left="360" w:hanging="360"/>
        <w:rPr>
          <w:vertAlign w:val="baseline"/>
        </w:rPr>
      </w:pPr>
      <w:r w:rsidDel="00000000" w:rsidR="00000000" w:rsidRPr="00000000">
        <w:rPr>
          <w:b w:val="1"/>
          <w:vertAlign w:val="baseline"/>
          <w:rtl w:val="0"/>
        </w:rPr>
        <w:t xml:space="preserve">Java is a statically-typed language and every variable MUST be assigned a data type when declared</w:t>
      </w:r>
    </w:p>
    <w:p w:rsidR="00000000" w:rsidDel="00000000" w:rsidP="00000000" w:rsidRDefault="00000000" w:rsidRPr="00000000" w14:paraId="0000027B">
      <w:pPr>
        <w:pStyle w:val="Heading4"/>
        <w:numPr>
          <w:ilvl w:val="0"/>
          <w:numId w:val="7"/>
        </w:numPr>
        <w:rPr>
          <w:b w:val="1"/>
          <w:sz w:val="36"/>
          <w:szCs w:val="36"/>
        </w:rPr>
      </w:pPr>
      <w:bookmarkStart w:colFirst="0" w:colLast="0" w:name="_heading=h.wdenyx8tazch" w:id="34"/>
      <w:bookmarkEnd w:id="34"/>
      <w:r w:rsidDel="00000000" w:rsidR="00000000" w:rsidRPr="00000000">
        <w:rPr>
          <w:rtl w:val="0"/>
        </w:rPr>
        <w:t xml:space="preserve">You can’t do something like “num = 5” in Java, it has to be given a type, ie “int num = 5” </w:t>
      </w:r>
      <w:r w:rsidDel="00000000" w:rsidR="00000000" w:rsidRPr="00000000">
        <w:rPr>
          <w:rtl w:val="0"/>
        </w:rPr>
      </w:r>
    </w:p>
    <w:p w:rsidR="00000000" w:rsidDel="00000000" w:rsidP="00000000" w:rsidRDefault="00000000" w:rsidRPr="00000000" w14:paraId="0000027C">
      <w:pPr>
        <w:pStyle w:val="Heading4"/>
        <w:numPr>
          <w:ilvl w:val="0"/>
          <w:numId w:val="7"/>
        </w:numPr>
      </w:pPr>
      <w:bookmarkStart w:colFirst="0" w:colLast="0" w:name="_heading=h.dsgfl25v4a0d" w:id="35"/>
      <w:bookmarkEnd w:id="35"/>
      <w:r w:rsidDel="00000000" w:rsidR="00000000" w:rsidRPr="00000000">
        <w:rPr>
          <w:rtl w:val="0"/>
        </w:rPr>
        <w:t xml:space="preserve">Statically typed == type checking is done at </w:t>
      </w:r>
      <w:r w:rsidDel="00000000" w:rsidR="00000000" w:rsidRPr="00000000">
        <w:rPr>
          <w:i w:val="1"/>
          <w:rtl w:val="0"/>
        </w:rPr>
        <w:t xml:space="preserve">compile</w:t>
      </w:r>
      <w:r w:rsidDel="00000000" w:rsidR="00000000" w:rsidRPr="00000000">
        <w:rPr>
          <w:rtl w:val="0"/>
        </w:rPr>
        <w:t xml:space="preserve"> time, dynamically typed == type checking is done at </w:t>
      </w:r>
      <w:r w:rsidDel="00000000" w:rsidR="00000000" w:rsidRPr="00000000">
        <w:rPr>
          <w:i w:val="1"/>
          <w:rtl w:val="0"/>
        </w:rPr>
        <w:t xml:space="preserve">run </w:t>
      </w:r>
      <w:r w:rsidDel="00000000" w:rsidR="00000000" w:rsidRPr="00000000">
        <w:rPr>
          <w:rtl w:val="0"/>
        </w:rPr>
        <w:t xml:space="preserve">time</w:t>
      </w:r>
      <w:r w:rsidDel="00000000" w:rsidR="00000000" w:rsidRPr="00000000">
        <w:rPr>
          <w:rtl w:val="0"/>
        </w:rPr>
      </w:r>
    </w:p>
    <w:p w:rsidR="00000000" w:rsidDel="00000000" w:rsidP="00000000" w:rsidRDefault="00000000" w:rsidRPr="00000000" w14:paraId="0000027D">
      <w:pPr>
        <w:pStyle w:val="Heading4"/>
        <w:numPr>
          <w:ilvl w:val="0"/>
          <w:numId w:val="7"/>
        </w:numPr>
        <w:ind w:left="360" w:hanging="360"/>
        <w:rPr>
          <w:vertAlign w:val="baseline"/>
        </w:rPr>
      </w:pPr>
      <w:r w:rsidDel="00000000" w:rsidR="00000000" w:rsidRPr="00000000">
        <w:rPr>
          <w:b w:val="1"/>
          <w:vertAlign w:val="baseline"/>
          <w:rtl w:val="0"/>
        </w:rPr>
        <w:t xml:space="preserve">Variable in Java are similar to variables in other languages</w:t>
      </w:r>
      <w:r w:rsidDel="00000000" w:rsidR="00000000" w:rsidRPr="00000000">
        <w:rPr>
          <w:rtl w:val="0"/>
        </w:rPr>
      </w:r>
    </w:p>
    <w:p w:rsidR="00000000" w:rsidDel="00000000" w:rsidP="00000000" w:rsidRDefault="00000000" w:rsidRPr="00000000" w14:paraId="0000027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They hold information and allow a programmer to interact with it by the variable name</w:t>
      </w:r>
    </w:p>
    <w:p w:rsidR="00000000" w:rsidDel="00000000" w:rsidP="00000000" w:rsidRDefault="00000000" w:rsidRPr="00000000" w14:paraId="0000027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hold a whole number</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num1;</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long num2;</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hold a number with decimal points</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num3;</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num4;</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hold a Boolean</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boolean isHappy;</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hold a string</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word;</w:t>
      </w:r>
    </w:p>
    <w:p w:rsidR="00000000" w:rsidDel="00000000" w:rsidP="00000000" w:rsidRDefault="00000000" w:rsidRPr="00000000" w14:paraId="0000028D">
      <w:pPr>
        <w:pStyle w:val="Heading4"/>
        <w:numPr>
          <w:ilvl w:val="0"/>
          <w:numId w:val="7"/>
        </w:numPr>
        <w:ind w:left="360" w:hanging="360"/>
        <w:rPr>
          <w:vertAlign w:val="baseline"/>
        </w:rPr>
      </w:pPr>
      <w:r w:rsidDel="00000000" w:rsidR="00000000" w:rsidRPr="00000000">
        <w:rPr>
          <w:b w:val="1"/>
          <w:vertAlign w:val="baseline"/>
          <w:rtl w:val="0"/>
        </w:rPr>
        <w:t xml:space="preserve">You can define many variables on the same line if they are of the same type</w:t>
      </w:r>
      <w:r w:rsidDel="00000000" w:rsidR="00000000" w:rsidRPr="00000000">
        <w:rPr>
          <w:rtl w:val="0"/>
        </w:rPr>
      </w:r>
    </w:p>
    <w:p w:rsidR="00000000" w:rsidDel="00000000" w:rsidP="00000000" w:rsidRDefault="00000000" w:rsidRPr="00000000" w14:paraId="0000028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can choose to initialize some and not others</w:t>
      </w:r>
    </w:p>
    <w:p w:rsidR="00000000" w:rsidDel="00000000" w:rsidP="00000000" w:rsidRDefault="00000000" w:rsidRPr="00000000" w14:paraId="0000028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x = 5, y, z = 50;</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bn6wsx" w:id="36"/>
      <w:bookmarkEnd w:id="36"/>
      <w:r w:rsidDel="00000000" w:rsidR="00000000" w:rsidRPr="00000000">
        <w:rPr>
          <w:rtl w:val="0"/>
        </w:rPr>
      </w:r>
    </w:p>
    <w:p w:rsidR="00000000" w:rsidDel="00000000" w:rsidP="00000000" w:rsidRDefault="00000000" w:rsidRPr="00000000" w14:paraId="0000029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Read-only Variables</w:t>
      </w:r>
      <w:r w:rsidDel="00000000" w:rsidR="00000000" w:rsidRPr="00000000">
        <w:rPr>
          <w:rtl w:val="0"/>
        </w:rPr>
      </w:r>
    </w:p>
    <w:p w:rsidR="00000000" w:rsidDel="00000000" w:rsidP="00000000" w:rsidRDefault="00000000" w:rsidRPr="00000000" w14:paraId="00000293">
      <w:pPr>
        <w:pStyle w:val="Heading4"/>
        <w:numPr>
          <w:ilvl w:val="0"/>
          <w:numId w:val="7"/>
        </w:numPr>
        <w:ind w:left="360" w:hanging="360"/>
        <w:rPr>
          <w:vertAlign w:val="baseline"/>
        </w:rPr>
      </w:pPr>
      <w:r w:rsidDel="00000000" w:rsidR="00000000" w:rsidRPr="00000000">
        <w:rPr>
          <w:b w:val="1"/>
          <w:vertAlign w:val="baseline"/>
          <w:rtl w:val="0"/>
        </w:rPr>
        <w:t xml:space="preserve">In Java, a read-only variable is defined with the keyword </w:t>
      </w:r>
      <w:r w:rsidDel="00000000" w:rsidR="00000000" w:rsidRPr="00000000">
        <w:rPr>
          <w:rFonts w:ascii="Courier New" w:cs="Courier New" w:eastAsia="Courier New" w:hAnsi="Courier New"/>
          <w:b w:val="1"/>
          <w:vertAlign w:val="baseline"/>
          <w:rtl w:val="0"/>
        </w:rPr>
        <w:t xml:space="preserve">final</w:t>
      </w:r>
      <w:r w:rsidDel="00000000" w:rsidR="00000000" w:rsidRPr="00000000">
        <w:rPr>
          <w:rtl w:val="0"/>
        </w:rPr>
      </w:r>
    </w:p>
    <w:p w:rsidR="00000000" w:rsidDel="00000000" w:rsidP="00000000" w:rsidRDefault="00000000" w:rsidRPr="00000000" w14:paraId="00000294">
      <w:pPr>
        <w:pStyle w:val="Heading4"/>
        <w:numPr>
          <w:ilvl w:val="0"/>
          <w:numId w:val="7"/>
        </w:numPr>
        <w:ind w:left="360" w:hanging="360"/>
        <w:rPr>
          <w:vertAlign w:val="baseline"/>
        </w:rPr>
      </w:pPr>
      <w:r w:rsidDel="00000000" w:rsidR="00000000" w:rsidRPr="00000000">
        <w:rPr>
          <w:b w:val="1"/>
          <w:vertAlign w:val="baseline"/>
          <w:rtl w:val="0"/>
        </w:rPr>
        <w:t xml:space="preserve">It must be initialized when you declare the variable</w:t>
      </w:r>
      <w:r w:rsidDel="00000000" w:rsidR="00000000" w:rsidRPr="00000000">
        <w:rPr>
          <w:rtl w:val="0"/>
        </w:rPr>
      </w:r>
    </w:p>
    <w:p w:rsidR="00000000" w:rsidDel="00000000" w:rsidP="00000000" w:rsidRDefault="00000000" w:rsidRPr="00000000" w14:paraId="0000029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Any attempt to change it later will be an error</w:t>
      </w:r>
    </w:p>
    <w:p w:rsidR="00000000" w:rsidDel="00000000" w:rsidP="00000000" w:rsidRDefault="00000000" w:rsidRPr="00000000" w14:paraId="0000029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final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System.out.println("Your name is " + name);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name = name + " </w:t>
      </w:r>
      <w:r w:rsidDel="00000000" w:rsidR="00000000" w:rsidRPr="00000000">
        <w:rPr>
          <w:rFonts w:ascii="Courier New" w:cs="Courier New" w:eastAsia="Courier New" w:hAnsi="Courier New"/>
          <w:sz w:val="25"/>
          <w:szCs w:val="25"/>
          <w:rtl w:val="0"/>
        </w:rPr>
        <w:t xml:space="preserve">sahgal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syntax error!!</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qsh70q" w:id="37"/>
      <w:bookmarkEnd w:id="3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System.out.println("Your full name is " + name);</w:t>
      </w:r>
    </w:p>
    <w:p w:rsidR="00000000" w:rsidDel="00000000" w:rsidP="00000000" w:rsidRDefault="00000000" w:rsidRPr="00000000" w14:paraId="0000029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Data Types : A Deeper Dive</w:t>
      </w:r>
      <w:r w:rsidDel="00000000" w:rsidR="00000000" w:rsidRPr="00000000">
        <w:rPr>
          <w:rtl w:val="0"/>
        </w:rPr>
      </w:r>
    </w:p>
    <w:p w:rsidR="00000000" w:rsidDel="00000000" w:rsidP="00000000" w:rsidRDefault="00000000" w:rsidRPr="00000000" w14:paraId="0000029F">
      <w:pPr>
        <w:pStyle w:val="Heading4"/>
        <w:numPr>
          <w:ilvl w:val="0"/>
          <w:numId w:val="7"/>
        </w:numPr>
        <w:ind w:left="360" w:hanging="360"/>
        <w:rPr>
          <w:vertAlign w:val="baseline"/>
        </w:rPr>
      </w:pPr>
      <w:r w:rsidDel="00000000" w:rsidR="00000000" w:rsidRPr="00000000">
        <w:rPr>
          <w:b w:val="1"/>
          <w:vertAlign w:val="baseline"/>
          <w:rtl w:val="0"/>
        </w:rPr>
        <w:t xml:space="preserve">Java allows programmers to choose from many primitive data types when working with numbers</w:t>
      </w:r>
      <w:r w:rsidDel="00000000" w:rsidR="00000000" w:rsidRPr="00000000">
        <w:rPr>
          <w:rtl w:val="0"/>
        </w:rPr>
      </w:r>
    </w:p>
    <w:p w:rsidR="00000000" w:rsidDel="00000000" w:rsidP="00000000" w:rsidRDefault="00000000" w:rsidRPr="00000000" w14:paraId="000002A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difference between them boils down to how many bits are allocated in the computer's memory and how does the computer format those bits</w:t>
      </w:r>
    </w:p>
    <w:p w:rsidR="00000000" w:rsidDel="00000000" w:rsidP="00000000" w:rsidRDefault="00000000" w:rsidRPr="00000000" w14:paraId="000002A1">
      <w:pPr>
        <w:pStyle w:val="Heading4"/>
        <w:numPr>
          <w:ilvl w:val="0"/>
          <w:numId w:val="7"/>
        </w:numPr>
        <w:ind w:left="360" w:hanging="360"/>
        <w:rPr>
          <w:vertAlign w:val="baseline"/>
        </w:rPr>
      </w:pPr>
      <w:r w:rsidDel="00000000" w:rsidR="00000000" w:rsidRPr="00000000">
        <w:rPr>
          <w:b w:val="1"/>
          <w:vertAlign w:val="baseline"/>
          <w:rtl w:val="0"/>
        </w:rPr>
        <w:t xml:space="preserve">For example, a </w:t>
      </w:r>
      <w:r w:rsidDel="00000000" w:rsidR="00000000" w:rsidRPr="00000000">
        <w:rPr>
          <w:rFonts w:ascii="Courier New" w:cs="Courier New" w:eastAsia="Courier New" w:hAnsi="Courier New"/>
          <w:b w:val="1"/>
          <w:vertAlign w:val="baseline"/>
          <w:rtl w:val="0"/>
        </w:rPr>
        <w:t xml:space="preserve">byte</w:t>
      </w:r>
      <w:r w:rsidDel="00000000" w:rsidR="00000000" w:rsidRPr="00000000">
        <w:rPr>
          <w:b w:val="1"/>
          <w:vertAlign w:val="baseline"/>
          <w:rtl w:val="0"/>
        </w:rPr>
        <w:t xml:space="preserve"> is an 8-bit number</w:t>
      </w:r>
      <w:r w:rsidDel="00000000" w:rsidR="00000000" w:rsidRPr="00000000">
        <w:rPr>
          <w:rtl w:val="0"/>
        </w:rPr>
      </w:r>
    </w:p>
    <w:p w:rsidR="00000000" w:rsidDel="00000000" w:rsidP="00000000" w:rsidRDefault="00000000" w:rsidRPr="00000000" w14:paraId="000002A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7 of the bits are used for the number and 1 bit is used to indicate whether the number is positive or negative</w:t>
      </w:r>
    </w:p>
    <w:p w:rsidR="00000000" w:rsidDel="00000000" w:rsidP="00000000" w:rsidRDefault="00000000" w:rsidRPr="00000000" w14:paraId="000002A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means the range of a </w:t>
      </w:r>
      <w:r w:rsidDel="00000000" w:rsidR="00000000" w:rsidRPr="00000000">
        <w:rPr>
          <w:rFonts w:ascii="Courier New" w:cs="Courier New" w:eastAsia="Courier New" w:hAnsi="Courier New"/>
          <w:vertAlign w:val="baseline"/>
          <w:rtl w:val="0"/>
        </w:rPr>
        <w:t xml:space="preserve">byte</w:t>
      </w:r>
      <w:r w:rsidDel="00000000" w:rsidR="00000000" w:rsidRPr="00000000">
        <w:rPr>
          <w:vertAlign w:val="baseline"/>
          <w:rtl w:val="0"/>
        </w:rPr>
        <w:t xml:space="preserve"> variable is -128 to 127 (2 to the power of 7</w:t>
      </w:r>
      <w:r w:rsidDel="00000000" w:rsidR="00000000" w:rsidRPr="00000000">
        <w:rPr>
          <w:rtl w:val="0"/>
        </w:rPr>
        <w:t xml:space="preserve"> is 128)</w:t>
      </w:r>
      <w:r w:rsidDel="00000000" w:rsidR="00000000" w:rsidRPr="00000000">
        <w:rPr>
          <w:rtl w:val="0"/>
        </w:rPr>
      </w:r>
    </w:p>
    <w:p w:rsidR="00000000" w:rsidDel="00000000" w:rsidP="00000000" w:rsidRDefault="00000000" w:rsidRPr="00000000" w14:paraId="000002A4">
      <w:pPr>
        <w:pStyle w:val="Heading4"/>
        <w:numPr>
          <w:ilvl w:val="0"/>
          <w:numId w:val="7"/>
        </w:numPr>
        <w:ind w:left="360" w:hanging="360"/>
        <w:rPr>
          <w:vertAlign w:val="baseline"/>
        </w:rPr>
      </w:pPr>
      <w:r w:rsidDel="00000000" w:rsidR="00000000" w:rsidRPr="00000000">
        <w:rPr>
          <w:b w:val="1"/>
          <w:vertAlign w:val="baseline"/>
          <w:rtl w:val="0"/>
        </w:rPr>
        <w:t xml:space="preserve">Other whole number types include:</w:t>
      </w:r>
      <w:r w:rsidDel="00000000" w:rsidR="00000000" w:rsidRPr="00000000">
        <w:rPr>
          <w:rtl w:val="0"/>
        </w:rPr>
      </w:r>
    </w:p>
    <w:p w:rsidR="00000000" w:rsidDel="00000000" w:rsidP="00000000" w:rsidRDefault="00000000" w:rsidRPr="00000000" w14:paraId="000002A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short</w:t>
      </w:r>
      <w:r w:rsidDel="00000000" w:rsidR="00000000" w:rsidRPr="00000000">
        <w:rPr>
          <w:vertAlign w:val="baseline"/>
          <w:rtl w:val="0"/>
        </w:rPr>
        <w:t xml:space="preserve"> that is 16 bits and its range is -32,768 to 32,767</w:t>
      </w:r>
    </w:p>
    <w:p w:rsidR="00000000" w:rsidDel="00000000" w:rsidP="00000000" w:rsidRDefault="00000000" w:rsidRPr="00000000" w14:paraId="000002A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an </w:t>
      </w:r>
      <w:r w:rsidDel="00000000" w:rsidR="00000000" w:rsidRPr="00000000">
        <w:rPr>
          <w:rFonts w:ascii="Courier New" w:cs="Courier New" w:eastAsia="Courier New" w:hAnsi="Courier New"/>
          <w:vertAlign w:val="baseline"/>
          <w:rtl w:val="0"/>
        </w:rPr>
        <w:t xml:space="preserve">int</w:t>
      </w:r>
      <w:r w:rsidDel="00000000" w:rsidR="00000000" w:rsidRPr="00000000">
        <w:rPr>
          <w:vertAlign w:val="baseline"/>
          <w:rtl w:val="0"/>
        </w:rPr>
        <w:t xml:space="preserve"> that is 32 bits and its range is -2,147,483,648 to 2,147,483,647</w:t>
      </w:r>
    </w:p>
    <w:p w:rsidR="00000000" w:rsidDel="00000000" w:rsidP="00000000" w:rsidRDefault="00000000" w:rsidRPr="00000000" w14:paraId="000002A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long</w:t>
      </w:r>
      <w:r w:rsidDel="00000000" w:rsidR="00000000" w:rsidRPr="00000000">
        <w:rPr>
          <w:vertAlign w:val="baseline"/>
          <w:rtl w:val="0"/>
        </w:rPr>
        <w:t xml:space="preserve"> that is 64 bits and its range is -9,223,372,036,854,775,808 to 9,223,372,036,854,775,807</w:t>
      </w:r>
    </w:p>
    <w:p w:rsidR="00000000" w:rsidDel="00000000" w:rsidP="00000000" w:rsidRDefault="00000000" w:rsidRPr="00000000" w14:paraId="000002A8">
      <w:pPr>
        <w:pStyle w:val="Heading4"/>
        <w:numPr>
          <w:ilvl w:val="0"/>
          <w:numId w:val="7"/>
        </w:numPr>
        <w:ind w:left="360" w:hanging="360"/>
        <w:rPr>
          <w:vertAlign w:val="baseline"/>
        </w:rPr>
      </w:pPr>
      <w:r w:rsidDel="00000000" w:rsidR="00000000" w:rsidRPr="00000000">
        <w:rPr>
          <w:b w:val="1"/>
          <w:vertAlign w:val="baseline"/>
          <w:rtl w:val="0"/>
        </w:rPr>
        <w:t xml:space="preserve">Java's two floating point prim</w:t>
      </w:r>
      <w:r w:rsidDel="00000000" w:rsidR="00000000" w:rsidRPr="00000000">
        <w:rPr>
          <w:rtl w:val="0"/>
        </w:rPr>
        <w:t xml:space="preserve">i</w:t>
      </w:r>
      <w:r w:rsidDel="00000000" w:rsidR="00000000" w:rsidRPr="00000000">
        <w:rPr>
          <w:b w:val="1"/>
          <w:vertAlign w:val="baseline"/>
          <w:rtl w:val="0"/>
        </w:rPr>
        <w:t xml:space="preserve">tive types are:</w:t>
      </w:r>
      <w:r w:rsidDel="00000000" w:rsidR="00000000" w:rsidRPr="00000000">
        <w:rPr>
          <w:rtl w:val="0"/>
        </w:rPr>
      </w:r>
    </w:p>
    <w:p w:rsidR="00000000" w:rsidDel="00000000" w:rsidP="00000000" w:rsidRDefault="00000000" w:rsidRPr="00000000" w14:paraId="000002A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float</w:t>
      </w:r>
      <w:r w:rsidDel="00000000" w:rsidR="00000000" w:rsidRPr="00000000">
        <w:rPr>
          <w:vertAlign w:val="baseline"/>
          <w:rtl w:val="0"/>
        </w:rPr>
        <w:t xml:space="preserve"> that is 32 bits and holds about 6-7 significant digits</w:t>
      </w:r>
    </w:p>
    <w:p w:rsidR="00000000" w:rsidDel="00000000" w:rsidP="00000000" w:rsidRDefault="00000000" w:rsidRPr="00000000" w14:paraId="000002AA">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Its range is approximately ±3.40282347E+38F</w:t>
      </w:r>
    </w:p>
    <w:p w:rsidR="00000000" w:rsidDel="00000000" w:rsidP="00000000" w:rsidRDefault="00000000" w:rsidRPr="00000000" w14:paraId="000002A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double</w:t>
      </w:r>
      <w:r w:rsidDel="00000000" w:rsidR="00000000" w:rsidRPr="00000000">
        <w:rPr>
          <w:vertAlign w:val="baseline"/>
          <w:rtl w:val="0"/>
        </w:rPr>
        <w:t xml:space="preserve"> that is 64 bit and holds about 15 significant digits</w:t>
      </w:r>
    </w:p>
    <w:p w:rsidR="00000000" w:rsidDel="00000000" w:rsidP="00000000" w:rsidRDefault="00000000" w:rsidRPr="00000000" w14:paraId="000002AC">
      <w:pPr>
        <w:pStyle w:val="Heading6"/>
        <w:numPr>
          <w:ilvl w:val="0"/>
          <w:numId w:val="3"/>
        </w:numPr>
        <w:tabs>
          <w:tab w:val="left" w:leader="none" w:pos="936"/>
        </w:tabs>
        <w:ind w:left="1080" w:hanging="360"/>
        <w:rPr>
          <w:vertAlign w:val="baseline"/>
        </w:rPr>
      </w:pPr>
      <w:bookmarkStart w:colFirst="0" w:colLast="0" w:name="_heading=h.3as4poj" w:id="38"/>
      <w:bookmarkEnd w:id="38"/>
      <w:r w:rsidDel="00000000" w:rsidR="00000000" w:rsidRPr="00000000">
        <w:rPr>
          <w:vertAlign w:val="baseline"/>
          <w:rtl w:val="0"/>
        </w:rPr>
        <w:t xml:space="preserve">Its range is approximately ±1.79769313486231570E+308</w:t>
      </w:r>
    </w:p>
    <w:p w:rsidR="00000000" w:rsidDel="00000000" w:rsidP="00000000" w:rsidRDefault="00000000" w:rsidRPr="00000000" w14:paraId="000002A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Data Types : A Deeper Dive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2AE">
      <w:pPr>
        <w:pStyle w:val="Heading4"/>
        <w:numPr>
          <w:ilvl w:val="0"/>
          <w:numId w:val="7"/>
        </w:numPr>
        <w:ind w:left="360" w:hanging="360"/>
        <w:rPr>
          <w:vertAlign w:val="baseline"/>
        </w:rPr>
      </w:pPr>
      <w:r w:rsidDel="00000000" w:rsidR="00000000" w:rsidRPr="00000000">
        <w:rPr>
          <w:b w:val="1"/>
          <w:vertAlign w:val="baseline"/>
          <w:rtl w:val="0"/>
        </w:rPr>
        <w:t xml:space="preserve">Java also contains a </w:t>
      </w:r>
      <w:r w:rsidDel="00000000" w:rsidR="00000000" w:rsidRPr="00000000">
        <w:rPr>
          <w:rFonts w:ascii="Courier New" w:cs="Courier New" w:eastAsia="Courier New" w:hAnsi="Courier New"/>
          <w:b w:val="1"/>
          <w:vertAlign w:val="baseline"/>
          <w:rtl w:val="0"/>
        </w:rPr>
        <w:t xml:space="preserve">char</w:t>
      </w:r>
      <w:r w:rsidDel="00000000" w:rsidR="00000000" w:rsidRPr="00000000">
        <w:rPr>
          <w:b w:val="1"/>
          <w:vertAlign w:val="baseline"/>
          <w:rtl w:val="0"/>
        </w:rPr>
        <w:t xml:space="preserve"> type</w:t>
      </w:r>
      <w:r w:rsidDel="00000000" w:rsidR="00000000" w:rsidRPr="00000000">
        <w:rPr>
          <w:rtl w:val="0"/>
        </w:rPr>
      </w:r>
    </w:p>
    <w:p w:rsidR="00000000" w:rsidDel="00000000" w:rsidP="00000000" w:rsidRDefault="00000000" w:rsidRPr="00000000" w14:paraId="000002A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char</w:t>
      </w:r>
      <w:r w:rsidDel="00000000" w:rsidR="00000000" w:rsidRPr="00000000">
        <w:rPr>
          <w:vertAlign w:val="baseline"/>
          <w:rtl w:val="0"/>
        </w:rPr>
        <w:t xml:space="preserve"> is 16 bits and holds a Unicode character</w:t>
      </w:r>
    </w:p>
    <w:p w:rsidR="00000000" w:rsidDel="00000000" w:rsidP="00000000" w:rsidRDefault="00000000" w:rsidRPr="00000000" w14:paraId="000002B0">
      <w:pPr>
        <w:pStyle w:val="Heading5"/>
        <w:numPr>
          <w:ilvl w:val="0"/>
          <w:numId w:val="5"/>
        </w:numPr>
        <w:tabs>
          <w:tab w:val="left" w:leader="none" w:pos="720"/>
        </w:tabs>
        <w:ind w:left="504" w:firstLine="0"/>
        <w:rPr>
          <w:vertAlign w:val="baseline"/>
        </w:rPr>
      </w:pPr>
      <w:bookmarkStart w:colFirst="0" w:colLast="0" w:name="_heading=h.1pxezwc" w:id="39"/>
      <w:bookmarkEnd w:id="39"/>
      <w:r w:rsidDel="00000000" w:rsidR="00000000" w:rsidRPr="00000000">
        <w:rPr>
          <w:vertAlign w:val="baseline"/>
          <w:rtl w:val="0"/>
        </w:rPr>
        <w:t xml:space="preserve">It can also be used as an unsigned 16-bit number whose range is 0 to 64,767</w:t>
      </w:r>
    </w:p>
    <w:p w:rsidR="00000000" w:rsidDel="00000000" w:rsidP="00000000" w:rsidRDefault="00000000" w:rsidRPr="00000000" w14:paraId="000002B1">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Types of Variables</w:t>
      </w:r>
      <w:r w:rsidDel="00000000" w:rsidR="00000000" w:rsidRPr="00000000">
        <w:rPr>
          <w:rtl w:val="0"/>
        </w:rPr>
      </w:r>
    </w:p>
    <w:p w:rsidR="00000000" w:rsidDel="00000000" w:rsidP="00000000" w:rsidRDefault="00000000" w:rsidRPr="00000000" w14:paraId="000002B2">
      <w:pPr>
        <w:pStyle w:val="Heading4"/>
        <w:numPr>
          <w:ilvl w:val="0"/>
          <w:numId w:val="7"/>
        </w:numPr>
        <w:ind w:left="360" w:hanging="360"/>
        <w:rPr>
          <w:vertAlign w:val="baseline"/>
        </w:rPr>
      </w:pPr>
      <w:r w:rsidDel="00000000" w:rsidR="00000000" w:rsidRPr="00000000">
        <w:rPr>
          <w:b w:val="1"/>
          <w:vertAlign w:val="baseline"/>
          <w:rtl w:val="0"/>
        </w:rPr>
        <w:t xml:space="preserve">In Java, there are three types of variables:</w:t>
      </w:r>
      <w:r w:rsidDel="00000000" w:rsidR="00000000" w:rsidRPr="00000000">
        <w:rPr>
          <w:rtl w:val="0"/>
        </w:rPr>
      </w:r>
    </w:p>
    <w:p w:rsidR="00000000" w:rsidDel="00000000" w:rsidP="00000000" w:rsidRDefault="00000000" w:rsidRPr="00000000" w14:paraId="000002B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local variables</w:t>
      </w:r>
    </w:p>
    <w:p w:rsidR="00000000" w:rsidDel="00000000" w:rsidP="00000000" w:rsidRDefault="00000000" w:rsidRPr="00000000" w14:paraId="000002B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static variables</w:t>
      </w:r>
    </w:p>
    <w:p w:rsidR="00000000" w:rsidDel="00000000" w:rsidP="00000000" w:rsidRDefault="00000000" w:rsidRPr="00000000" w14:paraId="000002B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instance variables</w:t>
      </w:r>
    </w:p>
    <w:p w:rsidR="00000000" w:rsidDel="00000000" w:rsidP="00000000" w:rsidRDefault="00000000" w:rsidRPr="00000000" w14:paraId="000002B6">
      <w:pPr>
        <w:pStyle w:val="Heading4"/>
        <w:numPr>
          <w:ilvl w:val="0"/>
          <w:numId w:val="7"/>
        </w:numPr>
        <w:ind w:left="360" w:hanging="360"/>
        <w:rPr>
          <w:vertAlign w:val="baseline"/>
        </w:rPr>
      </w:pPr>
      <w:r w:rsidDel="00000000" w:rsidR="00000000" w:rsidRPr="00000000">
        <w:rPr>
          <w:b w:val="1"/>
          <w:vertAlign w:val="baseline"/>
          <w:rtl w:val="0"/>
        </w:rPr>
        <w:t xml:space="preserve">Local variables are defined in a method</w:t>
      </w:r>
      <w:r w:rsidDel="00000000" w:rsidR="00000000" w:rsidRPr="00000000">
        <w:rPr>
          <w:rtl w:val="0"/>
        </w:rPr>
      </w:r>
    </w:p>
    <w:p w:rsidR="00000000" w:rsidDel="00000000" w:rsidP="00000000" w:rsidRDefault="00000000" w:rsidRPr="00000000" w14:paraId="000002B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They are created when the method is called and are garbage collected when the method ends</w:t>
      </w:r>
    </w:p>
    <w:p w:rsidR="00000000" w:rsidDel="00000000" w:rsidP="00000000" w:rsidRDefault="00000000" w:rsidRPr="00000000" w14:paraId="000002B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When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add()</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is called, it created the two parameters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num1</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num2</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as well as the variable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sum</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When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add()</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method finishes running,  all three variables are destroyed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int add(int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num1</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num2</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sum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num1 + num2;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sum;</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C0">
      <w:pPr>
        <w:pStyle w:val="Heading4"/>
        <w:numPr>
          <w:ilvl w:val="0"/>
          <w:numId w:val="7"/>
        </w:numPr>
        <w:ind w:left="360" w:hanging="360"/>
        <w:rPr>
          <w:vertAlign w:val="baseline"/>
        </w:rPr>
      </w:pPr>
      <w:r w:rsidDel="00000000" w:rsidR="00000000" w:rsidRPr="00000000">
        <w:rPr>
          <w:b w:val="1"/>
          <w:vertAlign w:val="baseline"/>
          <w:rtl w:val="0"/>
        </w:rPr>
        <w:t xml:space="preserve">Static variables are allocated once and retain their values for the life of the program</w:t>
      </w:r>
      <w:r w:rsidDel="00000000" w:rsidR="00000000" w:rsidRPr="00000000">
        <w:rPr>
          <w:rtl w:val="0"/>
        </w:rPr>
      </w:r>
    </w:p>
    <w:p w:rsidR="00000000" w:rsidDel="00000000" w:rsidP="00000000" w:rsidRDefault="00000000" w:rsidRPr="00000000" w14:paraId="000002C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cannot be local</w:t>
      </w:r>
    </w:p>
    <w:p w:rsidR="00000000" w:rsidDel="00000000" w:rsidP="00000000" w:rsidRDefault="00000000" w:rsidRPr="00000000" w14:paraId="000002C2">
      <w:pPr>
        <w:pStyle w:val="Heading5"/>
        <w:numPr>
          <w:ilvl w:val="0"/>
          <w:numId w:val="5"/>
        </w:numPr>
        <w:tabs>
          <w:tab w:val="left" w:leader="none" w:pos="720"/>
        </w:tabs>
        <w:ind w:left="504" w:firstLine="0"/>
        <w:rPr>
          <w:vertAlign w:val="baseline"/>
        </w:rPr>
      </w:pPr>
      <w:bookmarkStart w:colFirst="0" w:colLast="0" w:name="_heading=h.49x2ik5" w:id="40"/>
      <w:bookmarkEnd w:id="40"/>
      <w:r w:rsidDel="00000000" w:rsidR="00000000" w:rsidRPr="00000000">
        <w:rPr>
          <w:vertAlign w:val="baseline"/>
          <w:rtl w:val="0"/>
        </w:rPr>
        <w:t xml:space="preserve">It must belong to a class</w:t>
      </w:r>
    </w:p>
    <w:p w:rsidR="00000000" w:rsidDel="00000000" w:rsidP="00000000" w:rsidRDefault="00000000" w:rsidRPr="00000000" w14:paraId="000002C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Types of Variables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counter</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variable is created when the application starts running.  It stays around for the life of the application.  It can be seen by all of the methods in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MainApp</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class because that is where it is declared.  However, because it is private it cannot be accessed outside of the class.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static int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counter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0;</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counter++;</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anotherMethod()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counter--;</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4">
      <w:pPr>
        <w:pStyle w:val="Heading4"/>
        <w:numPr>
          <w:ilvl w:val="0"/>
          <w:numId w:val="7"/>
        </w:numPr>
        <w:ind w:left="360" w:hanging="360"/>
        <w:rPr>
          <w:vertAlign w:val="baseline"/>
        </w:rPr>
      </w:pPr>
      <w:r w:rsidDel="00000000" w:rsidR="00000000" w:rsidRPr="00000000">
        <w:rPr>
          <w:b w:val="1"/>
          <w:vertAlign w:val="baseline"/>
          <w:rtl w:val="0"/>
        </w:rPr>
        <w:t xml:space="preserve">Instance variables belong to an object</w:t>
      </w:r>
      <w:r w:rsidDel="00000000" w:rsidR="00000000" w:rsidRPr="00000000">
        <w:rPr>
          <w:rtl w:val="0"/>
        </w:rPr>
      </w:r>
    </w:p>
    <w:p w:rsidR="00000000" w:rsidDel="00000000" w:rsidP="00000000" w:rsidRDefault="00000000" w:rsidRPr="00000000" w14:paraId="000002D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They are created when the object is instantiated and are garbage collected when the object is destroyed</w:t>
      </w:r>
    </w:p>
    <w:p w:rsidR="00000000" w:rsidDel="00000000" w:rsidP="00000000" w:rsidRDefault="00000000" w:rsidRPr="00000000" w14:paraId="000002D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name</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age</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variables in the Person class are instance variables.  Each time a person object is created, those variables are created for that object and stay allocated until that object goes away.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age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Person(string name, int age)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p2csry" w:id="41"/>
      <w:bookmarkEnd w:id="41"/>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E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Types of Variables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Person me = new Person("</w:t>
      </w:r>
      <w:r w:rsidDel="00000000" w:rsidR="00000000" w:rsidRPr="00000000">
        <w:rPr>
          <w:rFonts w:ascii="Courier New" w:cs="Courier New" w:eastAsia="Courier New" w:hAnsi="Courier New"/>
          <w:b w:val="1"/>
          <w:sz w:val="25"/>
          <w:szCs w:val="25"/>
          <w:rtl w:val="0"/>
        </w:rPr>
        <w:t xml:space="preserve">varoon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sz w:val="25"/>
          <w:szCs w:val="25"/>
          <w:rtl w:val="0"/>
        </w:rPr>
        <w:t xml:space="preserve">sahgal</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sz w:val="25"/>
          <w:szCs w:val="25"/>
          <w:rtl w:val="0"/>
        </w:rPr>
        <w:t xml:space="preserve">39</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Person you = new Person("John Q Student", 28);</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EC">
      <w:pPr>
        <w:pStyle w:val="Heading4"/>
        <w:numPr>
          <w:ilvl w:val="0"/>
          <w:numId w:val="7"/>
        </w:numPr>
        <w:ind w:left="360" w:hanging="360"/>
        <w:rPr>
          <w:vertAlign w:val="baseline"/>
        </w:rPr>
      </w:pPr>
      <w:bookmarkStart w:colFirst="0" w:colLast="0" w:name="_heading=h.147n2zr" w:id="42"/>
      <w:bookmarkEnd w:id="42"/>
      <w:r w:rsidDel="00000000" w:rsidR="00000000" w:rsidRPr="00000000">
        <w:rPr>
          <w:b w:val="1"/>
          <w:vertAlign w:val="baseline"/>
          <w:rtl w:val="0"/>
        </w:rPr>
        <w:t xml:space="preserve">We will see lots of examples of these as the course continues and we become better Java programmers</w:t>
      </w:r>
      <w:r w:rsidDel="00000000" w:rsidR="00000000" w:rsidRPr="00000000">
        <w:rPr>
          <w:rtl w:val="0"/>
        </w:rPr>
      </w:r>
    </w:p>
    <w:p w:rsidR="00000000" w:rsidDel="00000000" w:rsidP="00000000" w:rsidRDefault="00000000" w:rsidRPr="00000000" w14:paraId="000002E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Default Values</w:t>
      </w:r>
      <w:r w:rsidDel="00000000" w:rsidR="00000000" w:rsidRPr="00000000">
        <w:rPr>
          <w:rtl w:val="0"/>
        </w:rPr>
      </w:r>
    </w:p>
    <w:p w:rsidR="00000000" w:rsidDel="00000000" w:rsidP="00000000" w:rsidRDefault="00000000" w:rsidRPr="00000000" w14:paraId="000002EE">
      <w:pPr>
        <w:pStyle w:val="Heading4"/>
        <w:numPr>
          <w:ilvl w:val="0"/>
          <w:numId w:val="7"/>
        </w:numPr>
        <w:ind w:left="360" w:hanging="360"/>
        <w:rPr>
          <w:vertAlign w:val="baseline"/>
        </w:rPr>
      </w:pPr>
      <w:r w:rsidDel="00000000" w:rsidR="00000000" w:rsidRPr="00000000">
        <w:rPr>
          <w:b w:val="1"/>
          <w:vertAlign w:val="baseline"/>
          <w:rtl w:val="0"/>
        </w:rPr>
        <w:t xml:space="preserve">Java provides default values for class-level variables based on their data types</w:t>
      </w:r>
      <w:r w:rsidDel="00000000" w:rsidR="00000000" w:rsidRPr="00000000">
        <w:rPr>
          <w:rtl w:val="0"/>
        </w:rPr>
      </w:r>
    </w:p>
    <w:p w:rsidR="00000000" w:rsidDel="00000000" w:rsidP="00000000" w:rsidRDefault="00000000" w:rsidRPr="00000000" w14:paraId="000002E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Numbers default to 0 </w:t>
      </w:r>
    </w:p>
    <w:p w:rsidR="00000000" w:rsidDel="00000000" w:rsidP="00000000" w:rsidRDefault="00000000" w:rsidRPr="00000000" w14:paraId="000002F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Booleans default to false</w:t>
      </w:r>
    </w:p>
    <w:p w:rsidR="00000000" w:rsidDel="00000000" w:rsidP="00000000" w:rsidRDefault="00000000" w:rsidRPr="00000000" w14:paraId="000002F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Objects default to null</w:t>
      </w:r>
    </w:p>
    <w:p w:rsidR="00000000" w:rsidDel="00000000" w:rsidP="00000000" w:rsidRDefault="00000000" w:rsidRPr="00000000" w14:paraId="000002F2">
      <w:pPr>
        <w:pStyle w:val="Heading4"/>
        <w:numPr>
          <w:ilvl w:val="0"/>
          <w:numId w:val="7"/>
        </w:numPr>
        <w:ind w:left="360" w:hanging="360"/>
        <w:rPr>
          <w:vertAlign w:val="baseline"/>
        </w:rPr>
      </w:pPr>
      <w:r w:rsidDel="00000000" w:rsidR="00000000" w:rsidRPr="00000000">
        <w:rPr>
          <w:b w:val="1"/>
          <w:vertAlign w:val="baseline"/>
          <w:rtl w:val="0"/>
        </w:rPr>
        <w:t xml:space="preserve">Knowing this explains why code acts as it does when your forget to initialize variables</w:t>
      </w:r>
      <w:r w:rsidDel="00000000" w:rsidR="00000000" w:rsidRPr="00000000">
        <w:rPr>
          <w:rtl w:val="0"/>
        </w:rPr>
      </w:r>
    </w:p>
    <w:p w:rsidR="00000000" w:rsidDel="00000000" w:rsidP="00000000" w:rsidRDefault="00000000" w:rsidRPr="00000000" w14:paraId="000002F3">
      <w:pPr>
        <w:pStyle w:val="Heading4"/>
        <w:numPr>
          <w:ilvl w:val="0"/>
          <w:numId w:val="7"/>
        </w:numPr>
        <w:ind w:left="360" w:hanging="360"/>
        <w:rPr>
          <w:vertAlign w:val="baseline"/>
        </w:rPr>
      </w:pPr>
      <w:r w:rsidDel="00000000" w:rsidR="00000000" w:rsidRPr="00000000">
        <w:rPr>
          <w:b w:val="1"/>
          <w:vertAlign w:val="baseline"/>
          <w:rtl w:val="0"/>
        </w:rPr>
        <w:t xml:space="preserve">However, the compiler does NOT assign local variables a default </w:t>
      </w:r>
      <w:r w:rsidDel="00000000" w:rsidR="00000000" w:rsidRPr="00000000">
        <w:rPr>
          <w:rtl w:val="0"/>
        </w:rPr>
      </w:r>
    </w:p>
    <w:p w:rsidR="00000000" w:rsidDel="00000000" w:rsidP="00000000" w:rsidRDefault="00000000" w:rsidRPr="00000000" w14:paraId="000002F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you try to access a local variable that is uninitialized, the compiler will generate a syntax error</w:t>
      </w:r>
    </w:p>
    <w:p w:rsidR="00000000" w:rsidDel="00000000" w:rsidP="00000000" w:rsidRDefault="00000000" w:rsidRPr="00000000" w14:paraId="000002F5">
      <w:pPr>
        <w:pStyle w:val="Heading4"/>
        <w:numPr>
          <w:ilvl w:val="0"/>
          <w:numId w:val="7"/>
        </w:numPr>
        <w:ind w:left="360" w:hanging="360"/>
        <w:rPr>
          <w:vertAlign w:val="baseline"/>
        </w:rPr>
      </w:pPr>
      <w:bookmarkStart w:colFirst="0" w:colLast="0" w:name="_heading=h.3o7alnk" w:id="43"/>
      <w:bookmarkEnd w:id="43"/>
      <w:r w:rsidDel="00000000" w:rsidR="00000000" w:rsidRPr="00000000">
        <w:rPr>
          <w:b w:val="1"/>
          <w:vertAlign w:val="baseline"/>
          <w:rtl w:val="0"/>
        </w:rPr>
        <w:t xml:space="preserve">A best practice says </w:t>
      </w:r>
      <w:r w:rsidDel="00000000" w:rsidR="00000000" w:rsidRPr="00000000">
        <w:rPr>
          <w:b w:val="1"/>
          <w:i w:val="1"/>
          <w:u w:val="single"/>
          <w:vertAlign w:val="baseline"/>
          <w:rtl w:val="0"/>
        </w:rPr>
        <w:t xml:space="preserve">always</w:t>
      </w:r>
      <w:r w:rsidDel="00000000" w:rsidR="00000000" w:rsidRPr="00000000">
        <w:rPr>
          <w:b w:val="1"/>
          <w:vertAlign w:val="baseline"/>
          <w:rtl w:val="0"/>
        </w:rPr>
        <w:t xml:space="preserve"> initialize your variables</w:t>
      </w:r>
      <w:r w:rsidDel="00000000" w:rsidR="00000000" w:rsidRPr="00000000">
        <w:rPr>
          <w:rtl w:val="0"/>
        </w:rPr>
      </w:r>
    </w:p>
    <w:p w:rsidR="00000000" w:rsidDel="00000000" w:rsidP="00000000" w:rsidRDefault="00000000" w:rsidRPr="00000000" w14:paraId="000002F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Questions</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QUESTIONS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variables to hold the following data:</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vehicle identification number in the range 1000000 - 9999999</w:t>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vehicle make /model (i.e. Ford Explorer)</w:t>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vehicle color</w:t>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whether the vehicle has a towing package</w:t>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an odometer reading</w:t>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price</w:t>
      </w:r>
    </w:p>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quality rating (A, B, or C)</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can write them in Notepad or even send them in the Zoom chat window</w:t>
      </w:r>
    </w:p>
    <w:p w:rsidR="00000000" w:rsidDel="00000000" w:rsidP="00000000" w:rsidRDefault="00000000" w:rsidRPr="00000000" w14:paraId="00000301">
      <w:pPr>
        <w:pStyle w:val="Heading2"/>
        <w:numPr>
          <w:ilvl w:val="1"/>
          <w:numId w:val="9"/>
        </w:numPr>
        <w:ind w:left="0" w:firstLine="0"/>
        <w:rPr>
          <w:vertAlign w:val="baseline"/>
        </w:rPr>
      </w:pPr>
      <w:bookmarkStart w:colFirst="0" w:colLast="0" w:name="_heading=h.23ckvvd" w:id="44"/>
      <w:bookmarkEnd w:id="44"/>
      <w:r w:rsidDel="00000000" w:rsidR="00000000" w:rsidRPr="00000000">
        <w:rPr>
          <w:b w:val="0"/>
          <w:vertAlign w:val="baseline"/>
          <w:rtl w:val="0"/>
        </w:rPr>
        <w:br w:type="textWrapping"/>
        <w:br w:type="textWrapping"/>
        <w:br w:type="textWrapping"/>
        <w:br w:type="textWrapping"/>
        <w:t xml:space="preserve">Operators and Expressions</w:t>
      </w:r>
      <w:r w:rsidDel="00000000" w:rsidR="00000000" w:rsidRPr="00000000">
        <w:rPr>
          <w:rtl w:val="0"/>
        </w:rPr>
      </w:r>
    </w:p>
    <w:p w:rsidR="00000000" w:rsidDel="00000000" w:rsidP="00000000" w:rsidRDefault="00000000" w:rsidRPr="00000000" w14:paraId="00000302">
      <w:pPr>
        <w:pStyle w:val="Heading3"/>
        <w:tabs>
          <w:tab w:val="left" w:leader="none" w:pos="360"/>
          <w:tab w:val="left" w:leader="none" w:pos="720"/>
          <w:tab w:val="left" w:leader="none" w:pos="1080"/>
        </w:tabs>
        <w:rPr>
          <w:vertAlign w:val="baseline"/>
        </w:rPr>
      </w:pPr>
      <w:bookmarkStart w:colFirst="0" w:colLast="0" w:name="_heading=h.ihv636" w:id="45"/>
      <w:bookmarkEnd w:id="45"/>
      <w:r w:rsidDel="00000000" w:rsidR="00000000" w:rsidRPr="00000000">
        <w:rPr>
          <w:b w:val="1"/>
          <w:vertAlign w:val="baseline"/>
          <w:rtl w:val="0"/>
        </w:rPr>
        <w:t xml:space="preserve">String Concatenation</w:t>
      </w:r>
      <w:r w:rsidDel="00000000" w:rsidR="00000000" w:rsidRPr="00000000">
        <w:rPr>
          <w:rtl w:val="0"/>
        </w:rPr>
      </w:r>
    </w:p>
    <w:p w:rsidR="00000000" w:rsidDel="00000000" w:rsidP="00000000" w:rsidRDefault="00000000" w:rsidRPr="00000000" w14:paraId="00000303">
      <w:pPr>
        <w:pStyle w:val="Heading4"/>
        <w:numPr>
          <w:ilvl w:val="0"/>
          <w:numId w:val="7"/>
        </w:numPr>
        <w:ind w:left="360" w:hanging="360"/>
        <w:rPr>
          <w:vertAlign w:val="baseline"/>
        </w:rPr>
      </w:pPr>
      <w:r w:rsidDel="00000000" w:rsidR="00000000" w:rsidRPr="00000000">
        <w:rPr>
          <w:b w:val="1"/>
          <w:vertAlign w:val="baseline"/>
          <w:rtl w:val="0"/>
        </w:rPr>
        <w:t xml:space="preserve">Java uses the </w:t>
      </w:r>
      <w:r w:rsidDel="00000000" w:rsidR="00000000" w:rsidRPr="00000000">
        <w:rPr>
          <w:rFonts w:ascii="Courier New" w:cs="Courier New" w:eastAsia="Courier New" w:hAnsi="Courier New"/>
          <w:b w:val="1"/>
          <w:vertAlign w:val="baseline"/>
          <w:rtl w:val="0"/>
        </w:rPr>
        <w:t xml:space="preserve">+</w:t>
      </w:r>
      <w:r w:rsidDel="00000000" w:rsidR="00000000" w:rsidRPr="00000000">
        <w:rPr>
          <w:b w:val="1"/>
          <w:vertAlign w:val="baseline"/>
          <w:rtl w:val="0"/>
        </w:rPr>
        <w:t xml:space="preserve"> operator to concatenate strings</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BuildAStringApp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word1 = "Hello";</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word2 = "World";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greeting;</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greeting = word1 + " " + word2 + "!";</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System.out.println(greeting);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Hello World!</w:t>
      </w:r>
    </w:p>
    <w:p w:rsidR="00000000" w:rsidDel="00000000" w:rsidP="00000000" w:rsidRDefault="00000000" w:rsidRPr="00000000" w14:paraId="00000314">
      <w:pPr>
        <w:pStyle w:val="Heading4"/>
        <w:numPr>
          <w:ilvl w:val="0"/>
          <w:numId w:val="7"/>
        </w:numPr>
        <w:ind w:left="360" w:hanging="360"/>
        <w:rPr>
          <w:vertAlign w:val="baseline"/>
        </w:rPr>
      </w:pPr>
      <w:r w:rsidDel="00000000" w:rsidR="00000000" w:rsidRPr="00000000">
        <w:rPr>
          <w:b w:val="1"/>
          <w:vertAlign w:val="baseline"/>
          <w:rtl w:val="0"/>
        </w:rPr>
        <w:t xml:space="preserve">When you Google, you will also find that there is a </w:t>
      </w:r>
      <w:r w:rsidDel="00000000" w:rsidR="00000000" w:rsidRPr="00000000">
        <w:rPr>
          <w:rFonts w:ascii="Courier New" w:cs="Courier New" w:eastAsia="Courier New" w:hAnsi="Courier New"/>
          <w:b w:val="1"/>
          <w:vertAlign w:val="baseline"/>
          <w:rtl w:val="0"/>
        </w:rPr>
        <w:t xml:space="preserve">concat()</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2hioqz" w:id="46"/>
      <w:bookmarkEnd w:id="46"/>
      <w:r w:rsidDel="00000000" w:rsidR="00000000" w:rsidRPr="00000000">
        <w:rPr>
          <w:rtl w:val="0"/>
        </w:rPr>
      </w:r>
    </w:p>
    <w:p w:rsidR="00000000" w:rsidDel="00000000" w:rsidP="00000000" w:rsidRDefault="00000000" w:rsidRPr="00000000" w14:paraId="0000031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Mathematical Operators and Expressions</w:t>
      </w:r>
      <w:r w:rsidDel="00000000" w:rsidR="00000000" w:rsidRPr="00000000">
        <w:rPr>
          <w:rtl w:val="0"/>
        </w:rPr>
      </w:r>
    </w:p>
    <w:p w:rsidR="00000000" w:rsidDel="00000000" w:rsidP="00000000" w:rsidRDefault="00000000" w:rsidRPr="00000000" w14:paraId="00000317">
      <w:pPr>
        <w:pStyle w:val="Heading4"/>
        <w:numPr>
          <w:ilvl w:val="0"/>
          <w:numId w:val="7"/>
        </w:numPr>
        <w:ind w:left="360" w:hanging="360"/>
        <w:rPr>
          <w:vertAlign w:val="baseline"/>
        </w:rPr>
      </w:pPr>
      <w:r w:rsidDel="00000000" w:rsidR="00000000" w:rsidRPr="00000000">
        <w:rPr>
          <w:b w:val="1"/>
          <w:vertAlign w:val="baseline"/>
          <w:rtl w:val="0"/>
        </w:rPr>
        <w:t xml:space="preserve">Java supports the standard arithmetic operators you find in most languages ( </w:t>
      </w:r>
      <w:r w:rsidDel="00000000" w:rsidR="00000000" w:rsidRPr="00000000">
        <w:rPr>
          <w:rFonts w:ascii="Courier New" w:cs="Courier New" w:eastAsia="Courier New" w:hAnsi="Courier New"/>
          <w:b w:val="1"/>
          <w:vertAlign w:val="baseline"/>
          <w:rtl w:val="0"/>
        </w:rPr>
        <w:t xml:space="preserve">+  -  *  /</w:t>
      </w:r>
      <w:r w:rsidDel="00000000" w:rsidR="00000000" w:rsidRPr="00000000">
        <w:rPr>
          <w:b w:val="1"/>
          <w:vertAlign w:val="baseline"/>
          <w:rtl w:val="0"/>
        </w:rPr>
        <w:t xml:space="preserve"> ) and well as the modulo operator ( </w:t>
      </w:r>
      <w:r w:rsidDel="00000000" w:rsidR="00000000" w:rsidRPr="00000000">
        <w:rPr>
          <w:rFonts w:ascii="Courier New" w:cs="Courier New" w:eastAsia="Courier New" w:hAnsi="Courier New"/>
          <w:b w:val="1"/>
          <w:vertAlign w:val="baseline"/>
          <w:rtl w:val="0"/>
        </w:rPr>
        <w:t xml:space="preserve">%</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318">
      <w:pPr>
        <w:pStyle w:val="Heading4"/>
        <w:numPr>
          <w:ilvl w:val="0"/>
          <w:numId w:val="7"/>
        </w:numPr>
        <w:ind w:left="360" w:hanging="360"/>
        <w:rPr>
          <w:vertAlign w:val="baseline"/>
        </w:rPr>
      </w:pPr>
      <w:r w:rsidDel="00000000" w:rsidR="00000000" w:rsidRPr="00000000">
        <w:rPr>
          <w:b w:val="1"/>
          <w:vertAlign w:val="baseline"/>
          <w:rtl w:val="0"/>
        </w:rPr>
        <w:t xml:space="preserve">Because Java is strongly typed, the results of arithmetic operations are sometimes surprising</w:t>
      </w:r>
      <w:r w:rsidDel="00000000" w:rsidR="00000000" w:rsidRPr="00000000">
        <w:rPr>
          <w:rtl w:val="0"/>
        </w:rPr>
      </w:r>
    </w:p>
    <w:p w:rsidR="00000000" w:rsidDel="00000000" w:rsidP="00000000" w:rsidRDefault="00000000" w:rsidRPr="00000000" w14:paraId="0000031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Note: one integer divided by another is an integer!</w:t>
      </w:r>
    </w:p>
    <w:p w:rsidR="00000000" w:rsidDel="00000000" w:rsidP="00000000" w:rsidRDefault="00000000" w:rsidRPr="00000000" w14:paraId="0000031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BasicIntegerMathApp {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 a</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10;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3;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result;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13</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7</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30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3</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1</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hmsyys" w:id="47"/>
      <w:bookmarkEnd w:id="4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Operators and Expressions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33">
      <w:pPr>
        <w:pStyle w:val="Heading4"/>
        <w:numPr>
          <w:ilvl w:val="0"/>
          <w:numId w:val="7"/>
        </w:numPr>
        <w:ind w:left="360" w:hanging="360"/>
        <w:rPr>
          <w:vertAlign w:val="baseline"/>
        </w:rPr>
      </w:pPr>
      <w:r w:rsidDel="00000000" w:rsidR="00000000" w:rsidRPr="00000000">
        <w:rPr>
          <w:b w:val="1"/>
          <w:vertAlign w:val="baseline"/>
          <w:rtl w:val="0"/>
        </w:rPr>
        <w:t xml:space="preserve">Floating point math always returns a floating point result</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BasicFloatingPointMathApp {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float a</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10;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float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3;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float result;</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13.0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7.0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30.0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3.333333</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 b</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System.out.println(result);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displays 1.0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4C">
      <w:pPr>
        <w:pStyle w:val="Heading4"/>
        <w:numPr>
          <w:ilvl w:val="0"/>
          <w:numId w:val="7"/>
        </w:numPr>
        <w:ind w:left="360" w:hanging="360"/>
        <w:rPr>
          <w:vertAlign w:val="baseline"/>
        </w:rPr>
      </w:pPr>
      <w:r w:rsidDel="00000000" w:rsidR="00000000" w:rsidRPr="00000000">
        <w:rPr>
          <w:b w:val="1"/>
          <w:vertAlign w:val="baseline"/>
          <w:rtl w:val="0"/>
        </w:rPr>
        <w:t xml:space="preserve">Java also supports parenthesis</w:t>
      </w:r>
      <w:r w:rsidDel="00000000" w:rsidR="00000000" w:rsidRPr="00000000">
        <w:rPr>
          <w:rtl w:val="0"/>
        </w:rPr>
      </w:r>
    </w:p>
    <w:p w:rsidR="00000000" w:rsidDel="00000000" w:rsidP="00000000" w:rsidRDefault="00000000" w:rsidRPr="00000000" w14:paraId="0000034D">
      <w:pPr>
        <w:pStyle w:val="Heading5"/>
        <w:numPr>
          <w:ilvl w:val="0"/>
          <w:numId w:val="5"/>
        </w:numPr>
        <w:tabs>
          <w:tab w:val="left" w:leader="none" w:pos="720"/>
        </w:tabs>
        <w:ind w:left="504" w:firstLine="0"/>
        <w:rPr>
          <w:vertAlign w:val="baseline"/>
        </w:rPr>
      </w:pPr>
      <w:bookmarkStart w:colFirst="0" w:colLast="0" w:name="_heading=h.41mghml" w:id="48"/>
      <w:bookmarkEnd w:id="48"/>
      <w:r w:rsidDel="00000000" w:rsidR="00000000" w:rsidRPr="00000000">
        <w:rPr>
          <w:vertAlign w:val="baseline"/>
          <w:rtl w:val="0"/>
        </w:rPr>
        <w:t xml:space="preserve">Expressions can be a combination of integer and floating point values, but if the result is a float point value, it must be assigned to a floating point variable</w:t>
      </w:r>
    </w:p>
    <w:p w:rsidR="00000000" w:rsidDel="00000000" w:rsidP="00000000" w:rsidRDefault="00000000" w:rsidRPr="00000000" w14:paraId="0000034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Pre/Post- Incremnent and Decrement</w:t>
      </w:r>
      <w:r w:rsidDel="00000000" w:rsidR="00000000" w:rsidRPr="00000000">
        <w:rPr>
          <w:rtl w:val="0"/>
        </w:rPr>
      </w:r>
    </w:p>
    <w:p w:rsidR="00000000" w:rsidDel="00000000" w:rsidP="00000000" w:rsidRDefault="00000000" w:rsidRPr="00000000" w14:paraId="0000034F">
      <w:pPr>
        <w:pStyle w:val="Heading4"/>
        <w:numPr>
          <w:ilvl w:val="0"/>
          <w:numId w:val="7"/>
        </w:numPr>
        <w:ind w:left="360" w:hanging="360"/>
        <w:rPr>
          <w:vertAlign w:val="baseline"/>
        </w:rPr>
      </w:pPr>
      <w:r w:rsidDel="00000000" w:rsidR="00000000" w:rsidRPr="00000000">
        <w:rPr>
          <w:b w:val="1"/>
          <w:vertAlign w:val="baseline"/>
          <w:rtl w:val="0"/>
        </w:rPr>
        <w:t xml:space="preserve">Like other C-based languages, Java embraces the pre/post- increment and decrement operator</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x = 5;</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x</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adds 1 to x   (now it is 6)</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x;   // adds 1 to x   (now it is 7)</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y = ++x;</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adds 1 to x and then assigns x to y</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x is now 8 and y is 8</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x = 5;</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y = x++;</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assigns x to y and then adds 1 to x</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x is now 6 and y is 5</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grqrue" w:id="49"/>
      <w:bookmarkEnd w:id="49"/>
      <w:r w:rsidDel="00000000" w:rsidR="00000000" w:rsidRPr="00000000">
        <w:rPr>
          <w:rtl w:val="0"/>
        </w:rPr>
      </w:r>
    </w:p>
    <w:p w:rsidR="00000000" w:rsidDel="00000000" w:rsidP="00000000" w:rsidRDefault="00000000" w:rsidRPr="00000000" w14:paraId="0000035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Literals Are Typed</w:t>
      </w:r>
      <w:r w:rsidDel="00000000" w:rsidR="00000000" w:rsidRPr="00000000">
        <w:rPr>
          <w:rtl w:val="0"/>
        </w:rPr>
      </w:r>
    </w:p>
    <w:p w:rsidR="00000000" w:rsidDel="00000000" w:rsidP="00000000" w:rsidRDefault="00000000" w:rsidRPr="00000000" w14:paraId="00000360">
      <w:pPr>
        <w:pStyle w:val="Heading4"/>
        <w:numPr>
          <w:ilvl w:val="0"/>
          <w:numId w:val="7"/>
        </w:numPr>
        <w:ind w:left="360" w:hanging="360"/>
        <w:rPr>
          <w:vertAlign w:val="baseline"/>
        </w:rPr>
      </w:pPr>
      <w:r w:rsidDel="00000000" w:rsidR="00000000" w:rsidRPr="00000000">
        <w:rPr>
          <w:b w:val="1"/>
          <w:vertAlign w:val="baseline"/>
          <w:rtl w:val="0"/>
        </w:rPr>
        <w:t xml:space="preserve">In Java, literal values (hard coded values) have a data type</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101   &lt;- an int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101</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 a long (can use a little l, but it looks like a 1)</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7.25  &lt;- a double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7.25</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 a float</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Hi</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 a String</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 a char</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true  &lt;- a boolean</w:t>
      </w:r>
    </w:p>
    <w:p w:rsidR="00000000" w:rsidDel="00000000" w:rsidP="00000000" w:rsidRDefault="00000000" w:rsidRPr="00000000" w14:paraId="0000036F">
      <w:pPr>
        <w:pStyle w:val="Heading4"/>
        <w:numPr>
          <w:ilvl w:val="0"/>
          <w:numId w:val="7"/>
        </w:numPr>
        <w:ind w:left="360" w:hanging="360"/>
        <w:rPr>
          <w:vertAlign w:val="baseline"/>
        </w:rPr>
      </w:pPr>
      <w:r w:rsidDel="00000000" w:rsidR="00000000" w:rsidRPr="00000000">
        <w:rPr>
          <w:b w:val="1"/>
          <w:vertAlign w:val="baseline"/>
          <w:rtl w:val="0"/>
        </w:rPr>
        <w:t xml:space="preserve">Starting in Java SE 7, you can place underscore characters </w:t>
        <w:br w:type="textWrapping"/>
        <w:t xml:space="preserve">( </w:t>
      </w:r>
      <w:r w:rsidDel="00000000" w:rsidR="00000000" w:rsidRPr="00000000">
        <w:rPr>
          <w:rFonts w:ascii="Courier New" w:cs="Courier New" w:eastAsia="Courier New" w:hAnsi="Courier New"/>
          <w:b w:val="1"/>
          <w:vertAlign w:val="baseline"/>
          <w:rtl w:val="0"/>
        </w:rPr>
        <w:t xml:space="preserve">_</w:t>
      </w:r>
      <w:r w:rsidDel="00000000" w:rsidR="00000000" w:rsidRPr="00000000">
        <w:rPr>
          <w:b w:val="1"/>
          <w:vertAlign w:val="baseline"/>
          <w:rtl w:val="0"/>
        </w:rPr>
        <w:t xml:space="preserve"> ) between digits in a numerical literal</w:t>
      </w:r>
      <w:r w:rsidDel="00000000" w:rsidR="00000000" w:rsidRPr="00000000">
        <w:rPr>
          <w:rtl w:val="0"/>
        </w:rPr>
      </w:r>
    </w:p>
    <w:p w:rsidR="00000000" w:rsidDel="00000000" w:rsidP="00000000" w:rsidRDefault="00000000" w:rsidRPr="00000000" w14:paraId="0000037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sometimes makes the number more readable</w:t>
      </w:r>
    </w:p>
    <w:p w:rsidR="00000000" w:rsidDel="00000000" w:rsidP="00000000" w:rsidRDefault="00000000" w:rsidRPr="00000000" w14:paraId="0000037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long ssn = 111_22_3333L;</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long creditCard = 5200_7500_6500_0001L;</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loanBalance = 1_225_570.00;</w:t>
      </w:r>
    </w:p>
    <w:p w:rsidR="00000000" w:rsidDel="00000000" w:rsidP="00000000" w:rsidRDefault="00000000" w:rsidRPr="00000000" w14:paraId="00000377">
      <w:pPr>
        <w:pStyle w:val="Heading4"/>
        <w:numPr>
          <w:ilvl w:val="0"/>
          <w:numId w:val="7"/>
        </w:numPr>
        <w:ind w:left="360" w:hanging="360"/>
        <w:rPr>
          <w:vertAlign w:val="baseline"/>
        </w:rPr>
      </w:pPr>
      <w:r w:rsidDel="00000000" w:rsidR="00000000" w:rsidRPr="00000000">
        <w:rPr>
          <w:b w:val="1"/>
          <w:vertAlign w:val="baseline"/>
          <w:rtl w:val="0"/>
        </w:rPr>
        <w:t xml:space="preserve">You can't place underscores:</w:t>
      </w:r>
      <w:r w:rsidDel="00000000" w:rsidR="00000000" w:rsidRPr="00000000">
        <w:rPr>
          <w:rtl w:val="0"/>
        </w:rPr>
      </w:r>
    </w:p>
    <w:p w:rsidR="00000000" w:rsidDel="00000000" w:rsidP="00000000" w:rsidRDefault="00000000" w:rsidRPr="00000000" w14:paraId="0000037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At the beginning or end of a number</w:t>
      </w:r>
    </w:p>
    <w:p w:rsidR="00000000" w:rsidDel="00000000" w:rsidP="00000000" w:rsidRDefault="00000000" w:rsidRPr="00000000" w14:paraId="0000037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Adjacent to a decimal point in a floating point literal</w:t>
      </w:r>
    </w:p>
    <w:p w:rsidR="00000000" w:rsidDel="00000000" w:rsidP="00000000" w:rsidRDefault="00000000" w:rsidRPr="00000000" w14:paraId="0000037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Prior to an</w:t>
      </w:r>
      <w:r w:rsidDel="00000000" w:rsidR="00000000" w:rsidRPr="00000000">
        <w:rPr>
          <w:rFonts w:ascii="Calibri" w:cs="Calibri" w:eastAsia="Calibri" w:hAnsi="Calibri"/>
          <w:vertAlign w:val="baseline"/>
          <w:rtl w:val="0"/>
        </w:rPr>
        <w:t xml:space="preserve"> </w:t>
      </w:r>
      <w:r w:rsidDel="00000000" w:rsidR="00000000" w:rsidRPr="00000000">
        <w:rPr>
          <w:rFonts w:ascii="Courier" w:cs="Courier" w:eastAsia="Courier" w:hAnsi="Courier"/>
          <w:vertAlign w:val="baseline"/>
          <w:rtl w:val="0"/>
        </w:rPr>
        <w:t xml:space="preserve">F</w:t>
      </w:r>
      <w:r w:rsidDel="00000000" w:rsidR="00000000" w:rsidRPr="00000000">
        <w:rPr>
          <w:rFonts w:ascii="Calibri" w:cs="Calibri" w:eastAsia="Calibri" w:hAnsi="Calibri"/>
          <w:vertAlign w:val="baseline"/>
          <w:rtl w:val="0"/>
        </w:rPr>
        <w:t xml:space="preserve"> </w:t>
      </w:r>
      <w:r w:rsidDel="00000000" w:rsidR="00000000" w:rsidRPr="00000000">
        <w:rPr>
          <w:vertAlign w:val="baseline"/>
          <w:rtl w:val="0"/>
        </w:rPr>
        <w:t xml:space="preserve">or</w:t>
      </w:r>
      <w:r w:rsidDel="00000000" w:rsidR="00000000" w:rsidRPr="00000000">
        <w:rPr>
          <w:rFonts w:ascii="Calibri" w:cs="Calibri" w:eastAsia="Calibri" w:hAnsi="Calibri"/>
          <w:vertAlign w:val="baseline"/>
          <w:rtl w:val="0"/>
        </w:rPr>
        <w:t xml:space="preserve"> </w:t>
      </w:r>
      <w:r w:rsidDel="00000000" w:rsidR="00000000" w:rsidRPr="00000000">
        <w:rPr>
          <w:rFonts w:ascii="Courier" w:cs="Courier" w:eastAsia="Courier" w:hAnsi="Courier"/>
          <w:vertAlign w:val="baseline"/>
          <w:rtl w:val="0"/>
        </w:rPr>
        <w:t xml:space="preserve">L</w:t>
      </w:r>
      <w:r w:rsidDel="00000000" w:rsidR="00000000" w:rsidRPr="00000000">
        <w:rPr>
          <w:rFonts w:ascii="Calibri" w:cs="Calibri" w:eastAsia="Calibri" w:hAnsi="Calibri"/>
          <w:vertAlign w:val="baseline"/>
          <w:rtl w:val="0"/>
        </w:rPr>
        <w:t xml:space="preserve"> </w:t>
      </w:r>
      <w:r w:rsidDel="00000000" w:rsidR="00000000" w:rsidRPr="00000000">
        <w:rPr>
          <w:vertAlign w:val="baseline"/>
          <w:rtl w:val="0"/>
        </w:rPr>
        <w:t xml:space="preserve">suffix</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vx1227" w:id="50"/>
      <w:bookmarkEnd w:id="50"/>
      <w:r w:rsidDel="00000000" w:rsidR="00000000" w:rsidRPr="00000000">
        <w:rPr>
          <w:rtl w:val="0"/>
        </w:rPr>
      </w:r>
    </w:p>
    <w:p w:rsidR="00000000" w:rsidDel="00000000" w:rsidP="00000000" w:rsidRDefault="00000000" w:rsidRPr="00000000" w14:paraId="0000037C">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Literals Are Typed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7D">
      <w:pPr>
        <w:pStyle w:val="Heading4"/>
        <w:numPr>
          <w:ilvl w:val="0"/>
          <w:numId w:val="7"/>
        </w:numPr>
        <w:ind w:left="360" w:hanging="360"/>
        <w:rPr>
          <w:vertAlign w:val="baseline"/>
        </w:rPr>
      </w:pPr>
      <w:r w:rsidDel="00000000" w:rsidR="00000000" w:rsidRPr="00000000">
        <w:rPr>
          <w:b w:val="1"/>
          <w:vertAlign w:val="baseline"/>
          <w:rtl w:val="0"/>
        </w:rPr>
        <w:t xml:space="preserve">When using literals, you must decide whether you want to use 32-bit floating point values…</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PriceApp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count = 11;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unitPrice = 7.12</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//this is an error without the f</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taxRate = 0.825</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totalCost;</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totalCost = (count * unitPrice) * (1 + taxRate);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System.out.println(totalCost);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8B">
      <w:pPr>
        <w:pStyle w:val="Heading4"/>
        <w:numPr>
          <w:ilvl w:val="0"/>
          <w:numId w:val="7"/>
        </w:numPr>
        <w:ind w:left="360" w:hanging="360"/>
        <w:rPr>
          <w:vertAlign w:val="baseline"/>
        </w:rPr>
      </w:pPr>
      <w:r w:rsidDel="00000000" w:rsidR="00000000" w:rsidRPr="00000000">
        <w:rPr>
          <w:b w:val="1"/>
          <w:vertAlign w:val="baseline"/>
          <w:rtl w:val="0"/>
        </w:rPr>
        <w:t xml:space="preserve">… or 64 bit ones</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PriceApp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count = 11;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double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unitPrice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7.12</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double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taxRate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0.825</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double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totalCost;</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totalCost = (count * unitPrice) * (1 + taxRate);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System.out.println(totalCost);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9A">
      <w:pPr>
        <w:pStyle w:val="Heading4"/>
        <w:numPr>
          <w:ilvl w:val="0"/>
          <w:numId w:val="7"/>
        </w:numPr>
        <w:ind w:left="360" w:hanging="360"/>
        <w:rPr>
          <w:vertAlign w:val="baseline"/>
        </w:rPr>
      </w:pPr>
      <w:bookmarkStart w:colFirst="0" w:colLast="0" w:name="_heading=h.3fwokq0" w:id="51"/>
      <w:bookmarkEnd w:id="51"/>
      <w:r w:rsidDel="00000000" w:rsidR="00000000" w:rsidRPr="00000000">
        <w:rPr>
          <w:b w:val="1"/>
          <w:vertAlign w:val="baseline"/>
          <w:rtl w:val="0"/>
        </w:rPr>
        <w:t xml:space="preserve">Static typing will take some getting used to!</w:t>
      </w:r>
      <w:r w:rsidDel="00000000" w:rsidR="00000000" w:rsidRPr="00000000">
        <w:rPr>
          <w:rtl w:val="0"/>
        </w:rPr>
      </w:r>
    </w:p>
    <w:p w:rsidR="00000000" w:rsidDel="00000000" w:rsidP="00000000" w:rsidRDefault="00000000" w:rsidRPr="00000000" w14:paraId="0000039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Widening Issues</w:t>
      </w:r>
      <w:r w:rsidDel="00000000" w:rsidR="00000000" w:rsidRPr="00000000">
        <w:rPr>
          <w:rtl w:val="0"/>
        </w:rPr>
      </w:r>
    </w:p>
    <w:p w:rsidR="00000000" w:rsidDel="00000000" w:rsidP="00000000" w:rsidRDefault="00000000" w:rsidRPr="00000000" w14:paraId="0000039C">
      <w:pPr>
        <w:pStyle w:val="Heading4"/>
        <w:numPr>
          <w:ilvl w:val="0"/>
          <w:numId w:val="7"/>
        </w:numPr>
        <w:ind w:left="360" w:hanging="360"/>
        <w:rPr>
          <w:vertAlign w:val="baseline"/>
        </w:rPr>
      </w:pPr>
      <w:r w:rsidDel="00000000" w:rsidR="00000000" w:rsidRPr="00000000">
        <w:rPr>
          <w:b w:val="1"/>
          <w:vertAlign w:val="baseline"/>
          <w:rtl w:val="0"/>
        </w:rPr>
        <w:t xml:space="preserve">When you take a variable or expression and assign it to a variable of a wider data type, there are no errors and it is considered a "safe" process</w:t>
      </w:r>
      <w:r w:rsidDel="00000000" w:rsidR="00000000" w:rsidRPr="00000000">
        <w:rPr>
          <w:rtl w:val="0"/>
        </w:rPr>
      </w:r>
    </w:p>
    <w:p w:rsidR="00000000" w:rsidDel="00000000" w:rsidP="00000000" w:rsidRDefault="00000000" w:rsidRPr="00000000" w14:paraId="0000039D">
      <w:pPr>
        <w:pStyle w:val="Heading4"/>
        <w:numPr>
          <w:ilvl w:val="0"/>
          <w:numId w:val="7"/>
        </w:numPr>
        <w:ind w:left="360" w:hanging="360"/>
        <w:rPr>
          <w:vertAlign w:val="baseline"/>
        </w:rPr>
      </w:pPr>
      <w:r w:rsidDel="00000000" w:rsidR="00000000" w:rsidRPr="00000000">
        <w:rPr>
          <w:b w:val="1"/>
          <w:vertAlign w:val="baseline"/>
          <w:rtl w:val="0"/>
        </w:rPr>
        <w:t xml:space="preserve">What does wider mean?</w:t>
      </w:r>
      <w:r w:rsidDel="00000000" w:rsidR="00000000" w:rsidRPr="00000000">
        <w:rPr>
          <w:rtl w:val="0"/>
        </w:rPr>
      </w:r>
    </w:p>
    <w:p w:rsidR="00000000" w:rsidDel="00000000" w:rsidP="00000000" w:rsidRDefault="00000000" w:rsidRPr="00000000" w14:paraId="0000039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means no loss of precision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center"/>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byte -&gt; short -&gt; char -&gt; int -&gt; long -&gt; float -&gt; double</w:t>
      </w:r>
      <w:r w:rsidDel="00000000" w:rsidR="00000000" w:rsidRPr="00000000">
        <w:rPr>
          <w:rtl w:val="0"/>
        </w:rPr>
      </w:r>
    </w:p>
    <w:p w:rsidR="00000000" w:rsidDel="00000000" w:rsidP="00000000" w:rsidRDefault="00000000" w:rsidRPr="00000000" w14:paraId="000003A1">
      <w:pPr>
        <w:pStyle w:val="Heading4"/>
        <w:numPr>
          <w:ilvl w:val="0"/>
          <w:numId w:val="7"/>
        </w:numPr>
        <w:ind w:left="360" w:hanging="360"/>
        <w:rPr>
          <w:vertAlign w:val="baseline"/>
        </w:rPr>
      </w:pPr>
      <w:r w:rsidDel="00000000" w:rsidR="00000000" w:rsidRPr="00000000">
        <w:rPr>
          <w:b w:val="1"/>
          <w:vertAlign w:val="baseline"/>
          <w:rtl w:val="0"/>
        </w:rPr>
        <w:t xml:space="preserve">For example, assigning a </w:t>
      </w:r>
      <w:r w:rsidDel="00000000" w:rsidR="00000000" w:rsidRPr="00000000">
        <w:rPr>
          <w:rFonts w:ascii="Courier New" w:cs="Courier New" w:eastAsia="Courier New" w:hAnsi="Courier New"/>
          <w:b w:val="1"/>
          <w:vertAlign w:val="baseline"/>
          <w:rtl w:val="0"/>
        </w:rPr>
        <w:t xml:space="preserve">float</w:t>
      </w:r>
      <w:r w:rsidDel="00000000" w:rsidR="00000000" w:rsidRPr="00000000">
        <w:rPr>
          <w:b w:val="1"/>
          <w:vertAlign w:val="baseline"/>
          <w:rtl w:val="0"/>
        </w:rPr>
        <w:t xml:space="preserve"> variable to a </w:t>
      </w:r>
      <w:r w:rsidDel="00000000" w:rsidR="00000000" w:rsidRPr="00000000">
        <w:rPr>
          <w:rFonts w:ascii="Courier New" w:cs="Courier New" w:eastAsia="Courier New" w:hAnsi="Courier New"/>
          <w:b w:val="1"/>
          <w:vertAlign w:val="baseline"/>
          <w:rtl w:val="0"/>
        </w:rPr>
        <w:t xml:space="preserve">double</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3A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 or an </w:t>
      </w:r>
      <w:r w:rsidDel="00000000" w:rsidR="00000000" w:rsidRPr="00000000">
        <w:rPr>
          <w:rFonts w:ascii="Courier New" w:cs="Courier New" w:eastAsia="Courier New" w:hAnsi="Courier New"/>
          <w:vertAlign w:val="baseline"/>
          <w:rtl w:val="0"/>
        </w:rPr>
        <w:t xml:space="preserve">int</w:t>
      </w:r>
      <w:r w:rsidDel="00000000" w:rsidR="00000000" w:rsidRPr="00000000">
        <w:rPr>
          <w:vertAlign w:val="baseline"/>
          <w:rtl w:val="0"/>
        </w:rPr>
        <w:t xml:space="preserve"> variable to a </w:t>
      </w:r>
      <w:r w:rsidDel="00000000" w:rsidR="00000000" w:rsidRPr="00000000">
        <w:rPr>
          <w:rFonts w:ascii="Courier New" w:cs="Courier New" w:eastAsia="Courier New" w:hAnsi="Courier New"/>
          <w:vertAlign w:val="baseline"/>
          <w:rtl w:val="0"/>
        </w:rPr>
        <w:t xml:space="preserve">long</w:t>
      </w:r>
      <w:r w:rsidDel="00000000" w:rsidR="00000000" w:rsidRPr="00000000">
        <w:rPr>
          <w:vertAlign w:val="baseline"/>
          <w:rtl w:val="0"/>
        </w:rPr>
        <w:t xml:space="preserve">!</w:t>
      </w:r>
    </w:p>
    <w:p w:rsidR="00000000" w:rsidDel="00000000" w:rsidP="00000000" w:rsidRDefault="00000000" w:rsidRPr="00000000" w14:paraId="000003A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myInt = 9;</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long myLong;</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myFloat = 3.8f;</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myDouble;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an int fits in a long</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myLong = myInt;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 float fits in a double</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myDouble = myFloat;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you can even put an int or long into a float or double</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myFloat = myLong;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v1yuxt" w:id="52"/>
      <w:bookmarkEnd w:id="5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myDouble = myLong;</w:t>
      </w:r>
    </w:p>
    <w:p w:rsidR="00000000" w:rsidDel="00000000" w:rsidP="00000000" w:rsidRDefault="00000000" w:rsidRPr="00000000" w14:paraId="000003B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Widening Issues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B4">
      <w:pPr>
        <w:pStyle w:val="Heading4"/>
        <w:numPr>
          <w:ilvl w:val="0"/>
          <w:numId w:val="7"/>
        </w:numPr>
        <w:ind w:left="360" w:hanging="360"/>
        <w:rPr>
          <w:vertAlign w:val="baseline"/>
        </w:rPr>
      </w:pPr>
      <w:r w:rsidDel="00000000" w:rsidR="00000000" w:rsidRPr="00000000">
        <w:rPr>
          <w:b w:val="1"/>
          <w:vertAlign w:val="baseline"/>
          <w:rtl w:val="0"/>
        </w:rPr>
        <w:t xml:space="preserve">Widening isn't about a specific </w:t>
      </w:r>
      <w:r w:rsidDel="00000000" w:rsidR="00000000" w:rsidRPr="00000000">
        <w:rPr>
          <w:b w:val="0"/>
          <w:i w:val="1"/>
          <w:u w:val="single"/>
          <w:vertAlign w:val="baseline"/>
          <w:rtl w:val="0"/>
        </w:rPr>
        <w:t xml:space="preserve">value</w:t>
      </w:r>
      <w:r w:rsidDel="00000000" w:rsidR="00000000" w:rsidRPr="00000000">
        <w:rPr>
          <w:b w:val="1"/>
          <w:vertAlign w:val="baseline"/>
          <w:rtl w:val="0"/>
        </w:rPr>
        <w:t xml:space="preserve"> for a variable and whether it will fit in the new variable</w:t>
      </w:r>
      <w:r w:rsidDel="00000000" w:rsidR="00000000" w:rsidRPr="00000000">
        <w:rPr>
          <w:rtl w:val="0"/>
        </w:rPr>
      </w:r>
    </w:p>
    <w:p w:rsidR="00000000" w:rsidDel="00000000" w:rsidP="00000000" w:rsidRDefault="00000000" w:rsidRPr="00000000" w14:paraId="000003B5">
      <w:pPr>
        <w:pStyle w:val="Heading5"/>
        <w:numPr>
          <w:ilvl w:val="0"/>
          <w:numId w:val="5"/>
        </w:numPr>
        <w:tabs>
          <w:tab w:val="left" w:leader="none" w:pos="720"/>
        </w:tabs>
        <w:ind w:left="504" w:firstLine="0"/>
        <w:rPr>
          <w:vertAlign w:val="baseline"/>
        </w:rPr>
      </w:pPr>
      <w:bookmarkStart w:colFirst="0" w:colLast="0" w:name="_heading=h.4f1mdlm" w:id="53"/>
      <w:bookmarkEnd w:id="53"/>
      <w:r w:rsidDel="00000000" w:rsidR="00000000" w:rsidRPr="00000000">
        <w:rPr>
          <w:vertAlign w:val="baseline"/>
          <w:rtl w:val="0"/>
        </w:rPr>
        <w:t xml:space="preserve">It is about whether any value in the source </w:t>
      </w:r>
      <w:r w:rsidDel="00000000" w:rsidR="00000000" w:rsidRPr="00000000">
        <w:rPr>
          <w:i w:val="1"/>
          <w:u w:val="single"/>
          <w:vertAlign w:val="baseline"/>
          <w:rtl w:val="0"/>
        </w:rPr>
        <w:t xml:space="preserve">data type</w:t>
      </w:r>
      <w:r w:rsidDel="00000000" w:rsidR="00000000" w:rsidRPr="00000000">
        <w:rPr>
          <w:vertAlign w:val="baseline"/>
          <w:rtl w:val="0"/>
        </w:rPr>
        <w:t xml:space="preserve"> will fit in the data type of the new variable</w:t>
      </w:r>
    </w:p>
    <w:p w:rsidR="00000000" w:rsidDel="00000000" w:rsidP="00000000" w:rsidRDefault="00000000" w:rsidRPr="00000000" w14:paraId="000003B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Narrowing Issues</w:t>
      </w:r>
      <w:r w:rsidDel="00000000" w:rsidR="00000000" w:rsidRPr="00000000">
        <w:rPr>
          <w:rtl w:val="0"/>
        </w:rPr>
      </w:r>
    </w:p>
    <w:p w:rsidR="00000000" w:rsidDel="00000000" w:rsidP="00000000" w:rsidRDefault="00000000" w:rsidRPr="00000000" w14:paraId="000003B7">
      <w:pPr>
        <w:pStyle w:val="Heading4"/>
        <w:numPr>
          <w:ilvl w:val="0"/>
          <w:numId w:val="7"/>
        </w:numPr>
        <w:ind w:left="360" w:hanging="360"/>
        <w:rPr>
          <w:vertAlign w:val="baseline"/>
        </w:rPr>
      </w:pPr>
      <w:r w:rsidDel="00000000" w:rsidR="00000000" w:rsidRPr="00000000">
        <w:rPr>
          <w:b w:val="1"/>
          <w:vertAlign w:val="baseline"/>
          <w:rtl w:val="0"/>
        </w:rPr>
        <w:t xml:space="preserve">When you take a variable or expression and assign it to a narrower variable, the compiler will generate an error</w:t>
      </w:r>
      <w:r w:rsidDel="00000000" w:rsidR="00000000" w:rsidRPr="00000000">
        <w:rPr>
          <w:rtl w:val="0"/>
        </w:rPr>
      </w:r>
    </w:p>
    <w:p w:rsidR="00000000" w:rsidDel="00000000" w:rsidP="00000000" w:rsidRDefault="00000000" w:rsidRPr="00000000" w14:paraId="000003B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you want the assignment to happen, you have to explicitly tell the compiler</w:t>
      </w:r>
    </w:p>
    <w:p w:rsidR="00000000" w:rsidDel="00000000" w:rsidP="00000000" w:rsidRDefault="00000000" w:rsidRPr="00000000" w14:paraId="000003B9">
      <w:pPr>
        <w:pStyle w:val="Heading4"/>
        <w:numPr>
          <w:ilvl w:val="0"/>
          <w:numId w:val="7"/>
        </w:numPr>
        <w:ind w:left="360" w:hanging="360"/>
        <w:rPr>
          <w:vertAlign w:val="baseline"/>
        </w:rPr>
      </w:pPr>
      <w:r w:rsidDel="00000000" w:rsidR="00000000" w:rsidRPr="00000000">
        <w:rPr>
          <w:b w:val="1"/>
          <w:vertAlign w:val="baseline"/>
          <w:rtl w:val="0"/>
        </w:rPr>
        <w:t xml:space="preserve">What does narrower mean?</w:t>
      </w:r>
      <w:r w:rsidDel="00000000" w:rsidR="00000000" w:rsidRPr="00000000">
        <w:rPr>
          <w:rtl w:val="0"/>
        </w:rPr>
      </w:r>
    </w:p>
    <w:p w:rsidR="00000000" w:rsidDel="00000000" w:rsidP="00000000" w:rsidRDefault="00000000" w:rsidRPr="00000000" w14:paraId="000003B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means there is a "chance" that a value in the source variable might now fit in the narrower variable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center"/>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8"/>
          <w:szCs w:val="28"/>
          <w:u w:val="none"/>
          <w:shd w:fill="auto" w:val="clear"/>
          <w:vertAlign w:val="baseline"/>
          <w:rtl w:val="0"/>
        </w:rPr>
        <w:t xml:space="preserve">double -&gt; float -&gt; long -&gt; int -&gt; char -&gt; short -&gt; byte</w:t>
      </w:r>
      <w:r w:rsidDel="00000000" w:rsidR="00000000" w:rsidRPr="00000000">
        <w:rPr>
          <w:rtl w:val="0"/>
        </w:rPr>
      </w:r>
    </w:p>
    <w:p w:rsidR="00000000" w:rsidDel="00000000" w:rsidP="00000000" w:rsidRDefault="00000000" w:rsidRPr="00000000" w14:paraId="000003BD">
      <w:pPr>
        <w:pStyle w:val="Heading4"/>
        <w:numPr>
          <w:ilvl w:val="0"/>
          <w:numId w:val="7"/>
        </w:numPr>
        <w:ind w:left="360" w:hanging="360"/>
        <w:rPr>
          <w:vertAlign w:val="baseline"/>
        </w:rPr>
      </w:pPr>
      <w:r w:rsidDel="00000000" w:rsidR="00000000" w:rsidRPr="00000000">
        <w:rPr>
          <w:b w:val="1"/>
          <w:vertAlign w:val="baseline"/>
          <w:rtl w:val="0"/>
        </w:rPr>
        <w:t xml:space="preserve">For example, assigning a </w:t>
      </w:r>
      <w:r w:rsidDel="00000000" w:rsidR="00000000" w:rsidRPr="00000000">
        <w:rPr>
          <w:rFonts w:ascii="Courier New" w:cs="Courier New" w:eastAsia="Courier New" w:hAnsi="Courier New"/>
          <w:b w:val="1"/>
          <w:vertAlign w:val="baseline"/>
          <w:rtl w:val="0"/>
        </w:rPr>
        <w:t xml:space="preserve">double</w:t>
      </w:r>
      <w:r w:rsidDel="00000000" w:rsidR="00000000" w:rsidRPr="00000000">
        <w:rPr>
          <w:b w:val="1"/>
          <w:vertAlign w:val="baseline"/>
          <w:rtl w:val="0"/>
        </w:rPr>
        <w:t xml:space="preserve"> variable to a </w:t>
      </w:r>
      <w:r w:rsidDel="00000000" w:rsidR="00000000" w:rsidRPr="00000000">
        <w:rPr>
          <w:rFonts w:ascii="Courier New" w:cs="Courier New" w:eastAsia="Courier New" w:hAnsi="Courier New"/>
          <w:b w:val="1"/>
          <w:vertAlign w:val="baseline"/>
          <w:rtl w:val="0"/>
        </w:rPr>
        <w:t xml:space="preserve">float</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3B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 or a </w:t>
      </w:r>
      <w:r w:rsidDel="00000000" w:rsidR="00000000" w:rsidRPr="00000000">
        <w:rPr>
          <w:rFonts w:ascii="Courier New" w:cs="Courier New" w:eastAsia="Courier New" w:hAnsi="Courier New"/>
          <w:vertAlign w:val="baseline"/>
          <w:rtl w:val="0"/>
        </w:rPr>
        <w:t xml:space="preserve">float</w:t>
      </w:r>
      <w:r w:rsidDel="00000000" w:rsidR="00000000" w:rsidRPr="00000000">
        <w:rPr>
          <w:vertAlign w:val="baseline"/>
          <w:rtl w:val="0"/>
        </w:rPr>
        <w:t xml:space="preserve"> variable to a </w:t>
      </w:r>
      <w:r w:rsidDel="00000000" w:rsidR="00000000" w:rsidRPr="00000000">
        <w:rPr>
          <w:rFonts w:ascii="Courier New" w:cs="Courier New" w:eastAsia="Courier New" w:hAnsi="Courier New"/>
          <w:vertAlign w:val="baseline"/>
          <w:rtl w:val="0"/>
        </w:rPr>
        <w:t xml:space="preserve">int</w:t>
      </w:r>
      <w:r w:rsidDel="00000000" w:rsidR="00000000" w:rsidRPr="00000000">
        <w:rPr>
          <w:vertAlign w:val="baseline"/>
          <w:rtl w:val="0"/>
        </w:rPr>
        <w:t xml:space="preserve">!</w:t>
      </w:r>
    </w:p>
    <w:p w:rsidR="00000000" w:rsidDel="00000000" w:rsidP="00000000" w:rsidRDefault="00000000" w:rsidRPr="00000000" w14:paraId="000003B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myInt;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long myLong = 9;</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myFloat;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myDouble = 123.4567890123;</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an int won't necessarily fit in a long</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myInt = myLong;</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 double won't necessarily fit in a float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myFloat = myDouble;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 float probably won't necessarily fit in an int</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myLong = myFloat;</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u6wntf" w:id="54"/>
      <w:bookmarkEnd w:id="54"/>
      <w:r w:rsidDel="00000000" w:rsidR="00000000" w:rsidRPr="00000000">
        <w:rPr>
          <w:rtl w:val="0"/>
        </w:rPr>
      </w:r>
    </w:p>
    <w:p w:rsidR="00000000" w:rsidDel="00000000" w:rsidP="00000000" w:rsidRDefault="00000000" w:rsidRPr="00000000" w14:paraId="000003C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Narrowing Issues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SYNTAX ERRORS</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9c6y18" w:id="55"/>
      <w:bookmarkEnd w:id="5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Pr>
        <w:drawing>
          <wp:inline distB="0" distT="0" distL="114300" distR="114300">
            <wp:extent cx="5313045" cy="1392555"/>
            <wp:effectExtent b="0" l="0" r="0" t="0"/>
            <wp:docPr id="1037"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313045" cy="139255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Type Casting</w:t>
      </w:r>
      <w:r w:rsidDel="00000000" w:rsidR="00000000" w:rsidRPr="00000000">
        <w:rPr>
          <w:rtl w:val="0"/>
        </w:rPr>
      </w:r>
    </w:p>
    <w:p w:rsidR="00000000" w:rsidDel="00000000" w:rsidP="00000000" w:rsidRDefault="00000000" w:rsidRPr="00000000" w14:paraId="000003D4">
      <w:pPr>
        <w:pStyle w:val="Heading4"/>
        <w:numPr>
          <w:ilvl w:val="0"/>
          <w:numId w:val="7"/>
        </w:numPr>
        <w:ind w:left="360" w:hanging="360"/>
        <w:rPr>
          <w:vertAlign w:val="baseline"/>
        </w:rPr>
      </w:pPr>
      <w:r w:rsidDel="00000000" w:rsidR="00000000" w:rsidRPr="00000000">
        <w:rPr>
          <w:b w:val="1"/>
          <w:vertAlign w:val="baseline"/>
          <w:rtl w:val="0"/>
        </w:rPr>
        <w:t xml:space="preserve">Sometimes you know that a narrowing assignment is okay and can force the compiler to make the assignment using type casting</w:t>
      </w:r>
      <w:r w:rsidDel="00000000" w:rsidR="00000000" w:rsidRPr="00000000">
        <w:rPr>
          <w:rtl w:val="0"/>
        </w:rPr>
      </w:r>
    </w:p>
    <w:p w:rsidR="00000000" w:rsidDel="00000000" w:rsidP="00000000" w:rsidRDefault="00000000" w:rsidRPr="00000000" w14:paraId="000003D5">
      <w:pPr>
        <w:pStyle w:val="Heading4"/>
        <w:numPr>
          <w:ilvl w:val="0"/>
          <w:numId w:val="7"/>
        </w:numPr>
        <w:ind w:left="360" w:hanging="360"/>
        <w:rPr>
          <w:vertAlign w:val="baseline"/>
        </w:rPr>
      </w:pPr>
      <w:r w:rsidDel="00000000" w:rsidR="00000000" w:rsidRPr="00000000">
        <w:rPr>
          <w:b w:val="1"/>
          <w:vertAlign w:val="baseline"/>
          <w:rtl w:val="0"/>
        </w:rPr>
        <w:t xml:space="preserve">To cast an expression to a narrow type, put the target type in parenthesis in front of the expression</w:t>
      </w:r>
      <w:r w:rsidDel="00000000" w:rsidR="00000000" w:rsidRPr="00000000">
        <w:rPr>
          <w:rtl w:val="0"/>
        </w:rPr>
      </w:r>
    </w:p>
    <w:p w:rsidR="00000000" w:rsidDel="00000000" w:rsidP="00000000" w:rsidRDefault="00000000" w:rsidRPr="00000000" w14:paraId="000003D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will suppress the compiler error</w:t>
      </w:r>
    </w:p>
    <w:p w:rsidR="00000000" w:rsidDel="00000000" w:rsidP="00000000" w:rsidRDefault="00000000" w:rsidRPr="00000000" w14:paraId="000003D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long myLong = 9;</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myInt;</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you know the range of values in the long variable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will always fit in the int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myInt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myLong;</w:t>
      </w:r>
    </w:p>
    <w:p w:rsidR="00000000" w:rsidDel="00000000" w:rsidP="00000000" w:rsidRDefault="00000000" w:rsidRPr="00000000" w14:paraId="000003DE">
      <w:pPr>
        <w:pStyle w:val="Heading4"/>
        <w:numPr>
          <w:ilvl w:val="0"/>
          <w:numId w:val="7"/>
        </w:numPr>
        <w:ind w:left="360" w:hanging="360"/>
        <w:rPr>
          <w:vertAlign w:val="baseline"/>
        </w:rPr>
      </w:pPr>
      <w:r w:rsidDel="00000000" w:rsidR="00000000" w:rsidRPr="00000000">
        <w:rPr>
          <w:b w:val="1"/>
          <w:vertAlign w:val="baseline"/>
          <w:rtl w:val="0"/>
        </w:rPr>
        <w:t xml:space="preserve">This is often needed because you are calling a function whose return type you can't control</w:t>
      </w:r>
      <w:r w:rsidDel="00000000" w:rsidR="00000000" w:rsidRPr="00000000">
        <w:rPr>
          <w:rtl w:val="0"/>
        </w:rPr>
      </w:r>
    </w:p>
    <w:p w:rsidR="00000000" w:rsidDel="00000000" w:rsidP="00000000" w:rsidRDefault="00000000" w:rsidRPr="00000000" w14:paraId="000003D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For example, you are calling </w:t>
      </w:r>
      <w:r w:rsidDel="00000000" w:rsidR="00000000" w:rsidRPr="00000000">
        <w:rPr>
          <w:rFonts w:ascii="Courier New" w:cs="Courier New" w:eastAsia="Courier New" w:hAnsi="Courier New"/>
          <w:vertAlign w:val="baseline"/>
          <w:rtl w:val="0"/>
        </w:rPr>
        <w:t xml:space="preserve">Math.pow()</w:t>
      </w:r>
      <w:r w:rsidDel="00000000" w:rsidR="00000000" w:rsidRPr="00000000">
        <w:rPr>
          <w:vertAlign w:val="baseline"/>
          <w:rtl w:val="0"/>
        </w:rPr>
        <w:t xml:space="preserve"> that returns a double but you need less precision </w:t>
      </w:r>
    </w:p>
    <w:p w:rsidR="00000000" w:rsidDel="00000000" w:rsidP="00000000" w:rsidRDefault="00000000" w:rsidRPr="00000000" w14:paraId="000003E0">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See more details on the next page</w:t>
      </w:r>
    </w:p>
    <w:p w:rsidR="00000000" w:rsidDel="00000000" w:rsidP="00000000" w:rsidRDefault="00000000" w:rsidRPr="00000000" w14:paraId="000003E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num = 2.2;</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you don't cast the result, you have to store</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 value in a double variable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tbugp1" w:id="56"/>
      <w:bookmarkEnd w:id="56"/>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result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(float)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Math.pow(num, 2);</w:t>
      </w:r>
    </w:p>
    <w:p w:rsidR="00000000" w:rsidDel="00000000" w:rsidP="00000000" w:rsidRDefault="00000000" w:rsidRPr="00000000" w14:paraId="000003E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Java's </w:t>
      </w:r>
      <w:r w:rsidDel="00000000" w:rsidR="00000000" w:rsidRPr="00000000">
        <w:rPr>
          <w:rFonts w:ascii="Courier New" w:cs="Courier New" w:eastAsia="Courier New" w:hAnsi="Courier New"/>
          <w:b w:val="1"/>
          <w:vertAlign w:val="baseline"/>
          <w:rtl w:val="0"/>
        </w:rPr>
        <w:t xml:space="preserve">Math</w:t>
      </w:r>
      <w:r w:rsidDel="00000000" w:rsidR="00000000" w:rsidRPr="00000000">
        <w:rPr>
          <w:b w:val="1"/>
          <w:vertAlign w:val="baseline"/>
          <w:rtl w:val="0"/>
        </w:rPr>
        <w:t xml:space="preserve"> Class</w:t>
      </w:r>
      <w:r w:rsidDel="00000000" w:rsidR="00000000" w:rsidRPr="00000000">
        <w:rPr>
          <w:rtl w:val="0"/>
        </w:rPr>
      </w:r>
    </w:p>
    <w:p w:rsidR="00000000" w:rsidDel="00000000" w:rsidP="00000000" w:rsidRDefault="00000000" w:rsidRPr="00000000" w14:paraId="000003E8">
      <w:pPr>
        <w:pStyle w:val="Heading4"/>
        <w:numPr>
          <w:ilvl w:val="0"/>
          <w:numId w:val="7"/>
        </w:numPr>
        <w:ind w:left="360" w:hanging="360"/>
        <w:rPr>
          <w:vertAlign w:val="baseline"/>
        </w:rPr>
      </w:pPr>
      <w:r w:rsidDel="00000000" w:rsidR="00000000" w:rsidRPr="00000000">
        <w:rPr>
          <w:b w:val="1"/>
          <w:vertAlign w:val="baseline"/>
          <w:rtl w:val="0"/>
        </w:rPr>
        <w:t xml:space="preserve">Java has a </w:t>
      </w:r>
      <w:r w:rsidDel="00000000" w:rsidR="00000000" w:rsidRPr="00000000">
        <w:rPr>
          <w:rFonts w:ascii="Courier New" w:cs="Courier New" w:eastAsia="Courier New" w:hAnsi="Courier New"/>
          <w:b w:val="1"/>
          <w:vertAlign w:val="baseline"/>
          <w:rtl w:val="0"/>
        </w:rPr>
        <w:t xml:space="preserve">Math</w:t>
      </w:r>
      <w:r w:rsidDel="00000000" w:rsidR="00000000" w:rsidRPr="00000000">
        <w:rPr>
          <w:b w:val="1"/>
          <w:vertAlign w:val="baseline"/>
          <w:rtl w:val="0"/>
        </w:rPr>
        <w:t xml:space="preserve"> class with many helpful predefined methods</w:t>
      </w:r>
      <w:r w:rsidDel="00000000" w:rsidR="00000000" w:rsidRPr="00000000">
        <w:rPr>
          <w:rtl w:val="0"/>
        </w:rPr>
      </w:r>
    </w:p>
    <w:p w:rsidR="00000000" w:rsidDel="00000000" w:rsidP="00000000" w:rsidRDefault="00000000" w:rsidRPr="00000000" w14:paraId="000003E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See: </w:t>
      </w:r>
      <w:r w:rsidDel="00000000" w:rsidR="00000000" w:rsidRPr="00000000">
        <w:rPr>
          <w:rFonts w:ascii="Courier New" w:cs="Courier New" w:eastAsia="Courier New" w:hAnsi="Courier New"/>
          <w:sz w:val="28"/>
          <w:szCs w:val="28"/>
          <w:vertAlign w:val="baseline"/>
          <w:rtl w:val="0"/>
        </w:rPr>
        <w:t xml:space="preserve">https://www.w3schools.com/java/java_ref_math.asp</w:t>
      </w:r>
      <w:r w:rsidDel="00000000" w:rsidR="00000000" w:rsidRPr="00000000">
        <w:rPr>
          <w:rtl w:val="0"/>
        </w:rPr>
      </w:r>
    </w:p>
    <w:p w:rsidR="00000000" w:rsidDel="00000000" w:rsidP="00000000" w:rsidRDefault="00000000" w:rsidRPr="00000000" w14:paraId="000003EA">
      <w:pPr>
        <w:pStyle w:val="Heading4"/>
        <w:numPr>
          <w:ilvl w:val="0"/>
          <w:numId w:val="7"/>
        </w:numPr>
        <w:ind w:left="360" w:hanging="360"/>
        <w:rPr>
          <w:vertAlign w:val="baseline"/>
        </w:rPr>
      </w:pPr>
      <w:r w:rsidDel="00000000" w:rsidR="00000000" w:rsidRPr="00000000">
        <w:rPr>
          <w:b w:val="1"/>
          <w:vertAlign w:val="baseline"/>
          <w:rtl w:val="0"/>
        </w:rPr>
        <w:t xml:space="preserve">The methods are static methods</w:t>
      </w:r>
      <w:r w:rsidDel="00000000" w:rsidR="00000000" w:rsidRPr="00000000">
        <w:rPr>
          <w:rtl w:val="0"/>
        </w:rPr>
      </w:r>
    </w:p>
    <w:p w:rsidR="00000000" w:rsidDel="00000000" w:rsidP="00000000" w:rsidRDefault="00000000" w:rsidRPr="00000000" w14:paraId="000003E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means you invoke them using the name of the class</w:t>
      </w:r>
    </w:p>
    <w:p w:rsidR="00000000" w:rsidDel="00000000" w:rsidP="00000000" w:rsidRDefault="00000000" w:rsidRPr="00000000" w14:paraId="000003E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degrees = 90.0;</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answer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Math.sin(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degrees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F0">
      <w:pPr>
        <w:pStyle w:val="Heading4"/>
        <w:numPr>
          <w:ilvl w:val="0"/>
          <w:numId w:val="7"/>
        </w:numPr>
        <w:ind w:left="360" w:hanging="360"/>
        <w:rPr>
          <w:vertAlign w:val="baseline"/>
        </w:rPr>
      </w:pPr>
      <w:r w:rsidDel="00000000" w:rsidR="00000000" w:rsidRPr="00000000">
        <w:rPr>
          <w:b w:val="1"/>
          <w:vertAlign w:val="baseline"/>
          <w:rtl w:val="0"/>
        </w:rPr>
        <w:t xml:space="preserve">Most of the methods have one or more double parameters and return a double</w:t>
      </w:r>
      <w:r w:rsidDel="00000000" w:rsidR="00000000" w:rsidRPr="00000000">
        <w:rPr>
          <w:rtl w:val="0"/>
        </w:rPr>
      </w:r>
    </w:p>
    <w:p w:rsidR="00000000" w:rsidDel="00000000" w:rsidP="00000000" w:rsidRDefault="00000000" w:rsidRPr="00000000" w14:paraId="000003F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But read the documentation because this isn't entirely true</w:t>
      </w:r>
    </w:p>
    <w:p w:rsidR="00000000" w:rsidDel="00000000" w:rsidP="00000000" w:rsidRDefault="00000000" w:rsidRPr="00000000" w14:paraId="000003F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value = 1234.567;</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8h4qwu" w:id="57"/>
      <w:bookmarkEnd w:id="5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wholeNumber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Math.round(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value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F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Working with the </w:t>
      </w:r>
      <w:r w:rsidDel="00000000" w:rsidR="00000000" w:rsidRPr="00000000">
        <w:rPr>
          <w:rFonts w:ascii="Courier New" w:cs="Courier New" w:eastAsia="Courier New" w:hAnsi="Courier New"/>
          <w:b w:val="1"/>
          <w:vertAlign w:val="baseline"/>
          <w:rtl w:val="0"/>
        </w:rPr>
        <w:t xml:space="preserve">Math</w:t>
      </w:r>
      <w:r w:rsidDel="00000000" w:rsidR="00000000" w:rsidRPr="00000000">
        <w:rPr>
          <w:b w:val="1"/>
          <w:vertAlign w:val="baseline"/>
          <w:rtl w:val="0"/>
        </w:rPr>
        <w:t xml:space="preserve"> Class</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MathApp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natKidCount = 2, brittKidCount = 4;</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mostKids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Math.max(</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natKidCount, brittKidCount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 biggest family has " + mostKids + " kids");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nmf14n" w:id="58"/>
      <w:bookmarkEnd w:id="58"/>
      <w:r w:rsidDel="00000000" w:rsidR="00000000" w:rsidRPr="00000000">
        <w:rPr>
          <w:rtl w:val="0"/>
        </w:rPr>
      </w:r>
    </w:p>
    <w:p w:rsidR="00000000" w:rsidDel="00000000" w:rsidP="00000000" w:rsidRDefault="00000000" w:rsidRPr="00000000" w14:paraId="0000040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Assignment Operators</w:t>
      </w:r>
      <w:r w:rsidDel="00000000" w:rsidR="00000000" w:rsidRPr="00000000">
        <w:rPr>
          <w:rtl w:val="0"/>
        </w:rPr>
      </w:r>
    </w:p>
    <w:p w:rsidR="00000000" w:rsidDel="00000000" w:rsidP="00000000" w:rsidRDefault="00000000" w:rsidRPr="00000000" w14:paraId="00000407">
      <w:pPr>
        <w:pStyle w:val="Heading4"/>
        <w:numPr>
          <w:ilvl w:val="0"/>
          <w:numId w:val="7"/>
        </w:numPr>
        <w:ind w:left="360" w:hanging="360"/>
        <w:rPr>
          <w:vertAlign w:val="baseline"/>
        </w:rPr>
      </w:pPr>
      <w:r w:rsidDel="00000000" w:rsidR="00000000" w:rsidRPr="00000000">
        <w:rPr>
          <w:b w:val="1"/>
          <w:vertAlign w:val="baseline"/>
          <w:rtl w:val="0"/>
        </w:rPr>
        <w:t xml:space="preserve">Java supports a set of assignment operators that are combined with arithmetic operators to make certain operations easier to express</w:t>
      </w:r>
      <w:r w:rsidDel="00000000" w:rsidR="00000000" w:rsidRPr="00000000">
        <w:rPr>
          <w:rtl w:val="0"/>
        </w:rPr>
      </w:r>
    </w:p>
    <w:p w:rsidR="00000000" w:rsidDel="00000000" w:rsidP="00000000" w:rsidRDefault="00000000" w:rsidRPr="00000000" w14:paraId="00000408">
      <w:pPr>
        <w:pStyle w:val="Heading4"/>
        <w:numPr>
          <w:ilvl w:val="0"/>
          <w:numId w:val="7"/>
        </w:numPr>
        <w:ind w:left="360" w:hanging="360"/>
        <w:rPr>
          <w:rFonts w:ascii="Courier New" w:cs="Courier New" w:eastAsia="Courier New" w:hAnsi="Courier New"/>
          <w:vertAlign w:val="baseline"/>
        </w:rPr>
      </w:pPr>
      <w:r w:rsidDel="00000000" w:rsidR="00000000" w:rsidRPr="00000000">
        <w:rPr>
          <w:b w:val="1"/>
          <w:vertAlign w:val="baseline"/>
          <w:rtl w:val="0"/>
        </w:rPr>
        <w:t xml:space="preserve">They include:  </w:t>
      </w:r>
      <w:r w:rsidDel="00000000" w:rsidR="00000000" w:rsidRPr="00000000">
        <w:rPr>
          <w:rFonts w:ascii="Courier New" w:cs="Courier New" w:eastAsia="Courier New" w:hAnsi="Courier New"/>
          <w:b w:val="1"/>
          <w:vertAlign w:val="baseline"/>
          <w:rtl w:val="0"/>
        </w:rPr>
        <w:t xml:space="preserve">+=   -=   *=   /=   %=</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Original technique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 = 10;</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sum = sum + num;</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Shortcut technique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 = 10;</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sum += num;</w:t>
      </w:r>
      <w:r w:rsidDel="00000000" w:rsidR="00000000" w:rsidRPr="00000000">
        <w:rPr>
          <w:rtl w:val="0"/>
        </w:rPr>
      </w:r>
    </w:p>
    <w:p w:rsidR="00000000" w:rsidDel="00000000" w:rsidP="00000000" w:rsidRDefault="00000000" w:rsidRPr="00000000" w14:paraId="00000415">
      <w:pPr>
        <w:pStyle w:val="Heading4"/>
        <w:numPr>
          <w:ilvl w:val="0"/>
          <w:numId w:val="7"/>
        </w:numPr>
        <w:ind w:left="360" w:hanging="360"/>
        <w:rPr>
          <w:vertAlign w:val="baseline"/>
        </w:rPr>
      </w:pPr>
      <w:r w:rsidDel="00000000" w:rsidR="00000000" w:rsidRPr="00000000">
        <w:rPr>
          <w:rtl w:val="0"/>
        </w:rPr>
        <w:t xml:space="preserve">There are</w:t>
      </w:r>
      <w:r w:rsidDel="00000000" w:rsidR="00000000" w:rsidRPr="00000000">
        <w:rPr>
          <w:b w:val="1"/>
          <w:vertAlign w:val="baseline"/>
          <w:rtl w:val="0"/>
        </w:rPr>
        <w:t xml:space="preserve"> similar operators in JavaScript</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7m2jsg" w:id="59"/>
      <w:bookmarkEnd w:id="59"/>
      <w:r w:rsidDel="00000000" w:rsidR="00000000" w:rsidRPr="00000000">
        <w:rPr>
          <w:rtl w:val="0"/>
        </w:rPr>
      </w:r>
    </w:p>
    <w:p w:rsidR="00000000" w:rsidDel="00000000" w:rsidP="00000000" w:rsidRDefault="00000000" w:rsidRPr="00000000" w14:paraId="0000041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file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MathApp.java</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structured as follows: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public class MathApp {</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main(String[] args) {</w:t>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FOR ONE EXERCISE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declare variables here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then code solution</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then use System.out.println() to display results</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ex: System.out.println("The answer is " + answer);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REPEAT FOR NEXT EXERCISE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Write code to find answers to the following questions.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QUESTIONS:</w:t>
      </w:r>
    </w:p>
    <w:p w:rsidR="00000000" w:rsidDel="00000000" w:rsidP="00000000" w:rsidRDefault="00000000" w:rsidRPr="00000000" w14:paraId="000004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the largest of two variables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job1Salary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job2Salary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using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Math.max()</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Set the variables to any value you want.</w:t>
      </w:r>
    </w:p>
    <w:p w:rsidR="00000000" w:rsidDel="00000000" w:rsidP="00000000" w:rsidRDefault="00000000" w:rsidRPr="00000000" w14:paraId="000004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the smallest of two variables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carPrice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truckPrice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Set the variables to any value you want.</w:t>
      </w:r>
    </w:p>
    <w:p w:rsidR="00000000" w:rsidDel="00000000" w:rsidP="00000000" w:rsidRDefault="00000000" w:rsidRPr="00000000" w14:paraId="000004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the area of a circle whose radius is 7.25</w:t>
      </w:r>
    </w:p>
    <w:p w:rsidR="00000000" w:rsidDel="00000000" w:rsidP="00000000" w:rsidRDefault="00000000" w:rsidRPr="00000000" w14:paraId="000004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the square root the variable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num1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after it is set to 5.0</w:t>
      </w:r>
    </w:p>
    <w:p w:rsidR="00000000" w:rsidDel="00000000" w:rsidP="00000000" w:rsidRDefault="00000000" w:rsidRPr="00000000" w14:paraId="000004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the distance between the points (5, 10) and (85, 50)</w:t>
      </w:r>
    </w:p>
    <w:p w:rsidR="00000000" w:rsidDel="00000000" w:rsidP="00000000" w:rsidRDefault="00000000" w:rsidRPr="00000000" w14:paraId="000004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the absolute (positive) value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num2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after it is set to -3.8</w:t>
      </w:r>
    </w:p>
    <w:p w:rsidR="00000000" w:rsidDel="00000000" w:rsidP="00000000" w:rsidRDefault="00000000" w:rsidRPr="00000000" w14:paraId="000004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Find and display a random number between 0 and 1</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5">
      <w:pPr>
        <w:pStyle w:val="Heading2"/>
        <w:numPr>
          <w:ilvl w:val="1"/>
          <w:numId w:val="9"/>
        </w:numPr>
        <w:ind w:left="0" w:firstLine="0"/>
        <w:rPr>
          <w:vertAlign w:val="baseline"/>
        </w:rPr>
      </w:pPr>
      <w:bookmarkStart w:colFirst="0" w:colLast="0" w:name="_heading=h.1mrcu09" w:id="60"/>
      <w:bookmarkEnd w:id="60"/>
      <w:r w:rsidDel="00000000" w:rsidR="00000000" w:rsidRPr="00000000">
        <w:rPr>
          <w:b w:val="0"/>
          <w:vertAlign w:val="baseline"/>
          <w:rtl w:val="0"/>
        </w:rPr>
        <w:br w:type="textWrapping"/>
        <w:br w:type="textWrapping"/>
        <w:br w:type="textWrapping"/>
        <w:br w:type="textWrapping"/>
        <w:t xml:space="preserve">Writing to the Screen and</w:t>
        <w:br w:type="textWrapping"/>
        <w:t xml:space="preserve">Reading from the Keyboard</w:t>
      </w:r>
      <w:r w:rsidDel="00000000" w:rsidR="00000000" w:rsidRPr="00000000">
        <w:rPr>
          <w:rtl w:val="0"/>
        </w:rPr>
      </w:r>
    </w:p>
    <w:p w:rsidR="00000000" w:rsidDel="00000000" w:rsidP="00000000" w:rsidRDefault="00000000" w:rsidRPr="00000000" w14:paraId="0000043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Writing Text to the Screen</w:t>
      </w:r>
      <w:r w:rsidDel="00000000" w:rsidR="00000000" w:rsidRPr="00000000">
        <w:rPr>
          <w:rtl w:val="0"/>
        </w:rPr>
      </w:r>
    </w:p>
    <w:p w:rsidR="00000000" w:rsidDel="00000000" w:rsidP="00000000" w:rsidRDefault="00000000" w:rsidRPr="00000000" w14:paraId="00000437">
      <w:pPr>
        <w:pStyle w:val="Heading4"/>
        <w:numPr>
          <w:ilvl w:val="0"/>
          <w:numId w:val="7"/>
        </w:numPr>
        <w:ind w:left="360" w:hanging="360"/>
        <w:rPr>
          <w:vertAlign w:val="baseline"/>
        </w:rPr>
      </w:pPr>
      <w:r w:rsidDel="00000000" w:rsidR="00000000" w:rsidRPr="00000000">
        <w:rPr>
          <w:b w:val="1"/>
          <w:vertAlign w:val="baseline"/>
          <w:rtl w:val="0"/>
        </w:rPr>
        <w:t xml:space="preserve">You can use both the </w:t>
      </w:r>
      <w:r w:rsidDel="00000000" w:rsidR="00000000" w:rsidRPr="00000000">
        <w:rPr>
          <w:rFonts w:ascii="Courier New" w:cs="Courier New" w:eastAsia="Courier New" w:hAnsi="Courier New"/>
          <w:b w:val="1"/>
          <w:vertAlign w:val="baseline"/>
          <w:rtl w:val="0"/>
        </w:rPr>
        <w:t xml:space="preserve">System.out.print()</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System.out.println()</w:t>
      </w:r>
      <w:r w:rsidDel="00000000" w:rsidR="00000000" w:rsidRPr="00000000">
        <w:rPr>
          <w:b w:val="1"/>
          <w:vertAlign w:val="baseline"/>
          <w:rtl w:val="0"/>
        </w:rPr>
        <w:t xml:space="preserve"> methods to display a line of text</w:t>
      </w:r>
      <w:r w:rsidDel="00000000" w:rsidR="00000000" w:rsidRPr="00000000">
        <w:rPr>
          <w:rtl w:val="0"/>
        </w:rPr>
      </w:r>
    </w:p>
    <w:p w:rsidR="00000000" w:rsidDel="00000000" w:rsidP="00000000" w:rsidRDefault="00000000" w:rsidRPr="00000000" w14:paraId="0000043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difference is that the </w:t>
      </w:r>
      <w:r w:rsidDel="00000000" w:rsidR="00000000" w:rsidRPr="00000000">
        <w:rPr>
          <w:rFonts w:ascii="Courier New" w:cs="Courier New" w:eastAsia="Courier New" w:hAnsi="Courier New"/>
          <w:vertAlign w:val="baseline"/>
          <w:rtl w:val="0"/>
        </w:rPr>
        <w:t xml:space="preserve">println()</w:t>
      </w:r>
      <w:r w:rsidDel="00000000" w:rsidR="00000000" w:rsidRPr="00000000">
        <w:rPr>
          <w:vertAlign w:val="baseline"/>
          <w:rtl w:val="0"/>
        </w:rPr>
        <w:t xml:space="preserve"> method places a CR/LF (Carriage Return) in the output stream after it writes</w:t>
      </w:r>
    </w:p>
    <w:p w:rsidR="00000000" w:rsidDel="00000000" w:rsidP="00000000" w:rsidRDefault="00000000" w:rsidRPr="00000000" w14:paraId="0000043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Program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System.out.print(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"Hello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System.out.print(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"World!"</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Hello World! </w:t>
      </w:r>
    </w:p>
    <w:p w:rsidR="00000000" w:rsidDel="00000000" w:rsidP="00000000" w:rsidRDefault="00000000" w:rsidRPr="00000000" w14:paraId="0000044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Program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System.out.println(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"Hello World!"</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Hello World! </w:t>
      </w:r>
    </w:p>
    <w:p w:rsidR="00000000" w:rsidDel="00000000" w:rsidP="00000000" w:rsidRDefault="00000000" w:rsidRPr="00000000" w14:paraId="00000450">
      <w:pPr>
        <w:pStyle w:val="Heading4"/>
        <w:numPr>
          <w:ilvl w:val="0"/>
          <w:numId w:val="7"/>
        </w:numPr>
        <w:ind w:left="360" w:hanging="360"/>
        <w:rPr>
          <w:vertAlign w:val="baseline"/>
        </w:rPr>
      </w:pPr>
      <w:r w:rsidDel="00000000" w:rsidR="00000000" w:rsidRPr="00000000">
        <w:rPr>
          <w:b w:val="1"/>
          <w:vertAlign w:val="baseline"/>
          <w:rtl w:val="0"/>
        </w:rPr>
        <w:t xml:space="preserve">The two examples above aren't exactly the same…</w:t>
      </w:r>
      <w:r w:rsidDel="00000000" w:rsidR="00000000" w:rsidRPr="00000000">
        <w:rPr>
          <w:rtl w:val="0"/>
        </w:rPr>
      </w:r>
    </w:p>
    <w:p w:rsidR="00000000" w:rsidDel="00000000" w:rsidP="00000000" w:rsidRDefault="00000000" w:rsidRPr="00000000" w14:paraId="00000451">
      <w:pPr>
        <w:pStyle w:val="Heading5"/>
        <w:numPr>
          <w:ilvl w:val="0"/>
          <w:numId w:val="5"/>
        </w:numPr>
        <w:tabs>
          <w:tab w:val="left" w:leader="none" w:pos="720"/>
        </w:tabs>
        <w:ind w:left="504" w:firstLine="0"/>
        <w:rPr>
          <w:vertAlign w:val="baseline"/>
        </w:rPr>
      </w:pPr>
      <w:bookmarkStart w:colFirst="0" w:colLast="0" w:name="_heading=h.46r0co2" w:id="61"/>
      <w:bookmarkEnd w:id="61"/>
      <w:r w:rsidDel="00000000" w:rsidR="00000000" w:rsidRPr="00000000">
        <w:rPr>
          <w:vertAlign w:val="baseline"/>
          <w:rtl w:val="0"/>
        </w:rPr>
        <w:t xml:space="preserve">QUESTION: What would happen if you added a </w:t>
      </w:r>
      <w:r w:rsidDel="00000000" w:rsidR="00000000" w:rsidRPr="00000000">
        <w:rPr>
          <w:rFonts w:ascii="Courier New" w:cs="Courier New" w:eastAsia="Courier New" w:hAnsi="Courier New"/>
          <w:vertAlign w:val="baseline"/>
          <w:rtl w:val="0"/>
        </w:rPr>
        <w:t xml:space="preserve">println()</w:t>
      </w:r>
      <w:r w:rsidDel="00000000" w:rsidR="00000000" w:rsidRPr="00000000">
        <w:rPr>
          <w:vertAlign w:val="baseline"/>
          <w:rtl w:val="0"/>
        </w:rPr>
        <w:t xml:space="preserve">  statement to each?</w:t>
      </w:r>
    </w:p>
    <w:p w:rsidR="00000000" w:rsidDel="00000000" w:rsidP="00000000" w:rsidRDefault="00000000" w:rsidRPr="00000000" w14:paraId="0000045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Formatting Output</w:t>
      </w:r>
      <w:r w:rsidDel="00000000" w:rsidR="00000000" w:rsidRPr="00000000">
        <w:rPr>
          <w:rtl w:val="0"/>
        </w:rPr>
      </w:r>
    </w:p>
    <w:p w:rsidR="00000000" w:rsidDel="00000000" w:rsidP="00000000" w:rsidRDefault="00000000" w:rsidRPr="00000000" w14:paraId="00000453">
      <w:pPr>
        <w:pStyle w:val="Heading4"/>
        <w:numPr>
          <w:ilvl w:val="0"/>
          <w:numId w:val="7"/>
        </w:numPr>
        <w:ind w:left="360" w:hanging="360"/>
        <w:rPr>
          <w:vertAlign w:val="baseline"/>
        </w:rPr>
      </w:pPr>
      <w:r w:rsidDel="00000000" w:rsidR="00000000" w:rsidRPr="00000000">
        <w:rPr>
          <w:b w:val="1"/>
          <w:vertAlign w:val="baseline"/>
          <w:rtl w:val="0"/>
        </w:rPr>
        <w:t xml:space="preserve">There are several ways to format numbers in Java</w:t>
      </w:r>
      <w:r w:rsidDel="00000000" w:rsidR="00000000" w:rsidRPr="00000000">
        <w:rPr>
          <w:rtl w:val="0"/>
        </w:rPr>
      </w:r>
    </w:p>
    <w:p w:rsidR="00000000" w:rsidDel="00000000" w:rsidP="00000000" w:rsidRDefault="00000000" w:rsidRPr="00000000" w14:paraId="00000454">
      <w:pPr>
        <w:pStyle w:val="Heading5"/>
        <w:numPr>
          <w:ilvl w:val="0"/>
          <w:numId w:val="5"/>
        </w:numPr>
        <w:tabs>
          <w:tab w:val="left" w:leader="none" w:pos="720"/>
        </w:tabs>
        <w:ind w:left="504" w:firstLine="0"/>
        <w:rPr>
          <w:sz w:val="28"/>
          <w:szCs w:val="28"/>
          <w:vertAlign w:val="baseline"/>
        </w:rPr>
      </w:pPr>
      <w:r w:rsidDel="00000000" w:rsidR="00000000" w:rsidRPr="00000000">
        <w:rPr>
          <w:rFonts w:ascii="Courier New" w:cs="Courier New" w:eastAsia="Courier New" w:hAnsi="Courier New"/>
          <w:sz w:val="28"/>
          <w:szCs w:val="28"/>
          <w:vertAlign w:val="baseline"/>
          <w:rtl w:val="0"/>
        </w:rPr>
        <w:t xml:space="preserve">https://java2blog.com/format-double-to-2-decimal-places-java/</w:t>
      </w:r>
      <w:r w:rsidDel="00000000" w:rsidR="00000000" w:rsidRPr="00000000">
        <w:rPr>
          <w:rtl w:val="0"/>
        </w:rPr>
      </w:r>
    </w:p>
    <w:p w:rsidR="00000000" w:rsidDel="00000000" w:rsidP="00000000" w:rsidRDefault="00000000" w:rsidRPr="00000000" w14:paraId="00000455">
      <w:pPr>
        <w:pStyle w:val="Heading4"/>
        <w:numPr>
          <w:ilvl w:val="0"/>
          <w:numId w:val="7"/>
        </w:numPr>
        <w:ind w:left="360" w:hanging="360"/>
        <w:rPr>
          <w:vertAlign w:val="baseline"/>
        </w:rPr>
      </w:pPr>
      <w:r w:rsidDel="00000000" w:rsidR="00000000" w:rsidRPr="00000000">
        <w:rPr>
          <w:b w:val="1"/>
          <w:vertAlign w:val="baseline"/>
          <w:rtl w:val="0"/>
        </w:rPr>
        <w:t xml:space="preserve">One of the easiest is to use the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class' </w:t>
      </w:r>
      <w:r w:rsidDel="00000000" w:rsidR="00000000" w:rsidRPr="00000000">
        <w:rPr>
          <w:rFonts w:ascii="Courier New" w:cs="Courier New" w:eastAsia="Courier New" w:hAnsi="Courier New"/>
          <w:b w:val="1"/>
          <w:vertAlign w:val="baseline"/>
          <w:rtl w:val="0"/>
        </w:rPr>
        <w:t xml:space="preserve">format()</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45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accepts a format string (more on this on the next page)</w:t>
      </w:r>
    </w:p>
    <w:p w:rsidR="00000000" w:rsidDel="00000000" w:rsidP="00000000" w:rsidRDefault="00000000" w:rsidRPr="00000000" w14:paraId="0000045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subtotal = 22.87;</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tax = subtotal * 0.0825f;</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totalDue = subtotal + tax;</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"Total due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String.format("%.2f",  totalDue)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5E">
      <w:pPr>
        <w:pStyle w:val="Heading4"/>
        <w:numPr>
          <w:ilvl w:val="0"/>
          <w:numId w:val="7"/>
        </w:numPr>
        <w:ind w:left="360" w:hanging="360"/>
        <w:rPr>
          <w:vertAlign w:val="baseline"/>
        </w:rPr>
      </w:pPr>
      <w:r w:rsidDel="00000000" w:rsidR="00000000" w:rsidRPr="00000000">
        <w:rPr>
          <w:b w:val="1"/>
          <w:vertAlign w:val="baseline"/>
          <w:rtl w:val="0"/>
        </w:rPr>
        <w:t xml:space="preserve">Another way is to use the </w:t>
      </w:r>
      <w:r w:rsidDel="00000000" w:rsidR="00000000" w:rsidRPr="00000000">
        <w:rPr>
          <w:rFonts w:ascii="Courier New" w:cs="Courier New" w:eastAsia="Courier New" w:hAnsi="Courier New"/>
          <w:b w:val="1"/>
          <w:vertAlign w:val="baseline"/>
          <w:rtl w:val="0"/>
        </w:rPr>
        <w:t xml:space="preserve">printf()</w:t>
      </w:r>
      <w:r w:rsidDel="00000000" w:rsidR="00000000" w:rsidRPr="00000000">
        <w:rPr>
          <w:b w:val="1"/>
          <w:vertAlign w:val="baseline"/>
          <w:rtl w:val="0"/>
        </w:rPr>
        <w:t xml:space="preserve"> method instead of </w:t>
      </w:r>
      <w:r w:rsidDel="00000000" w:rsidR="00000000" w:rsidRPr="00000000">
        <w:rPr>
          <w:rFonts w:ascii="Courier New" w:cs="Courier New" w:eastAsia="Courier New" w:hAnsi="Courier New"/>
          <w:b w:val="1"/>
          <w:vertAlign w:val="baseline"/>
          <w:rtl w:val="0"/>
        </w:rPr>
        <w:t xml:space="preserve">print()</w:t>
      </w:r>
      <w:r w:rsidDel="00000000" w:rsidR="00000000" w:rsidRPr="00000000">
        <w:rPr>
          <w:b w:val="1"/>
          <w:vertAlign w:val="baseline"/>
          <w:rtl w:val="0"/>
        </w:rPr>
        <w:t xml:space="preserve"> or </w:t>
      </w:r>
      <w:r w:rsidDel="00000000" w:rsidR="00000000" w:rsidRPr="00000000">
        <w:rPr>
          <w:rFonts w:ascii="Courier New" w:cs="Courier New" w:eastAsia="Courier New" w:hAnsi="Courier New"/>
          <w:b w:val="1"/>
          <w:vertAlign w:val="baseline"/>
          <w:rtl w:val="0"/>
        </w:rPr>
        <w:t xml:space="preserve">println()</w:t>
      </w:r>
      <w:r w:rsidDel="00000000" w:rsidR="00000000" w:rsidRPr="00000000">
        <w:rPr>
          <w:rtl w:val="0"/>
        </w:rPr>
      </w:r>
    </w:p>
    <w:p w:rsidR="00000000" w:rsidDel="00000000" w:rsidP="00000000" w:rsidRDefault="00000000" w:rsidRPr="00000000" w14:paraId="0000045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accepts a format string also</w:t>
      </w:r>
    </w:p>
    <w:p w:rsidR="00000000" w:rsidDel="00000000" w:rsidP="00000000" w:rsidRDefault="00000000" w:rsidRPr="00000000" w14:paraId="0000046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subtotal = 22.87;</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tax = subtotal * 0.0825f;</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totalDue = subtotal + tax;</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lwamvv" w:id="62"/>
      <w:bookmarkEnd w:id="6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printf("</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Total due is: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%.2f</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totalDue)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6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Format Specifiers</w:t>
      </w:r>
      <w:r w:rsidDel="00000000" w:rsidR="00000000" w:rsidRPr="00000000">
        <w:rPr>
          <w:rtl w:val="0"/>
        </w:rPr>
      </w:r>
    </w:p>
    <w:p w:rsidR="00000000" w:rsidDel="00000000" w:rsidP="00000000" w:rsidRDefault="00000000" w:rsidRPr="00000000" w14:paraId="00000467">
      <w:pPr>
        <w:pStyle w:val="Heading4"/>
        <w:numPr>
          <w:ilvl w:val="0"/>
          <w:numId w:val="7"/>
        </w:numPr>
        <w:ind w:left="360" w:hanging="360"/>
        <w:rPr>
          <w:vertAlign w:val="baseline"/>
        </w:rPr>
      </w:pPr>
      <w:r w:rsidDel="00000000" w:rsidR="00000000" w:rsidRPr="00000000">
        <w:rPr>
          <w:b w:val="1"/>
          <w:vertAlign w:val="baseline"/>
          <w:rtl w:val="0"/>
        </w:rPr>
        <w:t xml:space="preserve">Format specifiers begin with a percent character ( </w:t>
      </w:r>
      <w:r w:rsidDel="00000000" w:rsidR="00000000" w:rsidRPr="00000000">
        <w:rPr>
          <w:rFonts w:ascii="Courier New" w:cs="Courier New" w:eastAsia="Courier New" w:hAnsi="Courier New"/>
          <w:b w:val="1"/>
          <w:vertAlign w:val="baseline"/>
          <w:rtl w:val="0"/>
        </w:rPr>
        <w:t xml:space="preserve">%</w:t>
      </w:r>
      <w:r w:rsidDel="00000000" w:rsidR="00000000" w:rsidRPr="00000000">
        <w:rPr>
          <w:b w:val="1"/>
          <w:vertAlign w:val="baseline"/>
          <w:rtl w:val="0"/>
        </w:rPr>
        <w:t xml:space="preserve"> ) </w:t>
      </w:r>
      <w:r w:rsidDel="00000000" w:rsidR="00000000" w:rsidRPr="00000000">
        <w:rPr>
          <w:rtl w:val="0"/>
        </w:rPr>
      </w:r>
    </w:p>
    <w:p w:rsidR="00000000" w:rsidDel="00000000" w:rsidP="00000000" w:rsidRDefault="00000000" w:rsidRPr="00000000" w14:paraId="00000468">
      <w:pPr>
        <w:pStyle w:val="Heading4"/>
        <w:numPr>
          <w:ilvl w:val="0"/>
          <w:numId w:val="7"/>
        </w:numPr>
        <w:ind w:left="360" w:hanging="360"/>
        <w:rPr>
          <w:vertAlign w:val="baseline"/>
        </w:rPr>
      </w:pPr>
      <w:r w:rsidDel="00000000" w:rsidR="00000000" w:rsidRPr="00000000">
        <w:rPr>
          <w:b w:val="1"/>
          <w:vertAlign w:val="baseline"/>
          <w:rtl w:val="0"/>
        </w:rPr>
        <w:t xml:space="preserve">They end with a type character that specifies type of data (</w:t>
      </w:r>
      <w:r w:rsidDel="00000000" w:rsidR="00000000" w:rsidRPr="00000000">
        <w:rPr>
          <w:rFonts w:ascii="Courier New" w:cs="Courier New" w:eastAsia="Courier New" w:hAnsi="Courier New"/>
          <w:b w:val="1"/>
          <w:vertAlign w:val="baseline"/>
          <w:rtl w:val="0"/>
        </w:rPr>
        <w:t xml:space="preserve">int</w:t>
      </w:r>
      <w:r w:rsidDel="00000000" w:rsidR="00000000" w:rsidRPr="00000000">
        <w:rPr>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float</w:t>
      </w:r>
      <w:r w:rsidDel="00000000" w:rsidR="00000000" w:rsidRPr="00000000">
        <w:rPr>
          <w:b w:val="1"/>
          <w:vertAlign w:val="baseline"/>
          <w:rtl w:val="0"/>
        </w:rPr>
        <w:t xml:space="preserve">, etc) being formatted</w:t>
      </w:r>
      <w:r w:rsidDel="00000000" w:rsidR="00000000" w:rsidRPr="00000000">
        <w:rPr>
          <w:rtl w:val="0"/>
        </w:rPr>
      </w:r>
    </w:p>
    <w:p w:rsidR="00000000" w:rsidDel="00000000" w:rsidP="00000000" w:rsidRDefault="00000000" w:rsidRPr="00000000" w14:paraId="00000469">
      <w:pPr>
        <w:pStyle w:val="Heading4"/>
        <w:numPr>
          <w:ilvl w:val="0"/>
          <w:numId w:val="7"/>
        </w:numPr>
        <w:ind w:left="360" w:hanging="360"/>
        <w:rPr>
          <w:vertAlign w:val="baseline"/>
        </w:rPr>
      </w:pPr>
      <w:r w:rsidDel="00000000" w:rsidR="00000000" w:rsidRPr="00000000">
        <w:rPr>
          <w:b w:val="1"/>
          <w:vertAlign w:val="baseline"/>
          <w:rtl w:val="0"/>
        </w:rPr>
        <w:t xml:space="preserve">In between, you can specify width and precision</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[flags] [width] [.precision]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type-character</w:t>
      </w:r>
      <w:r w:rsidDel="00000000" w:rsidR="00000000" w:rsidRPr="00000000">
        <w:rPr>
          <w:rtl w:val="0"/>
        </w:rPr>
      </w:r>
    </w:p>
    <w:p w:rsidR="00000000" w:rsidDel="00000000" w:rsidP="00000000" w:rsidRDefault="00000000" w:rsidRPr="00000000" w14:paraId="0000046C">
      <w:pPr>
        <w:pStyle w:val="Heading4"/>
        <w:numPr>
          <w:ilvl w:val="0"/>
          <w:numId w:val="7"/>
        </w:numPr>
        <w:ind w:left="360" w:hanging="360"/>
        <w:rPr>
          <w:vertAlign w:val="baseline"/>
        </w:rPr>
      </w:pPr>
      <w:r w:rsidDel="00000000" w:rsidR="00000000" w:rsidRPr="00000000">
        <w:rPr>
          <w:b w:val="1"/>
          <w:vertAlign w:val="baseline"/>
          <w:rtl w:val="0"/>
        </w:rPr>
        <w:t xml:space="preserve">Type characters include:</w:t>
      </w:r>
      <w:r w:rsidDel="00000000" w:rsidR="00000000" w:rsidRPr="00000000">
        <w:rPr>
          <w:rtl w:val="0"/>
        </w:rPr>
      </w:r>
    </w:p>
    <w:p w:rsidR="00000000" w:rsidDel="00000000" w:rsidP="00000000" w:rsidRDefault="00000000" w:rsidRPr="00000000" w14:paraId="0000046D">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d</w:t>
      </w:r>
      <w:r w:rsidDel="00000000" w:rsidR="00000000" w:rsidRPr="00000000">
        <w:rPr>
          <w:vertAlign w:val="baseline"/>
          <w:rtl w:val="0"/>
        </w:rPr>
        <w:t xml:space="preserve">     decimal integer  (base 10 number)</w:t>
      </w:r>
    </w:p>
    <w:p w:rsidR="00000000" w:rsidDel="00000000" w:rsidP="00000000" w:rsidRDefault="00000000" w:rsidRPr="00000000" w14:paraId="0000046E">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x </w:t>
      </w:r>
      <w:r w:rsidDel="00000000" w:rsidR="00000000" w:rsidRPr="00000000">
        <w:rPr>
          <w:vertAlign w:val="baseline"/>
          <w:rtl w:val="0"/>
        </w:rPr>
        <w:t xml:space="preserve">or </w:t>
      </w:r>
      <w:r w:rsidDel="00000000" w:rsidR="00000000" w:rsidRPr="00000000">
        <w:rPr>
          <w:rFonts w:ascii="Courier New" w:cs="Courier New" w:eastAsia="Courier New" w:hAnsi="Courier New"/>
          <w:vertAlign w:val="baseline"/>
          <w:rtl w:val="0"/>
        </w:rPr>
        <w:t xml:space="preserve">X</w:t>
      </w:r>
      <w:r w:rsidDel="00000000" w:rsidR="00000000" w:rsidRPr="00000000">
        <w:rPr>
          <w:vertAlign w:val="baseline"/>
          <w:rtl w:val="0"/>
        </w:rPr>
        <w:t xml:space="preserve">     hexadecimal integer (base 16)</w:t>
      </w:r>
    </w:p>
    <w:p w:rsidR="00000000" w:rsidDel="00000000" w:rsidP="00000000" w:rsidRDefault="00000000" w:rsidRPr="00000000" w14:paraId="0000046F">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f</w:t>
      </w:r>
      <w:r w:rsidDel="00000000" w:rsidR="00000000" w:rsidRPr="00000000">
        <w:rPr>
          <w:vertAlign w:val="baseline"/>
          <w:rtl w:val="0"/>
        </w:rPr>
        <w:t xml:space="preserve">     floating point number</w:t>
      </w:r>
    </w:p>
    <w:p w:rsidR="00000000" w:rsidDel="00000000" w:rsidP="00000000" w:rsidRDefault="00000000" w:rsidRPr="00000000" w14:paraId="00000470">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s</w:t>
      </w:r>
      <w:r w:rsidDel="00000000" w:rsidR="00000000" w:rsidRPr="00000000">
        <w:rPr>
          <w:vertAlign w:val="baseline"/>
          <w:rtl w:val="0"/>
        </w:rPr>
        <w:t xml:space="preserve">     string</w:t>
      </w:r>
    </w:p>
    <w:p w:rsidR="00000000" w:rsidDel="00000000" w:rsidP="00000000" w:rsidRDefault="00000000" w:rsidRPr="00000000" w14:paraId="00000471">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c</w:t>
      </w:r>
      <w:r w:rsidDel="00000000" w:rsidR="00000000" w:rsidRPr="00000000">
        <w:rPr>
          <w:vertAlign w:val="baseline"/>
          <w:rtl w:val="0"/>
        </w:rPr>
        <w:t xml:space="preserve">     character</w:t>
      </w:r>
    </w:p>
    <w:p w:rsidR="00000000" w:rsidDel="00000000" w:rsidP="00000000" w:rsidRDefault="00000000" w:rsidRPr="00000000" w14:paraId="0000047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id = 10135;</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"Brandon Plyers";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float pay = 5239.77f;</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11kx3o" w:id="63"/>
      <w:bookmarkEnd w:id="63"/>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printf("%s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(id: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%.2f</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name, id, pay)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7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Reading a Line of Input</w:t>
      </w:r>
      <w:r w:rsidDel="00000000" w:rsidR="00000000" w:rsidRPr="00000000">
        <w:rPr>
          <w:rtl w:val="0"/>
        </w:rPr>
      </w:r>
    </w:p>
    <w:p w:rsidR="00000000" w:rsidDel="00000000" w:rsidP="00000000" w:rsidRDefault="00000000" w:rsidRPr="00000000" w14:paraId="00000479">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class can be used to read keyboard input</w:t>
      </w:r>
      <w:r w:rsidDel="00000000" w:rsidR="00000000" w:rsidRPr="00000000">
        <w:rPr>
          <w:rtl w:val="0"/>
        </w:rPr>
      </w:r>
    </w:p>
    <w:p w:rsidR="00000000" w:rsidDel="00000000" w:rsidP="00000000" w:rsidRDefault="00000000" w:rsidRPr="00000000" w14:paraId="0000047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is defined in </w:t>
      </w:r>
      <w:r w:rsidDel="00000000" w:rsidR="00000000" w:rsidRPr="00000000">
        <w:rPr>
          <w:rFonts w:ascii="Courier New" w:cs="Courier New" w:eastAsia="Courier New" w:hAnsi="Courier New"/>
          <w:vertAlign w:val="baseline"/>
          <w:rtl w:val="0"/>
        </w:rPr>
        <w:t xml:space="preserve">java.util.Scanner</w:t>
      </w:r>
      <w:r w:rsidDel="00000000" w:rsidR="00000000" w:rsidRPr="00000000">
        <w:rPr>
          <w:vertAlign w:val="baseline"/>
          <w:rtl w:val="0"/>
        </w:rPr>
        <w:t xml:space="preserve"> and will have to import it at the top of the class file</w:t>
      </w:r>
    </w:p>
    <w:p w:rsidR="00000000" w:rsidDel="00000000" w:rsidP="00000000" w:rsidRDefault="00000000" w:rsidRPr="00000000" w14:paraId="0000047B">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You can import the class or all classes in the package</w:t>
      </w:r>
    </w:p>
    <w:p w:rsidR="00000000" w:rsidDel="00000000" w:rsidP="00000000" w:rsidRDefault="00000000" w:rsidRPr="00000000" w14:paraId="0000047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sz w:val="25"/>
          <w:szCs w:val="25"/>
          <w:rtl w:val="0"/>
        </w:rPr>
        <w:t xml:space="preserve">import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java.util.Scanner;     // import the Scanner class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    // import all classes in the package</w:t>
      </w:r>
    </w:p>
    <w:p w:rsidR="00000000" w:rsidDel="00000000" w:rsidP="00000000" w:rsidRDefault="00000000" w:rsidRPr="00000000" w14:paraId="00000480">
      <w:pPr>
        <w:pStyle w:val="Heading4"/>
        <w:numPr>
          <w:ilvl w:val="0"/>
          <w:numId w:val="7"/>
        </w:numPr>
        <w:ind w:left="360" w:hanging="360"/>
        <w:rPr>
          <w:vertAlign w:val="baseline"/>
        </w:rPr>
      </w:pPr>
      <w:r w:rsidDel="00000000" w:rsidR="00000000" w:rsidRPr="00000000">
        <w:rPr>
          <w:b w:val="1"/>
          <w:vertAlign w:val="baseline"/>
          <w:rtl w:val="0"/>
        </w:rPr>
        <w:t xml:space="preserve">When you instantiate it, pass it </w:t>
      </w:r>
      <w:r w:rsidDel="00000000" w:rsidR="00000000" w:rsidRPr="00000000">
        <w:rPr>
          <w:rFonts w:ascii="Courier New" w:cs="Courier New" w:eastAsia="Courier New" w:hAnsi="Courier New"/>
          <w:b w:val="1"/>
          <w:vertAlign w:val="baseline"/>
          <w:rtl w:val="0"/>
        </w:rPr>
        <w:t xml:space="preserve">System.in</w:t>
      </w:r>
      <w:r w:rsidDel="00000000" w:rsidR="00000000" w:rsidRPr="00000000">
        <w:rPr>
          <w:b w:val="1"/>
          <w:vertAlign w:val="baseline"/>
          <w:rtl w:val="0"/>
        </w:rPr>
        <w:t xml:space="preserve"> to read from the keyboard</w:t>
      </w:r>
      <w:r w:rsidDel="00000000" w:rsidR="00000000" w:rsidRPr="00000000">
        <w:rPr>
          <w:rtl w:val="0"/>
        </w:rPr>
      </w:r>
    </w:p>
    <w:p w:rsidR="00000000" w:rsidDel="00000000" w:rsidP="00000000" w:rsidRDefault="00000000" w:rsidRPr="00000000" w14:paraId="00000481">
      <w:pPr>
        <w:pStyle w:val="Heading4"/>
        <w:numPr>
          <w:ilvl w:val="0"/>
          <w:numId w:val="7"/>
        </w:numPr>
        <w:ind w:left="360" w:hanging="360"/>
        <w:rPr>
          <w:vertAlign w:val="baseline"/>
        </w:rPr>
      </w:pPr>
      <w:r w:rsidDel="00000000" w:rsidR="00000000" w:rsidRPr="00000000">
        <w:rPr>
          <w:b w:val="1"/>
          <w:vertAlign w:val="baseline"/>
          <w:rtl w:val="0"/>
        </w:rPr>
        <w:t xml:space="preserve">Then use the </w:t>
      </w:r>
      <w:r w:rsidDel="00000000" w:rsidR="00000000" w:rsidRPr="00000000">
        <w:rPr>
          <w:rFonts w:ascii="Courier New" w:cs="Courier New" w:eastAsia="Courier New" w:hAnsi="Courier New"/>
          <w:b w:val="1"/>
          <w:vertAlign w:val="baseline"/>
          <w:rtl w:val="0"/>
        </w:rPr>
        <w:t xml:space="preserve">nextLine()</w:t>
      </w:r>
      <w:r w:rsidDel="00000000" w:rsidR="00000000" w:rsidRPr="00000000">
        <w:rPr>
          <w:b w:val="1"/>
          <w:vertAlign w:val="baseline"/>
          <w:rtl w:val="0"/>
        </w:rPr>
        <w:t xml:space="preserve"> method to read a line of input</w:t>
      </w:r>
      <w:r w:rsidDel="00000000" w:rsidR="00000000" w:rsidRPr="00000000">
        <w:rPr>
          <w:rtl w:val="0"/>
        </w:rPr>
      </w:r>
    </w:p>
    <w:p w:rsidR="00000000" w:rsidDel="00000000" w:rsidP="00000000" w:rsidRDefault="00000000" w:rsidRPr="00000000" w14:paraId="0000048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returns the next line</w:t>
      </w:r>
    </w:p>
    <w:p w:rsidR="00000000" w:rsidDel="00000000" w:rsidP="00000000" w:rsidRDefault="00000000" w:rsidRPr="00000000" w14:paraId="0000048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the scanner is closed, it throws an </w:t>
      </w:r>
      <w:r w:rsidDel="00000000" w:rsidR="00000000" w:rsidRPr="00000000">
        <w:rPr>
          <w:rFonts w:ascii="Courier New" w:cs="Courier New" w:eastAsia="Courier New" w:hAnsi="Courier New"/>
          <w:vertAlign w:val="baseline"/>
          <w:rtl w:val="0"/>
        </w:rPr>
        <w:t xml:space="preserve">IllegalStateException</w:t>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java.util.*;  </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Program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Scanner myScanner = new Scanner(System.in); </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your name: ");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String name = myScanner.nextLine(); </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System.out.println("Howdy " + name);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l18frh" w:id="64"/>
      <w:bookmarkEnd w:id="6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9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Reading from the Keyboard</w:t>
      </w:r>
      <w:r w:rsidDel="00000000" w:rsidR="00000000" w:rsidRPr="00000000">
        <w:rPr>
          <w:rtl w:val="0"/>
        </w:rPr>
      </w:r>
    </w:p>
    <w:p w:rsidR="00000000" w:rsidDel="00000000" w:rsidP="00000000" w:rsidRDefault="00000000" w:rsidRPr="00000000" w14:paraId="00000494">
      <w:pPr>
        <w:pStyle w:val="Heading4"/>
        <w:numPr>
          <w:ilvl w:val="0"/>
          <w:numId w:val="7"/>
        </w:numPr>
        <w:ind w:left="360" w:hanging="360"/>
        <w:rPr>
          <w:vertAlign w:val="baseline"/>
        </w:rPr>
      </w:pPr>
      <w:r w:rsidDel="00000000" w:rsidR="00000000" w:rsidRPr="00000000">
        <w:rPr>
          <w:b w:val="1"/>
          <w:vertAlign w:val="baseline"/>
          <w:rtl w:val="0"/>
        </w:rPr>
        <w:t xml:space="preserve">You can use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class to read input</w:t>
      </w:r>
      <w:r w:rsidDel="00000000" w:rsidR="00000000" w:rsidRPr="00000000">
        <w:rPr>
          <w:rtl w:val="0"/>
        </w:rPr>
      </w:r>
    </w:p>
    <w:p w:rsidR="00000000" w:rsidDel="00000000" w:rsidP="00000000" w:rsidRDefault="00000000" w:rsidRPr="00000000" w14:paraId="0000049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is part of the </w:t>
      </w:r>
      <w:r w:rsidDel="00000000" w:rsidR="00000000" w:rsidRPr="00000000">
        <w:rPr>
          <w:rFonts w:ascii="Courier New" w:cs="Courier New" w:eastAsia="Courier New" w:hAnsi="Courier New"/>
          <w:vertAlign w:val="baseline"/>
          <w:rtl w:val="0"/>
        </w:rPr>
        <w:t xml:space="preserve">java.util</w:t>
      </w:r>
      <w:r w:rsidDel="00000000" w:rsidR="00000000" w:rsidRPr="00000000">
        <w:rPr>
          <w:vertAlign w:val="baseline"/>
          <w:rtl w:val="0"/>
        </w:rPr>
        <w:t xml:space="preserve"> package</w:t>
      </w:r>
    </w:p>
    <w:p w:rsidR="00000000" w:rsidDel="00000000" w:rsidP="00000000" w:rsidRDefault="00000000" w:rsidRPr="00000000" w14:paraId="00000496">
      <w:pPr>
        <w:pStyle w:val="Heading4"/>
        <w:numPr>
          <w:ilvl w:val="0"/>
          <w:numId w:val="7"/>
        </w:numPr>
        <w:ind w:left="360" w:hanging="360"/>
        <w:rPr>
          <w:vertAlign w:val="baseline"/>
        </w:rPr>
      </w:pPr>
      <w:r w:rsidDel="00000000" w:rsidR="00000000" w:rsidRPr="00000000">
        <w:rPr>
          <w:b w:val="1"/>
          <w:vertAlign w:val="baseline"/>
          <w:rtl w:val="0"/>
        </w:rPr>
        <w:t xml:space="preserve">If you pass the constructor </w:t>
      </w:r>
      <w:r w:rsidDel="00000000" w:rsidR="00000000" w:rsidRPr="00000000">
        <w:rPr>
          <w:rFonts w:ascii="Courier New" w:cs="Courier New" w:eastAsia="Courier New" w:hAnsi="Courier New"/>
          <w:b w:val="1"/>
          <w:vertAlign w:val="baseline"/>
          <w:rtl w:val="0"/>
        </w:rPr>
        <w:t xml:space="preserve">System.in</w:t>
      </w:r>
      <w:r w:rsidDel="00000000" w:rsidR="00000000" w:rsidRPr="00000000">
        <w:rPr>
          <w:b w:val="1"/>
          <w:vertAlign w:val="baseline"/>
          <w:rtl w:val="0"/>
        </w:rPr>
        <w:t xml:space="preserve">, it will read from the keyboard</w:t>
      </w: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System.in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99">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nextLine()</w:t>
      </w:r>
      <w:r w:rsidDel="00000000" w:rsidR="00000000" w:rsidRPr="00000000">
        <w:rPr>
          <w:b w:val="1"/>
          <w:vertAlign w:val="baseline"/>
          <w:rtl w:val="0"/>
        </w:rPr>
        <w:t xml:space="preserve"> method reads the text the user types on the keyboard up to the CR/LF and returns it as a string</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System.out.println("What is your name? ");</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scanner.nextLine();</w:t>
      </w:r>
      <w:r w:rsidDel="00000000" w:rsidR="00000000" w:rsidRPr="00000000">
        <w:rPr>
          <w:rtl w:val="0"/>
        </w:rPr>
      </w:r>
    </w:p>
    <w:p w:rsidR="00000000" w:rsidDel="00000000" w:rsidP="00000000" w:rsidRDefault="00000000" w:rsidRPr="00000000" w14:paraId="0000049D">
      <w:pPr>
        <w:pStyle w:val="Heading4"/>
        <w:numPr>
          <w:ilvl w:val="0"/>
          <w:numId w:val="7"/>
        </w:numPr>
        <w:ind w:left="360" w:hanging="360"/>
        <w:rPr>
          <w:vertAlign w:val="baseline"/>
        </w:rPr>
      </w:pPr>
      <w:r w:rsidDel="00000000" w:rsidR="00000000" w:rsidRPr="00000000">
        <w:rPr>
          <w:b w:val="1"/>
          <w:vertAlign w:val="baseline"/>
          <w:rtl w:val="0"/>
        </w:rPr>
        <w:t xml:space="preserve">Other methods can be used to read different types of data, including:</w:t>
      </w:r>
      <w:r w:rsidDel="00000000" w:rsidR="00000000" w:rsidRPr="00000000">
        <w:rPr>
          <w:rtl w:val="0"/>
        </w:rPr>
      </w:r>
    </w:p>
    <w:p w:rsidR="00000000" w:rsidDel="00000000" w:rsidP="00000000" w:rsidRDefault="00000000" w:rsidRPr="00000000" w14:paraId="0000049E">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nextInt()</w:t>
      </w:r>
    </w:p>
    <w:p w:rsidR="00000000" w:rsidDel="00000000" w:rsidP="00000000" w:rsidRDefault="00000000" w:rsidRPr="00000000" w14:paraId="0000049F">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nextFloat()</w:t>
      </w:r>
    </w:p>
    <w:p w:rsidR="00000000" w:rsidDel="00000000" w:rsidP="00000000" w:rsidRDefault="00000000" w:rsidRPr="00000000" w14:paraId="000004A0">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nextDouble()</w:t>
      </w:r>
    </w:p>
    <w:p w:rsidR="00000000" w:rsidDel="00000000" w:rsidP="00000000" w:rsidRDefault="00000000" w:rsidRPr="00000000" w14:paraId="000004A1">
      <w:pPr>
        <w:pStyle w:val="Heading5"/>
        <w:numPr>
          <w:ilvl w:val="0"/>
          <w:numId w:val="5"/>
        </w:numPr>
        <w:tabs>
          <w:tab w:val="left" w:leader="none" w:pos="720"/>
        </w:tabs>
        <w:ind w:left="504" w:firstLine="0"/>
        <w:rPr>
          <w:rFonts w:ascii="Courier New" w:cs="Courier New" w:eastAsia="Courier New" w:hAnsi="Courier New"/>
          <w:vertAlign w:val="baseline"/>
        </w:rPr>
      </w:pPr>
      <w:bookmarkStart w:colFirst="0" w:colLast="0" w:name="_heading=h.206ipza" w:id="65"/>
      <w:bookmarkEnd w:id="65"/>
      <w:r w:rsidDel="00000000" w:rsidR="00000000" w:rsidRPr="00000000">
        <w:rPr>
          <w:rFonts w:ascii="Courier New" w:cs="Courier New" w:eastAsia="Courier New" w:hAnsi="Courier New"/>
          <w:vertAlign w:val="baseline"/>
          <w:rtl w:val="0"/>
        </w:rPr>
        <w:t xml:space="preserve">nextBoolean()</w:t>
      </w:r>
    </w:p>
    <w:p w:rsidR="00000000" w:rsidDel="00000000" w:rsidP="00000000" w:rsidRDefault="00000000" w:rsidRPr="00000000" w14:paraId="000004A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Reading from the Keyboard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System.out.println("How old are you?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scanner.nextInt();</w:t>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System.out.println("What is your salary?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salary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Program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Scanner myScanner = new Scanner(System.in);</w:t>
      </w: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get two numbers, add them together, and display the sum</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first number: ");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num1 = myScanner.nextInt();  </w:t>
      </w: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second number: ");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num2 = myScanner.nextInt();  </w:t>
      </w: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sum = num1 + num2;</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System.out.println("The sum is " + sum);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k668n3" w:id="66"/>
      <w:bookmarkEnd w:id="66"/>
      <w:r w:rsidDel="00000000" w:rsidR="00000000" w:rsidRPr="00000000">
        <w:rPr>
          <w:rtl w:val="0"/>
        </w:rPr>
      </w:r>
    </w:p>
    <w:p w:rsidR="00000000" w:rsidDel="00000000" w:rsidP="00000000" w:rsidRDefault="00000000" w:rsidRPr="00000000" w14:paraId="000004C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Working with User Input</w:t>
      </w: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UserInputApp.java</w:t>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UserInputApp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scanner</w:t>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Scanner scanner = new Scanner(System.in);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read name</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System.out.print("What is your name?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 = scanner.nextLine();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read age</w: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System.out.print("How old are you?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age = scanner.nextInt();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display a greeting</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greeting;</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(age &lt;= 21)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greeting = "Hi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greeting = "Hello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System.out.println(greeting + " " + name +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TRACE OF TERMINAL WINDOW SESSION</w:t>
      </w: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What is your 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varoon</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How old are you?</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39</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zbgiuw" w:id="67"/>
      <w:bookmarkEnd w:id="67"/>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Hello </w:t>
      </w:r>
      <w:r w:rsidDel="00000000" w:rsidR="00000000" w:rsidRPr="00000000">
        <w:rPr>
          <w:rFonts w:ascii="Courier New" w:cs="Courier New" w:eastAsia="Courier New" w:hAnsi="Courier New"/>
          <w:b w:val="1"/>
          <w:sz w:val="25"/>
          <w:szCs w:val="25"/>
          <w:rtl w:val="0"/>
        </w:rPr>
        <w:t xml:space="preserve">varoon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E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Problems with Buffered Input</w:t>
      </w:r>
      <w:r w:rsidDel="00000000" w:rsidR="00000000" w:rsidRPr="00000000">
        <w:rPr>
          <w:rtl w:val="0"/>
        </w:rPr>
      </w:r>
    </w:p>
    <w:p w:rsidR="00000000" w:rsidDel="00000000" w:rsidP="00000000" w:rsidRDefault="00000000" w:rsidRPr="00000000" w14:paraId="000004E9">
      <w:pPr>
        <w:pStyle w:val="Heading4"/>
        <w:numPr>
          <w:ilvl w:val="0"/>
          <w:numId w:val="7"/>
        </w:numPr>
        <w:ind w:left="360" w:hanging="360"/>
        <w:rPr>
          <w:vertAlign w:val="baseline"/>
        </w:rPr>
      </w:pPr>
      <w:r w:rsidDel="00000000" w:rsidR="00000000" w:rsidRPr="00000000">
        <w:rPr>
          <w:b w:val="1"/>
          <w:vertAlign w:val="baseline"/>
          <w:rtl w:val="0"/>
        </w:rPr>
        <w:t xml:space="preserve">Most operating systems require you to hit the ENTER key to send input on through to the program</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Scanner(System.in);</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System.out.print("How old are you?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scanner.nextInt(); </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TRANSCRIPT OF RUNNING CODE:</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How old are you? 63■    </w:t>
      </w:r>
      <w:r w:rsidDel="00000000" w:rsidR="00000000" w:rsidRPr="00000000">
        <w:rPr>
          <w:rFonts w:ascii="Wingdings" w:cs="Wingdings" w:eastAsia="Wingdings" w:hAnsi="Wingdings"/>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where the black square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is the ENTER key (CrLf)</w:t>
      </w:r>
    </w:p>
    <w:p w:rsidR="00000000" w:rsidDel="00000000" w:rsidP="00000000" w:rsidRDefault="00000000" w:rsidRPr="00000000" w14:paraId="000004F4">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nextInt()</w:t>
      </w:r>
      <w:r w:rsidDel="00000000" w:rsidR="00000000" w:rsidRPr="00000000">
        <w:rPr>
          <w:b w:val="1"/>
          <w:vertAlign w:val="baseline"/>
          <w:rtl w:val="0"/>
        </w:rPr>
        <w:t xml:space="preserve"> method reads the 63 and leaves the CrLf in the computer's buffer</w:t>
      </w:r>
      <w:r w:rsidDel="00000000" w:rsidR="00000000" w:rsidRPr="00000000">
        <w:rPr>
          <w:rtl w:val="0"/>
        </w:rPr>
      </w:r>
    </w:p>
    <w:p w:rsidR="00000000" w:rsidDel="00000000" w:rsidP="00000000" w:rsidRDefault="00000000" w:rsidRPr="00000000" w14:paraId="000004F5">
      <w:pPr>
        <w:pStyle w:val="Heading4"/>
        <w:numPr>
          <w:ilvl w:val="0"/>
          <w:numId w:val="7"/>
        </w:numPr>
        <w:ind w:left="360" w:hanging="360"/>
        <w:rPr>
          <w:vertAlign w:val="baseline"/>
        </w:rPr>
      </w:pPr>
      <w:r w:rsidDel="00000000" w:rsidR="00000000" w:rsidRPr="00000000">
        <w:rPr>
          <w:b w:val="1"/>
          <w:vertAlign w:val="baseline"/>
          <w:rtl w:val="0"/>
        </w:rPr>
        <w:t xml:space="preserve">Most of the numeric input methods (</w:t>
      </w:r>
      <w:r w:rsidDel="00000000" w:rsidR="00000000" w:rsidRPr="00000000">
        <w:rPr>
          <w:rFonts w:ascii="Courier New" w:cs="Courier New" w:eastAsia="Courier New" w:hAnsi="Courier New"/>
          <w:b w:val="1"/>
          <w:vertAlign w:val="baseline"/>
          <w:rtl w:val="0"/>
        </w:rPr>
        <w:t xml:space="preserve">nextInt()</w:t>
      </w:r>
      <w:r w:rsidDel="00000000" w:rsidR="00000000" w:rsidRPr="00000000">
        <w:rPr>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nextFloat()</w:t>
      </w:r>
      <w:r w:rsidDel="00000000" w:rsidR="00000000" w:rsidRPr="00000000">
        <w:rPr>
          <w:b w:val="1"/>
          <w:vertAlign w:val="baseline"/>
          <w:rtl w:val="0"/>
        </w:rPr>
        <w:t xml:space="preserve">, etc) just ignore the CrLf </w:t>
      </w:r>
      <w:r w:rsidDel="00000000" w:rsidR="00000000" w:rsidRPr="00000000">
        <w:rPr>
          <w:rtl w:val="0"/>
        </w:rPr>
      </w:r>
    </w:p>
    <w:p w:rsidR="00000000" w:rsidDel="00000000" w:rsidP="00000000" w:rsidRDefault="00000000" w:rsidRPr="00000000" w14:paraId="000004F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They read past it and other whitespace characters looking for numbers -- so an extra CrLf doesn't affect numeric input</w:t>
      </w:r>
    </w:p>
    <w:p w:rsidR="00000000" w:rsidDel="00000000" w:rsidP="00000000" w:rsidRDefault="00000000" w:rsidRPr="00000000" w14:paraId="000004F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Scanner(System.in);</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System.out.print("Enter number 1: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num1 = scanner.nextInt();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System.out.print("Enter number 2: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num1 = scanner.nextInt(); </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egqt2p" w:id="68"/>
      <w:bookmarkEnd w:id="68"/>
      <w:r w:rsidDel="00000000" w:rsidR="00000000" w:rsidRPr="00000000">
        <w:rPr>
          <w:rtl w:val="0"/>
        </w:rPr>
      </w:r>
    </w:p>
    <w:p w:rsidR="00000000" w:rsidDel="00000000" w:rsidP="00000000" w:rsidRDefault="00000000" w:rsidRPr="00000000" w14:paraId="0000050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Problems with Buffered Input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TRANSCRIPT OF RUNNING CODE:</w:t>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number 1: 13■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number 2: 145■    </w:t>
      </w:r>
      <w:r w:rsidDel="00000000" w:rsidR="00000000" w:rsidRPr="00000000">
        <w:rPr>
          <w:rFonts w:ascii="Wingdings" w:cs="Wingdings" w:eastAsia="Wingdings" w:hAnsi="Wingdings"/>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 ignores the CrLf left in the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buffer at reading 13 and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successfully reads 145</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HOWEVER, there is a different CrLf</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left in the buffer after 145</w:t>
      </w:r>
    </w:p>
    <w:p w:rsidR="00000000" w:rsidDel="00000000" w:rsidP="00000000" w:rsidRDefault="00000000" w:rsidRPr="00000000" w14:paraId="0000050B">
      <w:pPr>
        <w:pStyle w:val="Heading4"/>
        <w:numPr>
          <w:ilvl w:val="0"/>
          <w:numId w:val="7"/>
        </w:numPr>
        <w:ind w:left="360" w:hanging="360"/>
        <w:rPr>
          <w:vertAlign w:val="baseline"/>
        </w:rPr>
      </w:pPr>
      <w:r w:rsidDel="00000000" w:rsidR="00000000" w:rsidRPr="00000000">
        <w:rPr>
          <w:b w:val="1"/>
          <w:vertAlign w:val="baseline"/>
          <w:rtl w:val="0"/>
        </w:rPr>
        <w:t xml:space="preserve">Anytime you get input using the </w:t>
      </w:r>
      <w:r w:rsidDel="00000000" w:rsidR="00000000" w:rsidRPr="00000000">
        <w:rPr>
          <w:rFonts w:ascii="Courier New" w:cs="Courier New" w:eastAsia="Courier New" w:hAnsi="Courier New"/>
          <w:b w:val="1"/>
          <w:vertAlign w:val="baseline"/>
          <w:rtl w:val="0"/>
        </w:rPr>
        <w:t xml:space="preserve">nextLine()</w:t>
      </w:r>
      <w:r w:rsidDel="00000000" w:rsidR="00000000" w:rsidRPr="00000000">
        <w:rPr>
          <w:b w:val="1"/>
          <w:vertAlign w:val="baseline"/>
          <w:rtl w:val="0"/>
        </w:rPr>
        <w:t xml:space="preserve"> command, it stops at the first CrLf it finds!</w:t>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Scanner(System.in);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System.out.print("Enter number 1: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num1 = scanner.nextInt();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System.out.print("Enter number 2: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num2 = scanner.nextInt();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System.out.println("What do you want to do?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   Enter 'add' or 'subtract': ");</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action = scanner.nextLine();</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System.out.println("Preparing to do math...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TRANSCRIPT OF RUNNING CODE:</w:t>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number 1: 13■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number 2: 145■</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What do you want to do?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Enter 'add' or 'subtract': Preparing to do math...</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 system didn't wait for the user to enter</w:t>
      </w: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data because the CrLf in the buffer after 145</w:t>
      </w: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marked the end of the input for when nextLine()</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went to read its data</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ygebqi" w:id="69"/>
      <w:bookmarkEnd w:id="69"/>
      <w:r w:rsidDel="00000000" w:rsidR="00000000" w:rsidRPr="00000000">
        <w:rPr>
          <w:rtl w:val="0"/>
        </w:rPr>
      </w:r>
    </w:p>
    <w:p w:rsidR="00000000" w:rsidDel="00000000" w:rsidP="00000000" w:rsidRDefault="00000000" w:rsidRPr="00000000" w14:paraId="00000528">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Problems with Buffered Input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29">
      <w:pPr>
        <w:pStyle w:val="Heading4"/>
        <w:numPr>
          <w:ilvl w:val="0"/>
          <w:numId w:val="7"/>
        </w:numPr>
        <w:ind w:left="360" w:hanging="360"/>
        <w:rPr>
          <w:vertAlign w:val="baseline"/>
        </w:rPr>
      </w:pPr>
      <w:r w:rsidDel="00000000" w:rsidR="00000000" w:rsidRPr="00000000">
        <w:rPr>
          <w:b w:val="1"/>
          <w:vertAlign w:val="baseline"/>
          <w:rtl w:val="0"/>
        </w:rPr>
        <w:t xml:space="preserve">So how do you fix this?</w:t>
      </w:r>
      <w:r w:rsidDel="00000000" w:rsidR="00000000" w:rsidRPr="00000000">
        <w:rPr>
          <w:rtl w:val="0"/>
        </w:rPr>
      </w:r>
    </w:p>
    <w:p w:rsidR="00000000" w:rsidDel="00000000" w:rsidP="00000000" w:rsidRDefault="00000000" w:rsidRPr="00000000" w14:paraId="0000052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Carefully and on a case-by-case basis</w:t>
      </w:r>
    </w:p>
    <w:p w:rsidR="00000000" w:rsidDel="00000000" w:rsidP="00000000" w:rsidRDefault="00000000" w:rsidRPr="00000000" w14:paraId="0000052B">
      <w:pPr>
        <w:pStyle w:val="Heading4"/>
        <w:numPr>
          <w:ilvl w:val="0"/>
          <w:numId w:val="7"/>
        </w:numPr>
        <w:ind w:left="360" w:hanging="360"/>
        <w:rPr>
          <w:vertAlign w:val="baseline"/>
        </w:rPr>
      </w:pPr>
      <w:r w:rsidDel="00000000" w:rsidR="00000000" w:rsidRPr="00000000">
        <w:rPr>
          <w:b w:val="1"/>
          <w:vertAlign w:val="baseline"/>
          <w:rtl w:val="0"/>
        </w:rPr>
        <w:t xml:space="preserve">If you read a mix of numbers and text, whose job is it to get rid of the extra CrLf???</w:t>
      </w:r>
      <w:r w:rsidDel="00000000" w:rsidR="00000000" w:rsidRPr="00000000">
        <w:rPr>
          <w:rtl w:val="0"/>
        </w:rPr>
      </w:r>
    </w:p>
    <w:p w:rsidR="00000000" w:rsidDel="00000000" w:rsidP="00000000" w:rsidRDefault="00000000" w:rsidRPr="00000000" w14:paraId="0000052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code reading the number that left it in the buffer?</w:t>
      </w:r>
    </w:p>
    <w:p w:rsidR="00000000" w:rsidDel="00000000" w:rsidP="00000000" w:rsidRDefault="00000000" w:rsidRPr="00000000" w14:paraId="0000052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code reading text that doesn't want a CrLf before its read?</w:t>
      </w:r>
    </w:p>
    <w:p w:rsidR="00000000" w:rsidDel="00000000" w:rsidP="00000000" w:rsidRDefault="00000000" w:rsidRPr="00000000" w14:paraId="0000052E">
      <w:pPr>
        <w:pStyle w:val="Heading4"/>
        <w:numPr>
          <w:ilvl w:val="0"/>
          <w:numId w:val="7"/>
        </w:numPr>
        <w:ind w:left="360" w:hanging="360"/>
        <w:rPr>
          <w:vertAlign w:val="baseline"/>
        </w:rPr>
      </w:pPr>
      <w:r w:rsidDel="00000000" w:rsidR="00000000" w:rsidRPr="00000000">
        <w:rPr>
          <w:b w:val="1"/>
          <w:vertAlign w:val="baseline"/>
          <w:rtl w:val="0"/>
        </w:rPr>
        <w:t xml:space="preserve">But --</w:t>
      </w:r>
      <w:r w:rsidDel="00000000" w:rsidR="00000000" w:rsidRPr="00000000">
        <w:rPr>
          <w:rtl w:val="0"/>
        </w:rPr>
      </w:r>
    </w:p>
    <w:p w:rsidR="00000000" w:rsidDel="00000000" w:rsidP="00000000" w:rsidRDefault="00000000" w:rsidRPr="00000000" w14:paraId="0000052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the code reading an int gets rid of the CrLf, it would be wasted energy if the next piece of code also read an int</w:t>
      </w:r>
    </w:p>
    <w:p w:rsidR="00000000" w:rsidDel="00000000" w:rsidP="00000000" w:rsidRDefault="00000000" w:rsidRPr="00000000" w14:paraId="0000053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the code reading text tries to get rid of the CrLf and its not there, then that coul</w:t>
      </w:r>
      <w:r w:rsidDel="00000000" w:rsidR="00000000" w:rsidRPr="00000000">
        <w:rPr>
          <w:rtl w:val="0"/>
        </w:rPr>
        <w:t xml:space="preserve">d</w:t>
      </w:r>
      <w:r w:rsidDel="00000000" w:rsidR="00000000" w:rsidRPr="00000000">
        <w:rPr>
          <w:vertAlign w:val="baseline"/>
          <w:rtl w:val="0"/>
        </w:rPr>
        <w:t xml:space="preserve"> be a problem</w:t>
      </w:r>
    </w:p>
    <w:p w:rsidR="00000000" w:rsidDel="00000000" w:rsidP="00000000" w:rsidRDefault="00000000" w:rsidRPr="00000000" w14:paraId="00000531">
      <w:pPr>
        <w:pStyle w:val="Heading4"/>
        <w:numPr>
          <w:ilvl w:val="0"/>
          <w:numId w:val="7"/>
        </w:numPr>
        <w:ind w:left="360" w:hanging="360"/>
        <w:rPr>
          <w:vertAlign w:val="baseline"/>
        </w:rPr>
      </w:pPr>
      <w:r w:rsidDel="00000000" w:rsidR="00000000" w:rsidRPr="00000000">
        <w:rPr>
          <w:b w:val="1"/>
          <w:vertAlign w:val="baseline"/>
          <w:rtl w:val="0"/>
        </w:rPr>
        <w:t xml:space="preserve">There's no great answer!  But here is my answer for the code above… </w:t>
      </w:r>
      <w:r w:rsidDel="00000000" w:rsidR="00000000" w:rsidRPr="00000000">
        <w:rPr>
          <w:rtl w:val="0"/>
        </w:rPr>
      </w:r>
    </w:p>
    <w:p w:rsidR="00000000" w:rsidDel="00000000" w:rsidP="00000000" w:rsidRDefault="00000000" w:rsidRPr="00000000" w14:paraId="00000532">
      <w:pPr>
        <w:pStyle w:val="Heading5"/>
        <w:numPr>
          <w:ilvl w:val="0"/>
          <w:numId w:val="5"/>
        </w:numPr>
        <w:tabs>
          <w:tab w:val="left" w:leader="none" w:pos="720"/>
        </w:tabs>
        <w:ind w:left="504" w:firstLine="0"/>
        <w:rPr>
          <w:vertAlign w:val="baseline"/>
        </w:rPr>
      </w:pPr>
      <w:bookmarkStart w:colFirst="0" w:colLast="0" w:name="_heading=h.2dlolyb" w:id="70"/>
      <w:bookmarkEnd w:id="70"/>
      <w:r w:rsidDel="00000000" w:rsidR="00000000" w:rsidRPr="00000000">
        <w:rPr>
          <w:vertAlign w:val="baseline"/>
          <w:rtl w:val="0"/>
        </w:rPr>
        <w:t xml:space="preserve">I</w:t>
      </w:r>
      <w:r w:rsidDel="00000000" w:rsidR="00000000" w:rsidRPr="00000000">
        <w:rPr>
          <w:rtl w:val="0"/>
        </w:rPr>
        <w:t xml:space="preserve">t</w:t>
      </w:r>
      <w:r w:rsidDel="00000000" w:rsidR="00000000" w:rsidRPr="00000000">
        <w:rPr>
          <w:vertAlign w:val="baseline"/>
          <w:rtl w:val="0"/>
        </w:rPr>
        <w:t xml:space="preserve"> will forcibly consume the CrLf that is causing the problem!</w:t>
      </w:r>
    </w:p>
    <w:p w:rsidR="00000000" w:rsidDel="00000000" w:rsidP="00000000" w:rsidRDefault="00000000" w:rsidRPr="00000000" w14:paraId="00000533">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Solution: Problems with Buffered Input</w:t>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Scanner(System.in);</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System.out.print("Enter number 1: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num1 = scanner.nextInt();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System.out.print("Enter number 2: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num2 = scanner.nextInt();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scanner.nextLine();   // "eat" the leftover CRLF</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System.out.println("What do you want to do?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   Enter 'add' or 'subtract':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action = scanner.nextLine();</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System.out.println("Preparing to do math...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TRANSCRIPT OF RUNNING CODE:</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number 1: 13■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number 2: 145■</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What do you want to do?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Enter 'add' or 'subtract': add■</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Preparing to do math...</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sqyw64" w:id="71"/>
      <w:bookmarkEnd w:id="71"/>
      <w:r w:rsidDel="00000000" w:rsidR="00000000" w:rsidRPr="00000000">
        <w:rPr>
          <w:rtl w:val="0"/>
        </w:rPr>
      </w:r>
    </w:p>
    <w:p w:rsidR="00000000" w:rsidDel="00000000" w:rsidP="00000000" w:rsidRDefault="00000000" w:rsidRPr="00000000" w14:paraId="0000054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prompts the user to enter:</w:t>
      </w:r>
    </w:p>
    <w:p w:rsidR="00000000" w:rsidDel="00000000" w:rsidP="00000000" w:rsidRDefault="00000000" w:rsidRPr="00000000" w14:paraId="00000552">
      <w:pPr>
        <w:pStyle w:val="Heading5"/>
        <w:numPr>
          <w:ilvl w:val="0"/>
          <w:numId w:val="5"/>
        </w:numPr>
        <w:tabs>
          <w:tab w:val="left" w:leader="none" w:pos="720"/>
        </w:tabs>
        <w:ind w:left="504" w:firstLine="0"/>
        <w:rPr>
          <w:sz w:val="28"/>
          <w:szCs w:val="28"/>
          <w:vertAlign w:val="baseline"/>
        </w:rPr>
      </w:pPr>
      <w:r w:rsidDel="00000000" w:rsidR="00000000" w:rsidRPr="00000000">
        <w:rPr>
          <w:sz w:val="28"/>
          <w:szCs w:val="28"/>
          <w:vertAlign w:val="baseline"/>
          <w:rtl w:val="0"/>
        </w:rPr>
        <w:t xml:space="preserve">their name</w:t>
      </w:r>
    </w:p>
    <w:p w:rsidR="00000000" w:rsidDel="00000000" w:rsidP="00000000" w:rsidRDefault="00000000" w:rsidRPr="00000000" w14:paraId="00000553">
      <w:pPr>
        <w:pStyle w:val="Heading5"/>
        <w:numPr>
          <w:ilvl w:val="0"/>
          <w:numId w:val="5"/>
        </w:numPr>
        <w:tabs>
          <w:tab w:val="left" w:leader="none" w:pos="720"/>
        </w:tabs>
        <w:ind w:left="504" w:firstLine="0"/>
        <w:rPr>
          <w:sz w:val="28"/>
          <w:szCs w:val="28"/>
          <w:vertAlign w:val="baseline"/>
        </w:rPr>
      </w:pPr>
      <w:r w:rsidDel="00000000" w:rsidR="00000000" w:rsidRPr="00000000">
        <w:rPr>
          <w:sz w:val="28"/>
          <w:szCs w:val="28"/>
          <w:vertAlign w:val="baseline"/>
          <w:rtl w:val="0"/>
        </w:rPr>
        <w:t xml:space="preserve">their hours worked (a floating point number)</w:t>
      </w:r>
    </w:p>
    <w:p w:rsidR="00000000" w:rsidDel="00000000" w:rsidP="00000000" w:rsidRDefault="00000000" w:rsidRPr="00000000" w14:paraId="00000554">
      <w:pPr>
        <w:pStyle w:val="Heading5"/>
        <w:numPr>
          <w:ilvl w:val="0"/>
          <w:numId w:val="5"/>
        </w:numPr>
        <w:tabs>
          <w:tab w:val="left" w:leader="none" w:pos="720"/>
        </w:tabs>
        <w:ind w:left="504" w:firstLine="0"/>
        <w:rPr>
          <w:sz w:val="28"/>
          <w:szCs w:val="28"/>
          <w:vertAlign w:val="baseline"/>
        </w:rPr>
      </w:pPr>
      <w:r w:rsidDel="00000000" w:rsidR="00000000" w:rsidRPr="00000000">
        <w:rPr>
          <w:sz w:val="28"/>
          <w:szCs w:val="28"/>
          <w:vertAlign w:val="baseline"/>
          <w:rtl w:val="0"/>
        </w:rPr>
        <w:t xml:space="preserve">their </w:t>
      </w:r>
      <w:sdt>
        <w:sdtPr>
          <w:tag w:val="goog_rdk_2"/>
        </w:sdtPr>
        <w:sdtContent>
          <w:ins w:author="Laura Kirby" w:id="2" w:date="2024-03-04T23:29:09Z">
            <w:r w:rsidDel="00000000" w:rsidR="00000000" w:rsidRPr="00000000">
              <w:rPr>
                <w:sz w:val="28"/>
                <w:szCs w:val="28"/>
                <w:vertAlign w:val="baseline"/>
                <w:rtl w:val="0"/>
              </w:rPr>
              <w:t xml:space="preserve">hourly </w:t>
            </w:r>
          </w:ins>
        </w:sdtContent>
      </w:sdt>
      <w:r w:rsidDel="00000000" w:rsidR="00000000" w:rsidRPr="00000000">
        <w:rPr>
          <w:sz w:val="28"/>
          <w:szCs w:val="28"/>
          <w:vertAlign w:val="baseline"/>
          <w:rtl w:val="0"/>
        </w:rPr>
        <w:t xml:space="preserve">pay rate (a floating point number)</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Then, calculate their gross pay.  Even though we haven't discussed if statements yet, you should be able to figure out how to pay 1.5x overtime after 40 hours.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if</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statement to compare numbers in Java is almost identical to that in JavaScript.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Display the employee's name and their gross pay.</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2</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reads in two floating point numbers and then asks the user whether they want to add, subtract, multiply or divide the two numbers.  Perform the requested operation and display the results.</w:t>
      </w:r>
    </w:p>
    <w:p w:rsidR="00000000" w:rsidDel="00000000" w:rsidP="00000000" w:rsidRDefault="00000000" w:rsidRPr="00000000" w14:paraId="0000055A">
      <w:pPr>
        <w:pStyle w:val="Heading2"/>
        <w:numPr>
          <w:ilvl w:val="1"/>
          <w:numId w:val="9"/>
        </w:numPr>
        <w:ind w:left="0" w:firstLine="0"/>
        <w:rPr>
          <w:vertAlign w:val="baseline"/>
        </w:rPr>
      </w:pPr>
      <w:bookmarkStart w:colFirst="0" w:colLast="0" w:name="_heading=h.3cqmetx" w:id="72"/>
      <w:bookmarkEnd w:id="72"/>
      <w:r w:rsidDel="00000000" w:rsidR="00000000" w:rsidRPr="00000000">
        <w:rPr>
          <w:b w:val="0"/>
          <w:vertAlign w:val="baseline"/>
          <w:rtl w:val="0"/>
        </w:rPr>
        <w:br w:type="textWrapping"/>
        <w:br w:type="textWrapping"/>
        <w:br w:type="textWrapping"/>
        <w:br w:type="textWrapping"/>
        <w:t xml:space="preserve">Static Methods </w:t>
      </w:r>
      <w:r w:rsidDel="00000000" w:rsidR="00000000" w:rsidRPr="00000000">
        <w:rPr>
          <w:rtl w:val="0"/>
        </w:rPr>
      </w:r>
    </w:p>
    <w:p w:rsidR="00000000" w:rsidDel="00000000" w:rsidP="00000000" w:rsidRDefault="00000000" w:rsidRPr="00000000" w14:paraId="0000055B">
      <w:pPr>
        <w:pStyle w:val="Heading3"/>
        <w:tabs>
          <w:tab w:val="left" w:leader="none" w:pos="360"/>
          <w:tab w:val="left" w:leader="none" w:pos="720"/>
          <w:tab w:val="left" w:leader="none" w:pos="1080"/>
        </w:tabs>
        <w:rPr>
          <w:vertAlign w:val="baseline"/>
        </w:rPr>
      </w:pPr>
      <w:bookmarkStart w:colFirst="0" w:colLast="0" w:name="_heading=h.1rvwp1q" w:id="73"/>
      <w:bookmarkEnd w:id="73"/>
      <w:r w:rsidDel="00000000" w:rsidR="00000000" w:rsidRPr="00000000">
        <w:rPr>
          <w:b w:val="1"/>
          <w:vertAlign w:val="baseline"/>
          <w:rtl w:val="0"/>
        </w:rPr>
        <w:t xml:space="preserve">Static Methods</w:t>
      </w:r>
      <w:r w:rsidDel="00000000" w:rsidR="00000000" w:rsidRPr="00000000">
        <w:rPr>
          <w:rtl w:val="0"/>
        </w:rPr>
      </w:r>
    </w:p>
    <w:p w:rsidR="00000000" w:rsidDel="00000000" w:rsidP="00000000" w:rsidRDefault="00000000" w:rsidRPr="00000000" w14:paraId="0000055C">
      <w:pPr>
        <w:pStyle w:val="Heading4"/>
        <w:numPr>
          <w:ilvl w:val="0"/>
          <w:numId w:val="7"/>
        </w:numPr>
        <w:ind w:left="360" w:hanging="360"/>
        <w:rPr>
          <w:vertAlign w:val="baseline"/>
        </w:rPr>
      </w:pPr>
      <w:r w:rsidDel="00000000" w:rsidR="00000000" w:rsidRPr="00000000">
        <w:rPr>
          <w:b w:val="1"/>
          <w:vertAlign w:val="baseline"/>
          <w:rtl w:val="0"/>
        </w:rPr>
        <w:t xml:space="preserve">You can add additional static methods to your application class besides the required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55D">
      <w:pPr>
        <w:pStyle w:val="Heading4"/>
        <w:numPr>
          <w:ilvl w:val="0"/>
          <w:numId w:val="7"/>
        </w:numPr>
        <w:ind w:left="360" w:hanging="360"/>
        <w:rPr>
          <w:vertAlign w:val="baseline"/>
        </w:rPr>
      </w:pPr>
      <w:r w:rsidDel="00000000" w:rsidR="00000000" w:rsidRPr="00000000">
        <w:rPr>
          <w:b w:val="1"/>
          <w:vertAlign w:val="baseline"/>
          <w:rtl w:val="0"/>
        </w:rPr>
        <w:t xml:space="preserve">Static methods do not require us to instantiate the class</w:t>
      </w:r>
      <w:r w:rsidDel="00000000" w:rsidR="00000000" w:rsidRPr="00000000">
        <w:rPr>
          <w:rtl w:val="0"/>
        </w:rPr>
      </w:r>
    </w:p>
    <w:p w:rsidR="00000000" w:rsidDel="00000000" w:rsidP="00000000" w:rsidRDefault="00000000" w:rsidRPr="00000000" w14:paraId="0000055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Here as we are first learning Java, they allow us to break our application logic up into more manageable "chunks"</w:t>
      </w:r>
    </w:p>
    <w:p w:rsidR="00000000" w:rsidDel="00000000" w:rsidP="00000000" w:rsidRDefault="00000000" w:rsidRPr="00000000" w14:paraId="0000055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Eventually, we will transition to fully object-oriented coding </w:t>
      </w:r>
    </w:p>
    <w:p w:rsidR="00000000" w:rsidDel="00000000" w:rsidP="00000000" w:rsidRDefault="00000000" w:rsidRPr="00000000" w14:paraId="00000560">
      <w:pPr>
        <w:pStyle w:val="Heading4"/>
        <w:numPr>
          <w:ilvl w:val="0"/>
          <w:numId w:val="7"/>
        </w:numPr>
        <w:ind w:left="360" w:hanging="360"/>
        <w:rPr>
          <w:vertAlign w:val="baseline"/>
        </w:rPr>
      </w:pPr>
      <w:r w:rsidDel="00000000" w:rsidR="00000000" w:rsidRPr="00000000">
        <w:rPr>
          <w:b w:val="1"/>
          <w:vertAlign w:val="baseline"/>
          <w:rtl w:val="0"/>
        </w:rPr>
        <w:t xml:space="preserve">If a method doesn't return anything, it uses the word </w:t>
      </w:r>
      <w:r w:rsidDel="00000000" w:rsidR="00000000" w:rsidRPr="00000000">
        <w:rPr>
          <w:rFonts w:ascii="Courier New" w:cs="Courier New" w:eastAsia="Courier New" w:hAnsi="Courier New"/>
          <w:b w:val="1"/>
          <w:vertAlign w:val="baseline"/>
          <w:rtl w:val="0"/>
        </w:rPr>
        <w:t xml:space="preserve">void</w:t>
      </w:r>
      <w:r w:rsidDel="00000000" w:rsidR="00000000" w:rsidRPr="00000000">
        <w:rPr>
          <w:b w:val="1"/>
          <w:vertAlign w:val="baseline"/>
          <w:rtl w:val="0"/>
        </w:rPr>
        <w:t xml:space="preserve"> as the return type</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foo();</w:t>
      </w: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moo();        </w:t>
      </w: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foo() {</w:t>
      </w: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System.out.println("Foo");</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moo() {</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System.out.println("Moo");</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Foo</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bvk7pj" w:id="74"/>
      <w:bookmarkEnd w:id="7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Moo</w:t>
      </w:r>
    </w:p>
    <w:p w:rsidR="00000000" w:rsidDel="00000000" w:rsidP="00000000" w:rsidRDefault="00000000" w:rsidRPr="00000000" w14:paraId="0000057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Passing Data to Methods</w:t>
      </w:r>
      <w:r w:rsidDel="00000000" w:rsidR="00000000" w:rsidRPr="00000000">
        <w:rPr>
          <w:rtl w:val="0"/>
        </w:rPr>
      </w:r>
    </w:p>
    <w:p w:rsidR="00000000" w:rsidDel="00000000" w:rsidP="00000000" w:rsidRDefault="00000000" w:rsidRPr="00000000" w14:paraId="00000579">
      <w:pPr>
        <w:pStyle w:val="Heading4"/>
        <w:numPr>
          <w:ilvl w:val="0"/>
          <w:numId w:val="7"/>
        </w:numPr>
        <w:ind w:left="360" w:hanging="360"/>
        <w:rPr>
          <w:vertAlign w:val="baseline"/>
        </w:rPr>
      </w:pPr>
      <w:r w:rsidDel="00000000" w:rsidR="00000000" w:rsidRPr="00000000">
        <w:rPr>
          <w:b w:val="1"/>
          <w:vertAlign w:val="baseline"/>
          <w:rtl w:val="0"/>
        </w:rPr>
        <w:t xml:space="preserve">You can pass data (called arguments) to a method in Java</w:t>
      </w:r>
      <w:r w:rsidDel="00000000" w:rsidR="00000000" w:rsidRPr="00000000">
        <w:rPr>
          <w:rtl w:val="0"/>
        </w:rPr>
      </w:r>
    </w:p>
    <w:p w:rsidR="00000000" w:rsidDel="00000000" w:rsidP="00000000" w:rsidRDefault="00000000" w:rsidRPr="00000000" w14:paraId="0000057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They are received in parameters in the order they are passed</w:t>
      </w:r>
    </w:p>
    <w:p w:rsidR="00000000" w:rsidDel="00000000" w:rsidP="00000000" w:rsidRDefault="00000000" w:rsidRPr="00000000" w14:paraId="0000057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Arguments and parameters don't have to have the same name, but they should be of the same type</w:t>
      </w:r>
    </w:p>
    <w:p w:rsidR="00000000" w:rsidDel="00000000" w:rsidP="00000000" w:rsidRDefault="00000000" w:rsidRPr="00000000" w14:paraId="0000057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a = 4, b = 9, c = 10, d = 3;</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addAndDisplay(a, b);</w:t>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addAndDisplay(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 c</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addAndDisplay(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addAndDisplay(int num1, int num2) {</w:t>
      </w: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sum = num1 + num2;</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System.out.printf("%d + %d = %d", num1, num2, sum);</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 + 9 = 13</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9 + 10 = 19</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r0uhxc" w:id="75"/>
      <w:bookmarkEnd w:id="7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 + 3 = 7</w:t>
      </w:r>
    </w:p>
    <w:p w:rsidR="00000000" w:rsidDel="00000000" w:rsidP="00000000" w:rsidRDefault="00000000" w:rsidRPr="00000000" w14:paraId="0000059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Returning Data from Methods</w:t>
      </w:r>
      <w:r w:rsidDel="00000000" w:rsidR="00000000" w:rsidRPr="00000000">
        <w:rPr>
          <w:rtl w:val="0"/>
        </w:rPr>
      </w:r>
    </w:p>
    <w:p w:rsidR="00000000" w:rsidDel="00000000" w:rsidP="00000000" w:rsidRDefault="00000000" w:rsidRPr="00000000" w14:paraId="00000595">
      <w:pPr>
        <w:pStyle w:val="Heading4"/>
        <w:numPr>
          <w:ilvl w:val="0"/>
          <w:numId w:val="7"/>
        </w:numPr>
        <w:ind w:left="360" w:hanging="360"/>
        <w:rPr>
          <w:vertAlign w:val="baseline"/>
        </w:rPr>
      </w:pPr>
      <w:r w:rsidDel="00000000" w:rsidR="00000000" w:rsidRPr="00000000">
        <w:rPr>
          <w:b w:val="1"/>
          <w:vertAlign w:val="baseline"/>
          <w:rtl w:val="0"/>
        </w:rPr>
        <w:t xml:space="preserve">Java requires you to specify the type of data that will be returned from a method</w:t>
      </w:r>
      <w:r w:rsidDel="00000000" w:rsidR="00000000" w:rsidRPr="00000000">
        <w:rPr>
          <w:rtl w:val="0"/>
        </w:rPr>
      </w:r>
    </w:p>
    <w:p w:rsidR="00000000" w:rsidDel="00000000" w:rsidP="00000000" w:rsidRDefault="00000000" w:rsidRPr="00000000" w14:paraId="0000059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Instead of </w:t>
      </w:r>
      <w:r w:rsidDel="00000000" w:rsidR="00000000" w:rsidRPr="00000000">
        <w:rPr>
          <w:rFonts w:ascii="Courier New" w:cs="Courier New" w:eastAsia="Courier New" w:hAnsi="Courier New"/>
          <w:vertAlign w:val="baseline"/>
          <w:rtl w:val="0"/>
        </w:rPr>
        <w:t xml:space="preserve">void</w:t>
      </w:r>
      <w:r w:rsidDel="00000000" w:rsidR="00000000" w:rsidRPr="00000000">
        <w:rPr>
          <w:vertAlign w:val="baseline"/>
          <w:rtl w:val="0"/>
        </w:rPr>
        <w:t xml:space="preserve">, you would specify the data type of the value being returned</w:t>
      </w:r>
    </w:p>
    <w:p w:rsidR="00000000" w:rsidDel="00000000" w:rsidP="00000000" w:rsidRDefault="00000000" w:rsidRPr="00000000" w14:paraId="0000059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a = 4, b = 9, c = 10, d = 3;</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sum;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sum = addAndDisplay(a, b);</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display(a, b, sum);</w:t>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addAndDisplay(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 c</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display(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 c, sum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addAndDisplay(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display(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 d, sum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int add(int num1, int num2) {</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sum = num1 + num2;</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return sum;</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display(int num1, int num2, int sum) {</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System.out.printf("%d + %d = %d", num1, num2, sum);</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 + 9 = 13</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9 + 10 = 19</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664s55" w:id="76"/>
      <w:bookmarkEnd w:id="76"/>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 + 3 = 7</w:t>
      </w:r>
    </w:p>
    <w:p w:rsidR="00000000" w:rsidDel="00000000" w:rsidP="00000000" w:rsidRDefault="00000000" w:rsidRPr="00000000" w14:paraId="000005B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Refactor your calculator from the previous exercise.  Use methods to break up your code into more modular chunks.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Talk to the people in your breakout room before you begin to get ideas about how you might do it.</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bookmarkStart w:colFirst="0" w:colLast="0" w:name="_heading=h.3q5sasy" w:id="77"/>
      <w:bookmarkEnd w:id="77"/>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When you finish, we will get together as a class and examine some of the different approaches people used.</w:t>
      </w:r>
    </w:p>
    <w:p w:rsidR="00000000" w:rsidDel="00000000" w:rsidP="00000000" w:rsidRDefault="00000000" w:rsidRPr="00000000" w14:paraId="000005C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Using a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in Multiple Methods</w:t>
      </w:r>
      <w:r w:rsidDel="00000000" w:rsidR="00000000" w:rsidRPr="00000000">
        <w:rPr>
          <w:rtl w:val="0"/>
        </w:rPr>
      </w:r>
    </w:p>
    <w:p w:rsidR="00000000" w:rsidDel="00000000" w:rsidP="00000000" w:rsidRDefault="00000000" w:rsidRPr="00000000" w14:paraId="000005C1">
      <w:pPr>
        <w:pStyle w:val="Heading4"/>
        <w:numPr>
          <w:ilvl w:val="0"/>
          <w:numId w:val="7"/>
        </w:numPr>
        <w:ind w:left="360" w:hanging="360"/>
        <w:rPr>
          <w:vertAlign w:val="baseline"/>
        </w:rPr>
      </w:pPr>
      <w:r w:rsidDel="00000000" w:rsidR="00000000" w:rsidRPr="00000000">
        <w:rPr>
          <w:b w:val="1"/>
          <w:vertAlign w:val="baseline"/>
          <w:rtl w:val="0"/>
        </w:rPr>
        <w:t xml:space="preserve">If you want to read data from the keyboard in multiple methods, you have three choices</w:t>
      </w:r>
      <w:r w:rsidDel="00000000" w:rsidR="00000000" w:rsidRPr="00000000">
        <w:rPr>
          <w:rtl w:val="0"/>
        </w:rPr>
      </w:r>
    </w:p>
    <w:p w:rsidR="00000000" w:rsidDel="00000000" w:rsidP="00000000" w:rsidRDefault="00000000" w:rsidRPr="00000000" w14:paraId="000005C2">
      <w:pPr>
        <w:pStyle w:val="Heading4"/>
        <w:numPr>
          <w:ilvl w:val="0"/>
          <w:numId w:val="7"/>
        </w:numPr>
        <w:ind w:left="360" w:hanging="360"/>
        <w:rPr>
          <w:vertAlign w:val="baseline"/>
        </w:rPr>
      </w:pPr>
      <w:r w:rsidDel="00000000" w:rsidR="00000000" w:rsidRPr="00000000">
        <w:rPr>
          <w:b w:val="1"/>
          <w:vertAlign w:val="baseline"/>
          <w:rtl w:val="0"/>
        </w:rPr>
        <w:t xml:space="preserve">You can redefine a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object in each method</w:t>
      </w:r>
      <w:r w:rsidDel="00000000" w:rsidR="00000000" w:rsidRPr="00000000">
        <w:rPr>
          <w:rtl w:val="0"/>
        </w:rPr>
      </w:r>
    </w:p>
    <w:p w:rsidR="00000000" w:rsidDel="00000000" w:rsidP="00000000" w:rsidRDefault="00000000" w:rsidRPr="00000000" w14:paraId="000005C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is easy to copy and paste one Scanner object over and over</w:t>
      </w:r>
    </w:p>
    <w:p w:rsidR="00000000" w:rsidDel="00000000" w:rsidP="00000000" w:rsidRDefault="00000000" w:rsidRPr="00000000" w14:paraId="000005C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leads to duplicate code (yuck!)</w:t>
      </w:r>
    </w:p>
    <w:p w:rsidR="00000000" w:rsidDel="00000000" w:rsidP="00000000" w:rsidRDefault="00000000" w:rsidRPr="00000000" w14:paraId="000005C5">
      <w:pPr>
        <w:pStyle w:val="Heading4"/>
        <w:numPr>
          <w:ilvl w:val="0"/>
          <w:numId w:val="7"/>
        </w:numPr>
        <w:ind w:left="360" w:hanging="360"/>
        <w:rPr>
          <w:vertAlign w:val="baseline"/>
        </w:rPr>
      </w:pPr>
      <w:r w:rsidDel="00000000" w:rsidR="00000000" w:rsidRPr="00000000">
        <w:rPr>
          <w:b w:val="1"/>
          <w:vertAlign w:val="baseline"/>
          <w:rtl w:val="0"/>
        </w:rPr>
        <w:t xml:space="preserve">Declare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object at the class level</w:t>
      </w:r>
      <w:r w:rsidDel="00000000" w:rsidR="00000000" w:rsidRPr="00000000">
        <w:rPr>
          <w:rtl w:val="0"/>
        </w:rPr>
      </w:r>
    </w:p>
    <w:p w:rsidR="00000000" w:rsidDel="00000000" w:rsidP="00000000" w:rsidRDefault="00000000" w:rsidRPr="00000000" w14:paraId="000005C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However, because the methods are static methods, the Scanner object has to be a static instance</w:t>
      </w:r>
    </w:p>
    <w:p w:rsidR="00000000" w:rsidDel="00000000" w:rsidP="00000000" w:rsidRDefault="00000000" w:rsidRPr="00000000" w14:paraId="000005C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static class member is shared by all instances of the class</w:t>
      </w:r>
    </w:p>
    <w:p w:rsidR="00000000" w:rsidDel="00000000" w:rsidP="00000000" w:rsidRDefault="00000000" w:rsidRPr="00000000" w14:paraId="000005C8">
      <w:pPr>
        <w:pStyle w:val="Heading4"/>
        <w:numPr>
          <w:ilvl w:val="0"/>
          <w:numId w:val="7"/>
        </w:numPr>
        <w:ind w:left="360" w:hanging="360"/>
        <w:rPr>
          <w:vertAlign w:val="baseline"/>
        </w:rPr>
      </w:pPr>
      <w:r w:rsidDel="00000000" w:rsidR="00000000" w:rsidRPr="00000000">
        <w:rPr>
          <w:b w:val="1"/>
          <w:vertAlign w:val="baseline"/>
          <w:rtl w:val="0"/>
        </w:rPr>
        <w:t xml:space="preserve">Pass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object from the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to any method that needs to use it</w:t>
      </w:r>
      <w:r w:rsidDel="00000000" w:rsidR="00000000" w:rsidRPr="00000000">
        <w:rPr>
          <w:rtl w:val="0"/>
        </w:rPr>
      </w:r>
    </w:p>
    <w:p w:rsidR="00000000" w:rsidDel="00000000" w:rsidP="00000000" w:rsidRDefault="00000000" w:rsidRPr="00000000" w14:paraId="000005C9">
      <w:pPr>
        <w:pStyle w:val="Heading5"/>
        <w:numPr>
          <w:ilvl w:val="0"/>
          <w:numId w:val="5"/>
        </w:numPr>
        <w:tabs>
          <w:tab w:val="left" w:leader="none" w:pos="720"/>
        </w:tabs>
        <w:ind w:left="504" w:firstLine="0"/>
        <w:rPr>
          <w:vertAlign w:val="baseline"/>
        </w:rPr>
      </w:pPr>
      <w:bookmarkStart w:colFirst="0" w:colLast="0" w:name="_heading=h.25b2l0r" w:id="78"/>
      <w:bookmarkEnd w:id="78"/>
      <w:r w:rsidDel="00000000" w:rsidR="00000000" w:rsidRPr="00000000">
        <w:rPr>
          <w:vertAlign w:val="baseline"/>
          <w:rtl w:val="0"/>
        </w:rPr>
        <w:t xml:space="preserve">This requires an extra parameter but is fairly easy</w:t>
      </w:r>
    </w:p>
    <w:p w:rsidR="00000000" w:rsidDel="00000000" w:rsidP="00000000" w:rsidRDefault="00000000" w:rsidRPr="00000000" w14:paraId="000005CA">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Re-declaring the Scanner</w:t>
      </w: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InputApp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Scanner scanner = new Scanner(System.in);</w:t>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"What do you want to do (1-add, 2= subtract) ?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command = scanner.nextInt();   </w:t>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(command == 1)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doAdd();</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if (command == 2) {</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doSubtract();</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 -- Invalid command!", command);</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doAdd() {</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Scanner scanner = new Scanner(System.in);</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1st number: ");</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2nd number: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sum = num1 + num2;</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System.out.printf("%f + %f = %f", num1, num2, sum);</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doSubtract() {</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Scanner scanner = new Scanner(System.in);</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1st number: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kgcv8k" w:id="79"/>
      <w:bookmarkEnd w:id="79"/>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5F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Re-declaring the Scanner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2nd number: ");</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difference = num1 - num2;</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 + %f = %f", num1, num2, difference);</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TRACE OF TERMINAL WINDOW SESSION</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What do you want to do (1-add, 2= subtract)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1</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 1st number: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25.25</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 2nd number: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5.25</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25.25 + 5.25 = 30.500000</w:t>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bookmarkStart w:colFirst="0" w:colLast="0" w:name="_heading=h.34g0dwd" w:id="80"/>
      <w:bookmarkEnd w:id="80"/>
      <w:r w:rsidDel="00000000" w:rsidR="00000000" w:rsidRPr="00000000">
        <w:rPr>
          <w:rtl w:val="0"/>
        </w:rPr>
      </w:r>
    </w:p>
    <w:p w:rsidR="00000000" w:rsidDel="00000000" w:rsidP="00000000" w:rsidRDefault="00000000" w:rsidRPr="00000000" w14:paraId="0000060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Declaring the Scanner at the Class-Level</w:t>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InputApp {</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static Scanner scanner = new Scanner(System.in);</w:t>
      </w: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"What do you want to do (1-add, 2= subtract) ?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command = scanner.nextInt();   </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(command == 1)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doAdd();</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if (command == 2) {</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doSubtract();</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 -- Invalid command!", command);</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doAdd() {</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1st number: ");</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2nd number: ");</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sum = num1 + num2;</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System.out.printf("%f + %f = %f", num1, num2, sum);</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doSubtract()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1st number: ");</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jlao46" w:id="81"/>
      <w:bookmarkEnd w:id="81"/>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2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Declaring the Scanner at the Class-Level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2nd number: ");</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difference = num1 - num2;</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 + %f = %f", num1, num2, difference);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TRACE OF TERMINAL WINDOW SESSION</w:t>
      </w: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What do you want to do (1-add, 2= subtract)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2</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 1st number: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25.25</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 2nd number: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5.25</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25.25 + 5.25 = 20.000000</w:t>
      </w: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3ky6rz" w:id="82"/>
      <w:bookmarkEnd w:id="82"/>
      <w:r w:rsidDel="00000000" w:rsidR="00000000" w:rsidRPr="00000000">
        <w:rPr>
          <w:rtl w:val="0"/>
        </w:rPr>
      </w:r>
    </w:p>
    <w:p w:rsidR="00000000" w:rsidDel="00000000" w:rsidP="00000000" w:rsidRDefault="00000000" w:rsidRPr="00000000" w14:paraId="0000064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Passing the Scanner</w:t>
      </w: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InputApp {</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Scanner scanner = new Scanner(System.in);</w:t>
      </w: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"What do you want to do (1-add, 2= subtract) ?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int command = scanner.nextInt();   </w:t>
      </w: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(command == 1) {</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doAdd(</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if (command == 2) {</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doSubtract(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else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 -- Invalid command!", command);</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doAdd(</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 scanner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1st number: ");</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2nd number: ");</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sum = num1 + num2;</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System.out.printf("%f + %f = %f", num1, num2, sum);</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doSubtract(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 scanner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1st number: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iq8gzs" w:id="83"/>
      <w:bookmarkEnd w:id="83"/>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num1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6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Passing the Scanner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System.out.print("Enter 2nd number: ");</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num2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scanner.nextDouble();</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double difference = num1 - num2;</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 + %f = %f", num1, num2, difference);</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TRACE OF TERMINAL WINDOW SESSION</w:t>
      </w: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What do you want to do (1-add, 2= subtract)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1</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 1st number: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25.25</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 2nd number: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5.25</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25.25 + 5.25 = 30.500000</w:t>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xvir7l" w:id="84"/>
      <w:bookmarkEnd w:id="84"/>
      <w:r w:rsidDel="00000000" w:rsidR="00000000" w:rsidRPr="00000000">
        <w:rPr>
          <w:rtl w:val="0"/>
        </w:rPr>
      </w:r>
    </w:p>
    <w:p w:rsidR="00000000" w:rsidDel="00000000" w:rsidP="00000000" w:rsidRDefault="00000000" w:rsidRPr="00000000" w14:paraId="0000067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(Optional) EXERCISE 1</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w:t>
      </w:r>
      <w:r w:rsidDel="00000000" w:rsidR="00000000" w:rsidRPr="00000000">
        <w:rPr>
          <w:rFonts w:ascii="PalmSprings" w:cs="PalmSprings" w:eastAsia="PalmSprings" w:hAnsi="PalmSprings"/>
          <w:sz w:val="28"/>
          <w:szCs w:val="28"/>
          <w:rtl w:val="0"/>
        </w:rPr>
        <w:t xml:space="preserve">uses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financial calculators.  Prompt the user to specify the type of calculator they want and then call a method that works specifically in that situation (ex: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doMortgageCalculation(), doFutureValueCalculation(),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etc)</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sectPr>
          <w:headerReference r:id="rId48" w:type="even"/>
          <w:footerReference r:id="rId49" w:type="default"/>
          <w:type w:val="nextPage"/>
          <w:pgSz w:h="15840" w:w="12240" w:orient="portrait"/>
          <w:pgMar w:bottom="720" w:top="720" w:left="2520" w:right="1080" w:header="0" w:footer="346"/>
          <w:pgNumType w:start="1"/>
          <w:sectPrChange w:author="Shylaja Deshpande" w:id="1" w:date="2023-11-29T16:36:08Z">
            <w:sectPr w:rsidR="000000" w:rsidDel="000000" w:rsidRPr="000000" w:rsidSect="000000">
              <w:pgMar w:bottom="720" w:top="720" w:left="1080" w:right="1080" w:header="0" w:footer="346"/>
              <w:pgNumType w:start="1"/>
              <w:pgSz w:h="15840" w:w="12240" w:orient="portrait"/>
              <w:type w:val="nextPage"/>
            </w:sectPr>
          </w:sectPrChange>
        </w:sectPr>
      </w:pPr>
      <w:r w:rsidDel="00000000" w:rsidR="00000000" w:rsidRPr="00000000">
        <w:rPr>
          <w:rtl w:val="0"/>
        </w:rPr>
      </w:r>
    </w:p>
    <w:p w:rsidR="00000000" w:rsidDel="00000000" w:rsidP="00000000" w:rsidRDefault="00000000" w:rsidRPr="00000000" w14:paraId="00000686">
      <w:pPr>
        <w:pStyle w:val="Heading1"/>
        <w:numPr>
          <w:ilvl w:val="0"/>
          <w:numId w:val="9"/>
        </w:numPr>
        <w:ind w:left="0" w:firstLine="0"/>
        <w:rPr>
          <w:vertAlign w:val="baseline"/>
        </w:rPr>
      </w:pPr>
      <w:bookmarkStart w:colFirst="0" w:colLast="0" w:name="_heading=h.3hv69ve" w:id="85"/>
      <w:bookmarkEnd w:id="85"/>
      <w:r w:rsidDel="00000000" w:rsidR="00000000" w:rsidRPr="00000000">
        <w:rPr>
          <w:b w:val="1"/>
          <w:vertAlign w:val="baseline"/>
          <w:rtl w:val="0"/>
        </w:rPr>
        <w:br w:type="textWrapping"/>
        <w:br w:type="textWrapping"/>
        <w:br w:type="textWrapping"/>
        <w:br w:type="textWrapping"/>
        <w:t xml:space="preserve">Conditionals</w:t>
      </w:r>
      <w:r w:rsidDel="00000000" w:rsidR="00000000" w:rsidRPr="00000000">
        <w:rPr>
          <w:rtl w:val="0"/>
        </w:rPr>
      </w:r>
    </w:p>
    <w:p w:rsidR="00000000" w:rsidDel="00000000" w:rsidP="00000000" w:rsidRDefault="00000000" w:rsidRPr="00000000" w14:paraId="00000687">
      <w:pPr>
        <w:pStyle w:val="Heading2"/>
        <w:numPr>
          <w:ilvl w:val="1"/>
          <w:numId w:val="9"/>
        </w:numPr>
        <w:ind w:left="0" w:firstLine="0"/>
        <w:rPr>
          <w:vertAlign w:val="baseline"/>
        </w:rPr>
      </w:pPr>
      <w:bookmarkStart w:colFirst="0" w:colLast="0" w:name="_heading=h.1x0gk37" w:id="86"/>
      <w:bookmarkEnd w:id="86"/>
      <w:r w:rsidDel="00000000" w:rsidR="00000000" w:rsidRPr="00000000">
        <w:rPr>
          <w:b w:val="0"/>
          <w:vertAlign w:val="baseline"/>
          <w:rtl w:val="0"/>
        </w:rPr>
        <w:br w:type="textWrapping"/>
        <w:br w:type="textWrapping"/>
        <w:br w:type="textWrapping"/>
        <w:br w:type="textWrapping"/>
        <w:t xml:space="preserve">Conditionals</w:t>
      </w:r>
      <w:r w:rsidDel="00000000" w:rsidR="00000000" w:rsidRPr="00000000">
        <w:rPr>
          <w:rtl w:val="0"/>
        </w:rPr>
      </w:r>
    </w:p>
    <w:p w:rsidR="00000000" w:rsidDel="00000000" w:rsidP="00000000" w:rsidRDefault="00000000" w:rsidRPr="00000000" w14:paraId="00000688">
      <w:pPr>
        <w:pStyle w:val="Heading3"/>
        <w:tabs>
          <w:tab w:val="left" w:leader="none" w:pos="360"/>
          <w:tab w:val="left" w:leader="none" w:pos="720"/>
          <w:tab w:val="left" w:leader="none" w:pos="1080"/>
        </w:tabs>
        <w:rPr>
          <w:vertAlign w:val="baseline"/>
        </w:rPr>
      </w:pPr>
      <w:bookmarkStart w:colFirst="0" w:colLast="0" w:name="_heading=h.4h042r0" w:id="87"/>
      <w:bookmarkEnd w:id="87"/>
      <w:r w:rsidDel="00000000" w:rsidR="00000000" w:rsidRPr="00000000">
        <w:rPr>
          <w:b w:val="1"/>
          <w:vertAlign w:val="baseline"/>
          <w:rtl w:val="0"/>
        </w:rPr>
        <w:t xml:space="preserve">Conditionals</w:t>
      </w:r>
      <w:r w:rsidDel="00000000" w:rsidR="00000000" w:rsidRPr="00000000">
        <w:rPr>
          <w:rtl w:val="0"/>
        </w:rPr>
      </w:r>
    </w:p>
    <w:p w:rsidR="00000000" w:rsidDel="00000000" w:rsidP="00000000" w:rsidRDefault="00000000" w:rsidRPr="00000000" w14:paraId="00000689">
      <w:pPr>
        <w:pStyle w:val="Heading4"/>
        <w:numPr>
          <w:ilvl w:val="0"/>
          <w:numId w:val="7"/>
        </w:numPr>
        <w:ind w:left="360" w:hanging="360"/>
        <w:rPr>
          <w:vertAlign w:val="baseline"/>
        </w:rPr>
      </w:pPr>
      <w:r w:rsidDel="00000000" w:rsidR="00000000" w:rsidRPr="00000000">
        <w:rPr>
          <w:b w:val="1"/>
          <w:vertAlign w:val="baseline"/>
          <w:rtl w:val="0"/>
        </w:rPr>
        <w:t xml:space="preserve">As one of the languages rooted in C, you will find the conditionals in Java very familiar</w:t>
      </w:r>
      <w:r w:rsidDel="00000000" w:rsidR="00000000" w:rsidRPr="00000000">
        <w:rPr>
          <w:rtl w:val="0"/>
        </w:rPr>
      </w:r>
    </w:p>
    <w:p w:rsidR="00000000" w:rsidDel="00000000" w:rsidP="00000000" w:rsidRDefault="00000000" w:rsidRPr="00000000" w14:paraId="0000068A">
      <w:pPr>
        <w:pStyle w:val="Heading4"/>
        <w:numPr>
          <w:ilvl w:val="0"/>
          <w:numId w:val="7"/>
        </w:numPr>
        <w:ind w:left="360" w:hanging="360"/>
        <w:rPr>
          <w:vertAlign w:val="baseline"/>
        </w:rPr>
      </w:pPr>
      <w:r w:rsidDel="00000000" w:rsidR="00000000" w:rsidRPr="00000000">
        <w:rPr>
          <w:b w:val="1"/>
          <w:vertAlign w:val="baseline"/>
          <w:rtl w:val="0"/>
        </w:rPr>
        <w:t xml:space="preserve">They include:</w:t>
      </w:r>
      <w:r w:rsidDel="00000000" w:rsidR="00000000" w:rsidRPr="00000000">
        <w:rPr>
          <w:rtl w:val="0"/>
        </w:rPr>
      </w:r>
    </w:p>
    <w:p w:rsidR="00000000" w:rsidDel="00000000" w:rsidP="00000000" w:rsidRDefault="00000000" w:rsidRPr="00000000" w14:paraId="0000068B">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if / else</w:t>
      </w:r>
    </w:p>
    <w:p w:rsidR="00000000" w:rsidDel="00000000" w:rsidP="00000000" w:rsidRDefault="00000000" w:rsidRPr="00000000" w14:paraId="0000068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ternary operator</w:t>
      </w:r>
    </w:p>
    <w:p w:rsidR="00000000" w:rsidDel="00000000" w:rsidP="00000000" w:rsidRDefault="00000000" w:rsidRPr="00000000" w14:paraId="0000068D">
      <w:pPr>
        <w:pStyle w:val="Heading5"/>
        <w:numPr>
          <w:ilvl w:val="0"/>
          <w:numId w:val="5"/>
        </w:numPr>
        <w:tabs>
          <w:tab w:val="left" w:leader="none" w:pos="720"/>
        </w:tabs>
        <w:ind w:left="504" w:firstLine="0"/>
        <w:rPr>
          <w:rFonts w:ascii="Courier New" w:cs="Courier New" w:eastAsia="Courier New" w:hAnsi="Courier New"/>
          <w:vertAlign w:val="baseline"/>
        </w:rPr>
      </w:pPr>
      <w:bookmarkStart w:colFirst="0" w:colLast="0" w:name="_heading=h.2w5ecyt" w:id="88"/>
      <w:bookmarkEnd w:id="88"/>
      <w:r w:rsidDel="00000000" w:rsidR="00000000" w:rsidRPr="00000000">
        <w:rPr>
          <w:rFonts w:ascii="Courier New" w:cs="Courier New" w:eastAsia="Courier New" w:hAnsi="Courier New"/>
          <w:vertAlign w:val="baseline"/>
          <w:rtl w:val="0"/>
        </w:rPr>
        <w:t xml:space="preserve">switch</w:t>
      </w:r>
    </w:p>
    <w:p w:rsidR="00000000" w:rsidDel="00000000" w:rsidP="00000000" w:rsidRDefault="00000000" w:rsidRPr="00000000" w14:paraId="0000068E">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if / else</w:t>
      </w:r>
      <w:r w:rsidDel="00000000" w:rsidR="00000000" w:rsidRPr="00000000">
        <w:rPr>
          <w:b w:val="1"/>
          <w:vertAlign w:val="baseline"/>
          <w:rtl w:val="0"/>
        </w:rPr>
        <w:t xml:space="preserve"> Statements</w:t>
      </w:r>
      <w:r w:rsidDel="00000000" w:rsidR="00000000" w:rsidRPr="00000000">
        <w:rPr>
          <w:rtl w:val="0"/>
        </w:rPr>
      </w:r>
    </w:p>
    <w:p w:rsidR="00000000" w:rsidDel="00000000" w:rsidP="00000000" w:rsidRDefault="00000000" w:rsidRPr="00000000" w14:paraId="0000068F">
      <w:pPr>
        <w:pStyle w:val="Heading4"/>
        <w:numPr>
          <w:ilvl w:val="0"/>
          <w:numId w:val="7"/>
        </w:numPr>
        <w:ind w:left="360" w:hanging="360"/>
        <w:rPr>
          <w:vertAlign w:val="baseline"/>
        </w:rPr>
      </w:pPr>
      <w:r w:rsidDel="00000000" w:rsidR="00000000" w:rsidRPr="00000000">
        <w:rPr>
          <w:b w:val="1"/>
          <w:vertAlign w:val="baseline"/>
          <w:rtl w:val="0"/>
        </w:rPr>
        <w:t xml:space="preserve">The if statement is essentially identical to the JavaScript if statement</w:t>
      </w:r>
      <w:r w:rsidDel="00000000" w:rsidR="00000000" w:rsidRPr="00000000">
        <w:rPr>
          <w:rtl w:val="0"/>
        </w:rPr>
      </w:r>
    </w:p>
    <w:p w:rsidR="00000000" w:rsidDel="00000000" w:rsidP="00000000" w:rsidRDefault="00000000" w:rsidRPr="00000000" w14:paraId="0000069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condition is surrounded with parenthesis</w:t>
      </w:r>
    </w:p>
    <w:p w:rsidR="00000000" w:rsidDel="00000000" w:rsidP="00000000" w:rsidRDefault="00000000" w:rsidRPr="00000000" w14:paraId="0000069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Curl</w:t>
      </w:r>
      <w:r w:rsidDel="00000000" w:rsidR="00000000" w:rsidRPr="00000000">
        <w:rPr>
          <w:rtl w:val="0"/>
        </w:rPr>
        <w:t xml:space="preserve">y</w:t>
      </w:r>
      <w:r w:rsidDel="00000000" w:rsidR="00000000" w:rsidRPr="00000000">
        <w:rPr>
          <w:vertAlign w:val="baseline"/>
          <w:rtl w:val="0"/>
        </w:rPr>
        <w:t xml:space="preserve"> braces are required if there is more than one statement, but best practice is to always have them</w:t>
      </w:r>
    </w:p>
    <w:p w:rsidR="00000000" w:rsidDel="00000000" w:rsidP="00000000" w:rsidRDefault="00000000" w:rsidRPr="00000000" w14:paraId="0000069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(condition)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statement(s)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696">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b w:val="1"/>
          <w:i w:val="1"/>
          <w:u w:val="single"/>
          <w:vertAlign w:val="baseline"/>
          <w:rtl w:val="0"/>
        </w:rPr>
        <w:t xml:space="preserve">only</w:t>
      </w:r>
      <w:r w:rsidDel="00000000" w:rsidR="00000000" w:rsidRPr="00000000">
        <w:rPr>
          <w:b w:val="1"/>
          <w:vertAlign w:val="baseline"/>
          <w:rtl w:val="0"/>
        </w:rPr>
        <w:t xml:space="preserve"> comparison operators are:</w:t>
      </w:r>
      <w:r w:rsidDel="00000000" w:rsidR="00000000" w:rsidRPr="00000000">
        <w:rPr>
          <w:rtl w:val="0"/>
        </w:rPr>
      </w:r>
    </w:p>
    <w:p w:rsidR="00000000" w:rsidDel="00000000" w:rsidP="00000000" w:rsidRDefault="00000000" w:rsidRPr="00000000" w14:paraId="00000697">
      <w:pPr>
        <w:pStyle w:val="Heading4"/>
        <w:ind w:left="360" w:firstLine="0"/>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    ==      !=      &lt;      &lt;=      &gt;      &gt;=</w:t>
      </w:r>
      <w:r w:rsidDel="00000000" w:rsidR="00000000" w:rsidRPr="00000000">
        <w:rPr>
          <w:rtl w:val="0"/>
        </w:rPr>
      </w:r>
    </w:p>
    <w:p w:rsidR="00000000" w:rsidDel="00000000" w:rsidP="00000000" w:rsidRDefault="00000000" w:rsidRPr="00000000" w14:paraId="00000698">
      <w:pPr>
        <w:pStyle w:val="Heading4"/>
        <w:numPr>
          <w:ilvl w:val="0"/>
          <w:numId w:val="7"/>
        </w:numPr>
        <w:ind w:left="360" w:hanging="360"/>
        <w:rPr>
          <w:vertAlign w:val="baseline"/>
        </w:rPr>
      </w:pPr>
      <w:r w:rsidDel="00000000" w:rsidR="00000000" w:rsidRPr="00000000">
        <w:rPr>
          <w:b w:val="1"/>
          <w:vertAlign w:val="baseline"/>
          <w:rtl w:val="0"/>
        </w:rPr>
        <w:t xml:space="preserve">The equality and inequality operators can be used with both primitive</w:t>
      </w:r>
      <w:r w:rsidDel="00000000" w:rsidR="00000000" w:rsidRPr="00000000">
        <w:rPr>
          <w:rFonts w:ascii="Calibri" w:cs="Calibri" w:eastAsia="Calibri" w:hAnsi="Calibri"/>
          <w:b w:val="1"/>
          <w:vertAlign w:val="baseline"/>
          <w:rtl w:val="0"/>
        </w:rPr>
        <w:t xml:space="preserve"> </w:t>
      </w:r>
      <w:hyperlink r:id="rId50">
        <w:r w:rsidDel="00000000" w:rsidR="00000000" w:rsidRPr="00000000">
          <w:rPr>
            <w:b w:val="1"/>
            <w:color w:val="000000"/>
            <w:u w:val="none"/>
            <w:vertAlign w:val="baseline"/>
            <w:rtl w:val="0"/>
          </w:rPr>
          <w:t xml:space="preserve">types</w:t>
        </w:r>
      </w:hyperlink>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and objects </w:t>
      </w:r>
      <w:r w:rsidDel="00000000" w:rsidR="00000000" w:rsidRPr="00000000">
        <w:rPr>
          <w:rtl w:val="0"/>
        </w:rPr>
      </w:r>
    </w:p>
    <w:p w:rsidR="00000000" w:rsidDel="00000000" w:rsidP="00000000" w:rsidRDefault="00000000" w:rsidRPr="00000000" w14:paraId="0000069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other comparison operators only work with primitive types that can be represented in numbers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bookmarkStart w:colFirst="0" w:colLast="0" w:name="_heading=h.1baon6m" w:id="89"/>
      <w:bookmarkEnd w:id="89"/>
      <w:r w:rsidDel="00000000" w:rsidR="00000000" w:rsidRPr="00000000">
        <w:rPr>
          <w:rtl w:val="0"/>
        </w:rPr>
      </w:r>
    </w:p>
    <w:p w:rsidR="00000000" w:rsidDel="00000000" w:rsidP="00000000" w:rsidRDefault="00000000" w:rsidRPr="00000000" w14:paraId="0000069B">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if / else</w:t>
      </w:r>
      <w:r w:rsidDel="00000000" w:rsidR="00000000" w:rsidRPr="00000000">
        <w:rPr>
          <w:b w:val="1"/>
          <w:vertAlign w:val="baseline"/>
          <w:rtl w:val="0"/>
        </w:rPr>
        <w:t xml:space="preserve"> Statements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"Ezra";</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17;</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price = 25.00;</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(age &lt; 18) {</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price * .9;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System.out.println("Price of admission: " + price);</w:t>
      </w:r>
    </w:p>
    <w:p w:rsidR="00000000" w:rsidDel="00000000" w:rsidP="00000000" w:rsidRDefault="00000000" w:rsidRPr="00000000" w14:paraId="000006A7">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else</w:t>
      </w:r>
      <w:r w:rsidDel="00000000" w:rsidR="00000000" w:rsidRPr="00000000">
        <w:rPr>
          <w:b w:val="1"/>
          <w:vertAlign w:val="baseline"/>
          <w:rtl w:val="0"/>
        </w:rPr>
        <w:t xml:space="preserve"> statement can be used to write code that executes when the condition is false</w:t>
      </w:r>
      <w:r w:rsidDel="00000000" w:rsidR="00000000" w:rsidRPr="00000000">
        <w:rPr>
          <w:rtl w:val="0"/>
        </w:rPr>
      </w:r>
    </w:p>
    <w:p w:rsidR="00000000" w:rsidDel="00000000" w:rsidP="00000000" w:rsidRDefault="00000000" w:rsidRPr="00000000" w14:paraId="000006A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the else condition has more than one statement, you must surround them with curly braces</w:t>
      </w:r>
    </w:p>
    <w:p w:rsidR="00000000" w:rsidDel="00000000" w:rsidP="00000000" w:rsidRDefault="00000000" w:rsidRPr="00000000" w14:paraId="000006A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"Ezra";</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17;</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price;</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(age &lt; 18) {</w:t>
      </w: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22.50;  </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else {</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25.00;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vac5uf" w:id="90"/>
      <w:bookmarkEnd w:id="90"/>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System.out.println("Price of admission: " + price);</w:t>
      </w:r>
    </w:p>
    <w:p w:rsidR="00000000" w:rsidDel="00000000" w:rsidP="00000000" w:rsidRDefault="00000000" w:rsidRPr="00000000" w14:paraId="000006B7">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if / else</w:t>
      </w:r>
      <w:r w:rsidDel="00000000" w:rsidR="00000000" w:rsidRPr="00000000">
        <w:rPr>
          <w:b w:val="1"/>
          <w:vertAlign w:val="baseline"/>
          <w:rtl w:val="0"/>
        </w:rPr>
        <w:t xml:space="preserve"> Statements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6B8">
      <w:pPr>
        <w:pStyle w:val="Heading4"/>
        <w:numPr>
          <w:ilvl w:val="0"/>
          <w:numId w:val="7"/>
        </w:numPr>
        <w:ind w:left="360" w:hanging="360"/>
        <w:rPr>
          <w:vertAlign w:val="baseline"/>
        </w:rPr>
      </w:pPr>
      <w:r w:rsidDel="00000000" w:rsidR="00000000" w:rsidRPr="00000000">
        <w:rPr>
          <w:b w:val="1"/>
          <w:vertAlign w:val="baseline"/>
          <w:rtl w:val="0"/>
        </w:rPr>
        <w:t xml:space="preserve">You can string together </w:t>
      </w:r>
      <w:r w:rsidDel="00000000" w:rsidR="00000000" w:rsidRPr="00000000">
        <w:rPr>
          <w:rFonts w:ascii="Courier New" w:cs="Courier New" w:eastAsia="Courier New" w:hAnsi="Courier New"/>
          <w:b w:val="1"/>
          <w:vertAlign w:val="baseline"/>
          <w:rtl w:val="0"/>
        </w:rPr>
        <w:t xml:space="preserve">if / else if / else</w:t>
      </w:r>
      <w:r w:rsidDel="00000000" w:rsidR="00000000" w:rsidRPr="00000000">
        <w:rPr>
          <w:b w:val="1"/>
          <w:vertAlign w:val="baseline"/>
          <w:rtl w:val="0"/>
        </w:rPr>
        <w:t xml:space="preserve"> statements for more complex logic</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"Ezra";</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17;</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price;</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(age &lt; 18) {</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18.00;  </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else if (age &lt; 65) {</w:t>
      </w: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25.00;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else {</w: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18.00;  </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System.out.println("Price of admission: " + price);</w:t>
      </w:r>
    </w:p>
    <w:p w:rsidR="00000000" w:rsidDel="00000000" w:rsidP="00000000" w:rsidRDefault="00000000" w:rsidRPr="00000000" w14:paraId="000006CA">
      <w:pPr>
        <w:pStyle w:val="Heading4"/>
        <w:numPr>
          <w:ilvl w:val="0"/>
          <w:numId w:val="7"/>
        </w:numPr>
        <w:ind w:left="360" w:hanging="360"/>
        <w:rPr>
          <w:vertAlign w:val="baseline"/>
        </w:rPr>
      </w:pPr>
      <w:r w:rsidDel="00000000" w:rsidR="00000000" w:rsidRPr="00000000">
        <w:rPr>
          <w:b w:val="1"/>
          <w:vertAlign w:val="baseline"/>
          <w:rtl w:val="0"/>
        </w:rPr>
        <w:t xml:space="preserve">You can build complex conditions by including the logical operators  </w:t>
      </w:r>
      <w:r w:rsidDel="00000000" w:rsidR="00000000" w:rsidRPr="00000000">
        <w:rPr>
          <w:rFonts w:ascii="Courier New" w:cs="Courier New" w:eastAsia="Courier New" w:hAnsi="Courier New"/>
          <w:b w:val="1"/>
          <w:vertAlign w:val="baseline"/>
          <w:rtl w:val="0"/>
        </w:rPr>
        <w:t xml:space="preserve"> &amp;&amp;    ||     !</w:t>
      </w: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"Ezra";</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17;</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price;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(age &lt; 18 || age &gt;= 65) {</w:t>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18.00;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else {</w:t>
      </w: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price = 25.00;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afmg28" w:id="91"/>
      <w:bookmarkEnd w:id="91"/>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Comparing Strings</w:t>
      </w:r>
      <w:r w:rsidDel="00000000" w:rsidR="00000000" w:rsidRPr="00000000">
        <w:rPr>
          <w:rtl w:val="0"/>
        </w:rPr>
      </w:r>
    </w:p>
    <w:p w:rsidR="00000000" w:rsidDel="00000000" w:rsidP="00000000" w:rsidRDefault="00000000" w:rsidRPr="00000000" w14:paraId="000006D8">
      <w:pPr>
        <w:pStyle w:val="Heading4"/>
        <w:numPr>
          <w:ilvl w:val="0"/>
          <w:numId w:val="7"/>
        </w:numPr>
        <w:ind w:left="360" w:hanging="360"/>
        <w:rPr>
          <w:vertAlign w:val="baseline"/>
        </w:rPr>
      </w:pPr>
      <w:r w:rsidDel="00000000" w:rsidR="00000000" w:rsidRPr="00000000">
        <w:rPr>
          <w:b w:val="1"/>
          <w:vertAlign w:val="baseline"/>
          <w:rtl w:val="0"/>
        </w:rPr>
        <w:t xml:space="preserve">Comparing strings in Java might be a little different than what you expect</w:t>
      </w:r>
      <w:r w:rsidDel="00000000" w:rsidR="00000000" w:rsidRPr="00000000">
        <w:rPr>
          <w:rtl w:val="0"/>
        </w:rPr>
      </w:r>
    </w:p>
    <w:p w:rsidR="00000000" w:rsidDel="00000000" w:rsidP="00000000" w:rsidRDefault="00000000" w:rsidRPr="00000000" w14:paraId="000006D9">
      <w:pPr>
        <w:pStyle w:val="Heading4"/>
        <w:numPr>
          <w:ilvl w:val="0"/>
          <w:numId w:val="7"/>
        </w:numPr>
        <w:ind w:left="360" w:hanging="360"/>
        <w:rPr>
          <w:vertAlign w:val="baseline"/>
        </w:rPr>
      </w:pPr>
      <w:r w:rsidDel="00000000" w:rsidR="00000000" w:rsidRPr="00000000">
        <w:rPr>
          <w:b w:val="1"/>
          <w:vertAlign w:val="baseline"/>
          <w:rtl w:val="0"/>
        </w:rPr>
        <w:t xml:space="preserve">The == operator tests whether both operands are the same object</w:t>
      </w:r>
      <w:r w:rsidDel="00000000" w:rsidR="00000000" w:rsidRPr="00000000">
        <w:rPr>
          <w:rtl w:val="0"/>
        </w:rPr>
      </w:r>
    </w:p>
    <w:p w:rsidR="00000000" w:rsidDel="00000000" w:rsidP="00000000" w:rsidRDefault="00000000" w:rsidRPr="00000000" w14:paraId="000006DA">
      <w:pPr>
        <w:pStyle w:val="Heading4"/>
        <w:numPr>
          <w:ilvl w:val="0"/>
          <w:numId w:val="7"/>
        </w:numPr>
        <w:ind w:left="360" w:hanging="360"/>
        <w:rPr>
          <w:vertAlign w:val="baseline"/>
        </w:rPr>
      </w:pPr>
      <w:r w:rsidDel="00000000" w:rsidR="00000000" w:rsidRPr="00000000">
        <w:rPr>
          <w:b w:val="1"/>
          <w:vertAlign w:val="baseline"/>
          <w:rtl w:val="0"/>
        </w:rPr>
        <w:t xml:space="preserve">The String class' </w:t>
      </w:r>
      <w:r w:rsidDel="00000000" w:rsidR="00000000" w:rsidRPr="00000000">
        <w:rPr>
          <w:rFonts w:ascii="Courier New" w:cs="Courier New" w:eastAsia="Courier New" w:hAnsi="Courier New"/>
          <w:b w:val="1"/>
          <w:vertAlign w:val="baseline"/>
          <w:rtl w:val="0"/>
        </w:rPr>
        <w:t xml:space="preserve">equals()</w:t>
      </w:r>
      <w:r w:rsidDel="00000000" w:rsidR="00000000" w:rsidRPr="00000000">
        <w:rPr>
          <w:b w:val="1"/>
          <w:vertAlign w:val="baseline"/>
          <w:rtl w:val="0"/>
        </w:rPr>
        <w:t xml:space="preserve"> method tests whether the strings contain the same characters in the same order</w:t>
      </w: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homeState = "Texas";</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contactPhone;</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(homeState.equals("Texas") || homeState.equals("Kansas")) {</w:t>
      </w: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contactPhone = "800-555-5555";  </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else {</w:t>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contactPhone = "855-555-5555";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pkwqa1" w:id="92"/>
      <w:bookmarkEnd w:id="92"/>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5">
      <w:pPr>
        <w:pStyle w:val="Heading3"/>
        <w:tabs>
          <w:tab w:val="left" w:leader="none" w:pos="360"/>
          <w:tab w:val="left" w:leader="none" w:pos="720"/>
          <w:tab w:val="left" w:leader="none" w:pos="1080"/>
        </w:tabs>
        <w:rPr>
          <w:rFonts w:ascii="Switzerland" w:cs="Switzerland" w:eastAsia="Switzerland" w:hAnsi="Switzerland"/>
          <w:sz w:val="48"/>
          <w:szCs w:val="48"/>
          <w:vertAlign w:val="baseline"/>
        </w:rPr>
      </w:pPr>
      <w:r w:rsidDel="00000000" w:rsidR="00000000" w:rsidRPr="00000000">
        <w:rPr>
          <w:rFonts w:ascii="Switzerland" w:cs="Switzerland" w:eastAsia="Switzerland" w:hAnsi="Switzerland"/>
          <w:b w:val="1"/>
          <w:sz w:val="48"/>
          <w:szCs w:val="48"/>
          <w:vertAlign w:val="baseline"/>
          <w:rtl w:val="0"/>
        </w:rPr>
        <w:t xml:space="preserve">Example:  Better Calculator?</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import java.util.*;</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public class InputApp {</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public static void main(String[] args)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Scanner scanner = new Scanner(System.in);</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System.out.print(</w:t>
      </w: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"What do you want to do (add, subtract) ? ");</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     String command = scanner.nextLine();   </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if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command.equals("add")</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doAdd(scanner);</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else if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command.equals("subtract")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doSubtract(scanner);</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System.out.printf(</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 -- Invalid command!", command);</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public static void doAdd(Scanner scanner)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System.out.print("Enter 1st number: ");</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num1 = scanner.nextDouble();</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System.out.print("Enter 2nd number: ");</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num2 = scanner.nextDouble();</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sum = num1 + num2;</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System.out.printf("%f + %f = %f", num1, num2, sum);</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public static void doSubtract(Scanner scanner)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System.out.print("Enter 1st number: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num1 = scanner.nextDouble();</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System.out.print("Enter 2nd number: ");</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num2 = scanner.nextDouble();</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difference = num1 - num2;</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System.out.printf(</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 + %f = %f", num1, num2, difference);</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9kk8xu" w:id="93"/>
      <w:bookmarkEnd w:id="93"/>
      <w:r w:rsidDel="00000000" w:rsidR="00000000" w:rsidRPr="00000000">
        <w:rPr>
          <w:rtl w:val="0"/>
        </w:rPr>
      </w:r>
    </w:p>
    <w:p w:rsidR="00000000" w:rsidDel="00000000" w:rsidP="00000000" w:rsidRDefault="00000000" w:rsidRPr="00000000" w14:paraId="0000071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Ternary Operator</w:t>
      </w:r>
      <w:r w:rsidDel="00000000" w:rsidR="00000000" w:rsidRPr="00000000">
        <w:rPr>
          <w:rtl w:val="0"/>
        </w:rPr>
      </w:r>
    </w:p>
    <w:p w:rsidR="00000000" w:rsidDel="00000000" w:rsidP="00000000" w:rsidRDefault="00000000" w:rsidRPr="00000000" w14:paraId="00000717">
      <w:pPr>
        <w:pStyle w:val="Heading4"/>
        <w:numPr>
          <w:ilvl w:val="0"/>
          <w:numId w:val="7"/>
        </w:numPr>
        <w:ind w:left="360" w:hanging="360"/>
        <w:rPr>
          <w:vertAlign w:val="baseline"/>
        </w:rPr>
      </w:pPr>
      <w:r w:rsidDel="00000000" w:rsidR="00000000" w:rsidRPr="00000000">
        <w:rPr>
          <w:b w:val="1"/>
          <w:vertAlign w:val="baseline"/>
          <w:rtl w:val="0"/>
        </w:rPr>
        <w:t xml:space="preserve">The ternary operator ( ? ) in Java is the same short-hand if...else statement found in all C-based languages</w:t>
      </w:r>
      <w:r w:rsidDel="00000000" w:rsidR="00000000" w:rsidRPr="00000000">
        <w:rPr>
          <w:rtl w:val="0"/>
        </w:rPr>
      </w:r>
    </w:p>
    <w:p w:rsidR="00000000" w:rsidDel="00000000" w:rsidP="00000000" w:rsidRDefault="00000000" w:rsidRPr="00000000" w14:paraId="0000071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Like in JavaScript, it can reduce an if statement to one line</w:t>
      </w:r>
    </w:p>
    <w:p w:rsidR="00000000" w:rsidDel="00000000" w:rsidP="00000000" w:rsidRDefault="00000000" w:rsidRPr="00000000" w14:paraId="0000071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variable = (condition)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expressionTrue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expressionFalse;</w:t>
      </w:r>
    </w:p>
    <w:p w:rsidR="00000000" w:rsidDel="00000000" w:rsidP="00000000" w:rsidRDefault="00000000" w:rsidRPr="00000000" w14:paraId="0000071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"Ezra";</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17;</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price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(age &lt; 18) ? 22.50 : 25.00;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opuj5n" w:id="94"/>
      <w:bookmarkEnd w:id="9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System.out.println("Price of admission: " + price);</w:t>
      </w:r>
    </w:p>
    <w:p w:rsidR="00000000" w:rsidDel="00000000" w:rsidP="00000000" w:rsidRDefault="00000000" w:rsidRPr="00000000" w14:paraId="00000722">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switch</w:t>
      </w:r>
      <w:r w:rsidDel="00000000" w:rsidR="00000000" w:rsidRPr="00000000">
        <w:rPr>
          <w:b w:val="1"/>
          <w:vertAlign w:val="baseline"/>
          <w:rtl w:val="0"/>
        </w:rPr>
        <w:t xml:space="preserve"> Statement</w:t>
      </w:r>
      <w:r w:rsidDel="00000000" w:rsidR="00000000" w:rsidRPr="00000000">
        <w:rPr>
          <w:rtl w:val="0"/>
        </w:rPr>
      </w:r>
    </w:p>
    <w:p w:rsidR="00000000" w:rsidDel="00000000" w:rsidP="00000000" w:rsidRDefault="00000000" w:rsidRPr="00000000" w14:paraId="00000723">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switch</w:t>
      </w:r>
      <w:r w:rsidDel="00000000" w:rsidR="00000000" w:rsidRPr="00000000">
        <w:rPr>
          <w:b w:val="1"/>
          <w:vertAlign w:val="baseline"/>
          <w:rtl w:val="0"/>
        </w:rPr>
        <w:t xml:space="preserve"> statement evaluates an expression and uses it to execute the code in one or more </w:t>
      </w:r>
      <w:r w:rsidDel="00000000" w:rsidR="00000000" w:rsidRPr="00000000">
        <w:rPr>
          <w:rFonts w:ascii="Courier New" w:cs="Courier New" w:eastAsia="Courier New" w:hAnsi="Courier New"/>
          <w:b w:val="1"/>
          <w:vertAlign w:val="baseline"/>
          <w:rtl w:val="0"/>
        </w:rPr>
        <w:t xml:space="preserve">case</w:t>
      </w:r>
      <w:r w:rsidDel="00000000" w:rsidR="00000000" w:rsidRPr="00000000">
        <w:rPr>
          <w:b w:val="1"/>
          <w:vertAlign w:val="baseline"/>
          <w:rtl w:val="0"/>
        </w:rPr>
        <w:t xml:space="preserve"> blocks</w:t>
      </w:r>
      <w:r w:rsidDel="00000000" w:rsidR="00000000" w:rsidRPr="00000000">
        <w:rPr>
          <w:rtl w:val="0"/>
        </w:rPr>
      </w:r>
    </w:p>
    <w:p w:rsidR="00000000" w:rsidDel="00000000" w:rsidP="00000000" w:rsidRDefault="00000000" w:rsidRPr="00000000" w14:paraId="0000072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a </w:t>
      </w:r>
      <w:r w:rsidDel="00000000" w:rsidR="00000000" w:rsidRPr="00000000">
        <w:rPr>
          <w:rFonts w:ascii="Courier New" w:cs="Courier New" w:eastAsia="Courier New" w:hAnsi="Courier New"/>
          <w:vertAlign w:val="baseline"/>
          <w:rtl w:val="0"/>
        </w:rPr>
        <w:t xml:space="preserve">case</w:t>
      </w:r>
      <w:r w:rsidDel="00000000" w:rsidR="00000000" w:rsidRPr="00000000">
        <w:rPr>
          <w:vertAlign w:val="baseline"/>
          <w:rtl w:val="0"/>
        </w:rPr>
        <w:t xml:space="preserve"> block doesn't have a </w:t>
      </w:r>
      <w:r w:rsidDel="00000000" w:rsidR="00000000" w:rsidRPr="00000000">
        <w:rPr>
          <w:rFonts w:ascii="Courier New" w:cs="Courier New" w:eastAsia="Courier New" w:hAnsi="Courier New"/>
          <w:vertAlign w:val="baseline"/>
          <w:rtl w:val="0"/>
        </w:rPr>
        <w:t xml:space="preserve">break</w:t>
      </w:r>
      <w:r w:rsidDel="00000000" w:rsidR="00000000" w:rsidRPr="00000000">
        <w:rPr>
          <w:vertAlign w:val="baseline"/>
          <w:rtl w:val="0"/>
        </w:rPr>
        <w:t xml:space="preserve">, then code falls into the next block</w:t>
      </w:r>
    </w:p>
    <w:p w:rsidR="00000000" w:rsidDel="00000000" w:rsidP="00000000" w:rsidRDefault="00000000" w:rsidRPr="00000000" w14:paraId="0000072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there is no match, the </w:t>
      </w:r>
      <w:r w:rsidDel="00000000" w:rsidR="00000000" w:rsidRPr="00000000">
        <w:rPr>
          <w:rFonts w:ascii="Courier New" w:cs="Courier New" w:eastAsia="Courier New" w:hAnsi="Courier New"/>
          <w:vertAlign w:val="baseline"/>
          <w:rtl w:val="0"/>
        </w:rPr>
        <w:t xml:space="preserve">default</w:t>
      </w:r>
      <w:r w:rsidDel="00000000" w:rsidR="00000000" w:rsidRPr="00000000">
        <w:rPr>
          <w:vertAlign w:val="baseline"/>
          <w:rtl w:val="0"/>
        </w:rPr>
        <w:t xml:space="preserve"> block executes</w:t>
      </w:r>
    </w:p>
    <w:p w:rsidR="00000000" w:rsidDel="00000000" w:rsidP="00000000" w:rsidRDefault="00000000" w:rsidRPr="00000000" w14:paraId="0000072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switch(expression) {</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case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value-1:</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block</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break;</w:t>
      </w: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case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value-2:</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block</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break;</w:t>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default:</w:t>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block </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dayNumber = 3;</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description =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switch (dayNumber) {</w:t>
      </w: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0:</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"Sunday";</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1:</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"Monday";</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2:</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"Tuesday";</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3:</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"Wednesday";</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8pi1tg" w:id="95"/>
      <w:bookmarkEnd w:id="95"/>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42">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switch</w:t>
      </w:r>
      <w:r w:rsidDel="00000000" w:rsidR="00000000" w:rsidRPr="00000000">
        <w:rPr>
          <w:b w:val="1"/>
          <w:vertAlign w:val="baseline"/>
          <w:rtl w:val="0"/>
        </w:rPr>
        <w:t xml:space="preserve"> Statement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4:</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"Thursday";</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5:</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"Friday";</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6:</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"Saturday";</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break;    // optional break -- okay without it</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color w:val="24292f"/>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dayNumber = 3;</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description =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switch (dayNumber) {</w:t>
      </w: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0:</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6:</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"Weekend";</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1:</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2:</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3:</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4:</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5:</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description = "Weekday";</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break;</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color w:val="24292f"/>
          <w:vertAlign w:val="baseline"/>
        </w:rPr>
      </w:pPr>
      <w:bookmarkStart w:colFirst="0" w:colLast="0" w:name="_heading=h.2nusc19" w:id="96"/>
      <w:bookmarkEnd w:id="96"/>
      <w:r w:rsidDel="00000000" w:rsidR="00000000" w:rsidRPr="00000000">
        <w:rPr>
          <w:rtl w:val="0"/>
        </w:rPr>
      </w:r>
    </w:p>
    <w:p w:rsidR="00000000" w:rsidDel="00000000" w:rsidP="00000000" w:rsidRDefault="00000000" w:rsidRPr="00000000" w14:paraId="00000760">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Mod03</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Mod03</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estimates the cost of reserving a rental car.  Prompt the user for the following information:</w:t>
      </w:r>
    </w:p>
    <w:p w:rsidR="00000000" w:rsidDel="00000000" w:rsidP="00000000" w:rsidRDefault="00000000" w:rsidRPr="00000000" w14:paraId="000007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pickup date (store as a string)</w:t>
      </w:r>
    </w:p>
    <w:p w:rsidR="00000000" w:rsidDel="00000000" w:rsidP="00000000" w:rsidRDefault="00000000" w:rsidRPr="00000000" w14:paraId="000007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number of days for the rental</w:t>
      </w:r>
    </w:p>
    <w:p w:rsidR="00000000" w:rsidDel="00000000" w:rsidP="00000000" w:rsidRDefault="00000000" w:rsidRPr="00000000" w14:paraId="000007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whether they want an electronic toll tag at $3.95/day  (yes/no)</w:t>
      </w:r>
    </w:p>
    <w:p w:rsidR="00000000" w:rsidDel="00000000" w:rsidP="00000000" w:rsidRDefault="00000000" w:rsidRPr="00000000" w14:paraId="000007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whether they want a GPS at $2.95/day  (yes/no)</w:t>
      </w:r>
    </w:p>
    <w:p w:rsidR="00000000" w:rsidDel="00000000" w:rsidP="00000000" w:rsidRDefault="00000000" w:rsidRPr="00000000" w14:paraId="000007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whether they want roadside assistance at $3.95/day  (yes/no)</w:t>
      </w:r>
    </w:p>
    <w:p w:rsidR="00000000" w:rsidDel="00000000" w:rsidP="00000000" w:rsidRDefault="00000000" w:rsidRPr="00000000" w14:paraId="000007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their current age</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Calculate and display:</w:t>
      </w:r>
    </w:p>
    <w:p w:rsidR="00000000" w:rsidDel="00000000" w:rsidP="00000000" w:rsidRDefault="00000000" w:rsidRPr="00000000" w14:paraId="000007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basic car rental</w:t>
      </w:r>
    </w:p>
    <w:p w:rsidR="00000000" w:rsidDel="00000000" w:rsidP="00000000" w:rsidRDefault="00000000" w:rsidRPr="00000000" w14:paraId="000007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options cost</w:t>
      </w:r>
    </w:p>
    <w:p w:rsidR="00000000" w:rsidDel="00000000" w:rsidP="00000000" w:rsidRDefault="00000000" w:rsidRPr="00000000" w14:paraId="000007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underage driver surcharge</w:t>
      </w:r>
    </w:p>
    <w:p w:rsidR="00000000" w:rsidDel="00000000" w:rsidP="00000000" w:rsidRDefault="00000000" w:rsidRPr="00000000" w14:paraId="000007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total cost</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basic car rental is $29.99 per day. There is a 30% surcharge on the basic car rental for drivers under 25.  All taxes have already been incorporated into the fees shown.</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4">
      <w:pPr>
        <w:pStyle w:val="Heading1"/>
        <w:numPr>
          <w:ilvl w:val="0"/>
          <w:numId w:val="9"/>
        </w:numPr>
        <w:ind w:left="0" w:firstLine="0"/>
        <w:rPr>
          <w:vertAlign w:val="baseline"/>
        </w:rPr>
      </w:pPr>
      <w:bookmarkStart w:colFirst="0" w:colLast="0" w:name="_heading=h.1302m92" w:id="97"/>
      <w:bookmarkEnd w:id="97"/>
      <w:r w:rsidDel="00000000" w:rsidR="00000000" w:rsidRPr="00000000">
        <w:rPr>
          <w:b w:val="1"/>
          <w:vertAlign w:val="baseline"/>
          <w:rtl w:val="0"/>
        </w:rPr>
        <w:br w:type="textWrapping"/>
        <w:br w:type="textWrapping"/>
        <w:br w:type="textWrapping"/>
        <w:br w:type="textWrapping"/>
        <w:t xml:space="preserve">Working with Strings</w:t>
      </w:r>
      <w:r w:rsidDel="00000000" w:rsidR="00000000" w:rsidRPr="00000000">
        <w:rPr>
          <w:rtl w:val="0"/>
        </w:rPr>
      </w:r>
    </w:p>
    <w:p w:rsidR="00000000" w:rsidDel="00000000" w:rsidP="00000000" w:rsidRDefault="00000000" w:rsidRPr="00000000" w14:paraId="00000775">
      <w:pPr>
        <w:pStyle w:val="Heading2"/>
        <w:numPr>
          <w:ilvl w:val="1"/>
          <w:numId w:val="9"/>
        </w:numPr>
        <w:ind w:left="0" w:firstLine="0"/>
        <w:rPr>
          <w:vertAlign w:val="baseline"/>
        </w:rPr>
      </w:pPr>
      <w:bookmarkStart w:colFirst="0" w:colLast="0" w:name="_heading=h.3mzq4wv" w:id="98"/>
      <w:bookmarkEnd w:id="98"/>
      <w:r w:rsidDel="00000000" w:rsidR="00000000" w:rsidRPr="00000000">
        <w:rPr>
          <w:b w:val="0"/>
          <w:vertAlign w:val="baseline"/>
          <w:rtl w:val="0"/>
        </w:rPr>
        <w:br w:type="textWrapping"/>
        <w:br w:type="textWrapping"/>
        <w:br w:type="textWrapping"/>
        <w:br w:type="textWrapping"/>
        <w:t xml:space="preserve">Strings</w:t>
      </w:r>
      <w:r w:rsidDel="00000000" w:rsidR="00000000" w:rsidRPr="00000000">
        <w:rPr>
          <w:rtl w:val="0"/>
        </w:rPr>
      </w:r>
    </w:p>
    <w:p w:rsidR="00000000" w:rsidDel="00000000" w:rsidP="00000000" w:rsidRDefault="00000000" w:rsidRPr="00000000" w14:paraId="00000776">
      <w:pPr>
        <w:pStyle w:val="Heading3"/>
        <w:tabs>
          <w:tab w:val="left" w:leader="none" w:pos="360"/>
          <w:tab w:val="left" w:leader="none" w:pos="720"/>
          <w:tab w:val="left" w:leader="none" w:pos="1080"/>
        </w:tabs>
        <w:rPr>
          <w:vertAlign w:val="baseline"/>
        </w:rPr>
      </w:pPr>
      <w:bookmarkStart w:colFirst="0" w:colLast="0" w:name="_heading=h.2250f4o" w:id="99"/>
      <w:bookmarkEnd w:id="99"/>
      <w:r w:rsidDel="00000000" w:rsidR="00000000" w:rsidRPr="00000000">
        <w:rPr>
          <w:b w:val="1"/>
          <w:vertAlign w:val="baseline"/>
          <w:rtl w:val="0"/>
        </w:rPr>
        <w:t xml:space="preserve">Strings</w:t>
      </w:r>
      <w:r w:rsidDel="00000000" w:rsidR="00000000" w:rsidRPr="00000000">
        <w:rPr>
          <w:rtl w:val="0"/>
        </w:rPr>
      </w:r>
    </w:p>
    <w:p w:rsidR="00000000" w:rsidDel="00000000" w:rsidP="00000000" w:rsidRDefault="00000000" w:rsidRPr="00000000" w14:paraId="00000777">
      <w:pPr>
        <w:pStyle w:val="Heading4"/>
        <w:numPr>
          <w:ilvl w:val="0"/>
          <w:numId w:val="7"/>
        </w:numPr>
        <w:ind w:left="360" w:hanging="360"/>
        <w:rPr>
          <w:vertAlign w:val="baseline"/>
        </w:rPr>
      </w:pPr>
      <w:r w:rsidDel="00000000" w:rsidR="00000000" w:rsidRPr="00000000">
        <w:rPr>
          <w:b w:val="1"/>
          <w:vertAlign w:val="baseline"/>
          <w:rtl w:val="0"/>
        </w:rPr>
        <w:t xml:space="preserve">The Java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class has many methods available to you to work with the data you encounter</w:t>
      </w:r>
      <w:r w:rsidDel="00000000" w:rsidR="00000000" w:rsidRPr="00000000">
        <w:rPr>
          <w:rtl w:val="0"/>
        </w:rPr>
      </w:r>
    </w:p>
    <w:p w:rsidR="00000000" w:rsidDel="00000000" w:rsidP="00000000" w:rsidRDefault="00000000" w:rsidRPr="00000000" w14:paraId="0000077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See:  </w:t>
      </w:r>
      <w:r w:rsidDel="00000000" w:rsidR="00000000" w:rsidRPr="00000000">
        <w:rPr>
          <w:rFonts w:ascii="Courier New" w:cs="Courier New" w:eastAsia="Courier New" w:hAnsi="Courier New"/>
          <w:sz w:val="28"/>
          <w:szCs w:val="28"/>
          <w:vertAlign w:val="baseline"/>
          <w:rtl w:val="0"/>
        </w:rPr>
        <w:t xml:space="preserve">https://www.w3schools.com/java/java_ref_string.asp</w:t>
      </w:r>
      <w:r w:rsidDel="00000000" w:rsidR="00000000" w:rsidRPr="00000000">
        <w:rPr>
          <w:rtl w:val="0"/>
        </w:rPr>
      </w:r>
    </w:p>
    <w:p w:rsidR="00000000" w:rsidDel="00000000" w:rsidP="00000000" w:rsidRDefault="00000000" w:rsidRPr="00000000" w14:paraId="00000779">
      <w:pPr>
        <w:pStyle w:val="Heading4"/>
        <w:numPr>
          <w:ilvl w:val="0"/>
          <w:numId w:val="7"/>
        </w:numPr>
        <w:ind w:left="360" w:hanging="360"/>
        <w:rPr>
          <w:vertAlign w:val="baseline"/>
        </w:rPr>
      </w:pPr>
      <w:r w:rsidDel="00000000" w:rsidR="00000000" w:rsidRPr="00000000">
        <w:rPr>
          <w:b w:val="1"/>
          <w:vertAlign w:val="baseline"/>
          <w:rtl w:val="0"/>
        </w:rPr>
        <w:t xml:space="preserve">Java is very specific about using double quotes with strings</w:t>
      </w:r>
      <w:r w:rsidDel="00000000" w:rsidR="00000000" w:rsidRPr="00000000">
        <w:rPr>
          <w:rtl w:val="0"/>
        </w:rPr>
      </w:r>
    </w:p>
    <w:p w:rsidR="00000000" w:rsidDel="00000000" w:rsidP="00000000" w:rsidRDefault="00000000" w:rsidRPr="00000000" w14:paraId="0000077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is because single quotes are used with characters</w:t>
      </w:r>
    </w:p>
    <w:p w:rsidR="00000000" w:rsidDel="00000000" w:rsidP="00000000" w:rsidRDefault="00000000" w:rsidRPr="00000000" w14:paraId="0000077B">
      <w:pPr>
        <w:pStyle w:val="Heading4"/>
        <w:numPr>
          <w:ilvl w:val="0"/>
          <w:numId w:val="7"/>
        </w:numPr>
        <w:ind w:left="360" w:hanging="360"/>
        <w:rPr>
          <w:vertAlign w:val="baseline"/>
        </w:rPr>
      </w:pPr>
      <w:r w:rsidDel="00000000" w:rsidR="00000000" w:rsidRPr="00000000">
        <w:rPr>
          <w:b w:val="1"/>
          <w:vertAlign w:val="baseline"/>
          <w:rtl w:val="0"/>
        </w:rPr>
        <w:t xml:space="preserve">If your string needs to include quotes within the text, you must escape the quotes</w:t>
      </w: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welcome = "Big Tex says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Howdy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welcome2 = "Let's get this started!";</w:t>
      </w:r>
    </w:p>
    <w:p w:rsidR="00000000" w:rsidDel="00000000" w:rsidP="00000000" w:rsidRDefault="00000000" w:rsidRPr="00000000" w14:paraId="0000078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Other escape characters include:</w:t>
      </w:r>
    </w:p>
    <w:p w:rsidR="00000000" w:rsidDel="00000000" w:rsidP="00000000" w:rsidRDefault="00000000" w:rsidRPr="00000000" w14:paraId="00000781">
      <w:pPr>
        <w:pStyle w:val="Heading6"/>
        <w:numPr>
          <w:ilvl w:val="0"/>
          <w:numId w:val="3"/>
        </w:numPr>
        <w:tabs>
          <w:tab w:val="left" w:leader="none" w:pos="936"/>
        </w:tabs>
        <w:ind w:left="1080" w:hanging="360"/>
        <w:rPr>
          <w:vertAlign w:val="baseline"/>
        </w:rPr>
      </w:pPr>
      <w:r w:rsidDel="00000000" w:rsidR="00000000" w:rsidRPr="00000000">
        <w:rPr>
          <w:rFonts w:ascii="Courier New" w:cs="Courier New" w:eastAsia="Courier New" w:hAnsi="Courier New"/>
          <w:vertAlign w:val="baseline"/>
          <w:rtl w:val="0"/>
        </w:rPr>
        <w:t xml:space="preserve">\n</w:t>
      </w:r>
      <w:r w:rsidDel="00000000" w:rsidR="00000000" w:rsidRPr="00000000">
        <w:rPr>
          <w:vertAlign w:val="baseline"/>
          <w:rtl w:val="0"/>
        </w:rPr>
        <w:t xml:space="preserve">   -   newline</w:t>
      </w:r>
    </w:p>
    <w:p w:rsidR="00000000" w:rsidDel="00000000" w:rsidP="00000000" w:rsidRDefault="00000000" w:rsidRPr="00000000" w14:paraId="00000782">
      <w:pPr>
        <w:pStyle w:val="Heading6"/>
        <w:numPr>
          <w:ilvl w:val="0"/>
          <w:numId w:val="3"/>
        </w:numPr>
        <w:tabs>
          <w:tab w:val="left" w:leader="none" w:pos="936"/>
        </w:tabs>
        <w:ind w:left="1080" w:hanging="360"/>
        <w:rPr>
          <w:vertAlign w:val="baseline"/>
        </w:rPr>
      </w:pPr>
      <w:r w:rsidDel="00000000" w:rsidR="00000000" w:rsidRPr="00000000">
        <w:rPr>
          <w:rFonts w:ascii="Courier New" w:cs="Courier New" w:eastAsia="Courier New" w:hAnsi="Courier New"/>
          <w:vertAlign w:val="baseline"/>
          <w:rtl w:val="0"/>
        </w:rPr>
        <w:t xml:space="preserve">\t</w:t>
      </w:r>
      <w:r w:rsidDel="00000000" w:rsidR="00000000" w:rsidRPr="00000000">
        <w:rPr>
          <w:vertAlign w:val="baseline"/>
          <w:rtl w:val="0"/>
        </w:rPr>
        <w:t xml:space="preserve">    -    tab</w:t>
      </w:r>
    </w:p>
    <w:p w:rsidR="00000000" w:rsidDel="00000000" w:rsidP="00000000" w:rsidRDefault="00000000" w:rsidRPr="00000000" w14:paraId="00000783">
      <w:pPr>
        <w:pStyle w:val="Heading6"/>
        <w:numPr>
          <w:ilvl w:val="0"/>
          <w:numId w:val="3"/>
        </w:numPr>
        <w:tabs>
          <w:tab w:val="left" w:leader="none" w:pos="936"/>
        </w:tabs>
        <w:ind w:left="1080" w:hanging="360"/>
        <w:rPr>
          <w:vertAlign w:val="baseline"/>
        </w:rPr>
      </w:pPr>
      <w:bookmarkStart w:colFirst="0" w:colLast="0" w:name="_heading=h.haapch" w:id="100"/>
      <w:bookmarkEnd w:id="100"/>
      <w:r w:rsidDel="00000000" w:rsidR="00000000" w:rsidRPr="00000000">
        <w:rPr>
          <w:rFonts w:ascii="Courier New" w:cs="Courier New" w:eastAsia="Courier New" w:hAnsi="Courier New"/>
          <w:vertAlign w:val="baseline"/>
          <w:rtl w:val="0"/>
        </w:rPr>
        <w:t xml:space="preserve">\r</w:t>
      </w:r>
      <w:r w:rsidDel="00000000" w:rsidR="00000000" w:rsidRPr="00000000">
        <w:rPr>
          <w:vertAlign w:val="baseline"/>
          <w:rtl w:val="0"/>
        </w:rPr>
        <w:t xml:space="preserve">    -    return</w:t>
      </w:r>
    </w:p>
    <w:p w:rsidR="00000000" w:rsidDel="00000000" w:rsidP="00000000" w:rsidRDefault="00000000" w:rsidRPr="00000000" w14:paraId="0000078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Comparing Strings</w:t>
      </w:r>
      <w:r w:rsidDel="00000000" w:rsidR="00000000" w:rsidRPr="00000000">
        <w:rPr>
          <w:rtl w:val="0"/>
        </w:rPr>
      </w:r>
    </w:p>
    <w:p w:rsidR="00000000" w:rsidDel="00000000" w:rsidP="00000000" w:rsidRDefault="00000000" w:rsidRPr="00000000" w14:paraId="00000785">
      <w:pPr>
        <w:pStyle w:val="Heading4"/>
        <w:numPr>
          <w:ilvl w:val="0"/>
          <w:numId w:val="7"/>
        </w:numPr>
        <w:ind w:left="360" w:hanging="360"/>
        <w:rPr>
          <w:vertAlign w:val="baseline"/>
        </w:rPr>
      </w:pPr>
      <w:r w:rsidDel="00000000" w:rsidR="00000000" w:rsidRPr="00000000">
        <w:rPr>
          <w:b w:val="1"/>
          <w:vertAlign w:val="baseline"/>
          <w:rtl w:val="0"/>
        </w:rPr>
        <w:t xml:space="preserve">WARNING:  Do not use the equality operator to compare strings</w:t>
      </w:r>
      <w:r w:rsidDel="00000000" w:rsidR="00000000" w:rsidRPr="00000000">
        <w:rPr>
          <w:rtl w:val="0"/>
        </w:rPr>
      </w:r>
    </w:p>
    <w:p w:rsidR="00000000" w:rsidDel="00000000" w:rsidP="00000000" w:rsidRDefault="00000000" w:rsidRPr="00000000" w14:paraId="00000786">
      <w:pPr>
        <w:pStyle w:val="Heading5"/>
        <w:numPr>
          <w:ilvl w:val="0"/>
          <w:numId w:val="5"/>
        </w:numPr>
        <w:tabs>
          <w:tab w:val="left" w:leader="none" w:pos="720"/>
        </w:tabs>
        <w:ind w:left="504" w:firstLine="0"/>
        <w:rPr>
          <w:sz w:val="24"/>
          <w:szCs w:val="24"/>
          <w:vertAlign w:val="baseline"/>
        </w:rPr>
      </w:pPr>
      <w:r w:rsidDel="00000000" w:rsidR="00000000" w:rsidRPr="00000000">
        <w:rPr>
          <w:vertAlign w:val="baseline"/>
          <w:rtl w:val="0"/>
        </w:rPr>
        <w:t xml:space="preserve">In Java, the equality operator ( </w:t>
      </w:r>
      <w:r w:rsidDel="00000000" w:rsidR="00000000" w:rsidRPr="00000000">
        <w:rPr>
          <w:rFonts w:ascii="Courier New" w:cs="Courier New" w:eastAsia="Courier New" w:hAnsi="Courier New"/>
          <w:vertAlign w:val="baseline"/>
          <w:rtl w:val="0"/>
        </w:rPr>
        <w:t xml:space="preserve">==</w:t>
      </w:r>
      <w:r w:rsidDel="00000000" w:rsidR="00000000" w:rsidRPr="00000000">
        <w:rPr>
          <w:vertAlign w:val="baseline"/>
          <w:rtl w:val="0"/>
        </w:rPr>
        <w:t xml:space="preserve"> ) only checks the referential equality of the string operands</w:t>
      </w:r>
      <w:r w:rsidDel="00000000" w:rsidR="00000000" w:rsidRPr="00000000">
        <w:rPr>
          <w:rtl w:val="0"/>
        </w:rPr>
      </w:r>
    </w:p>
    <w:p w:rsidR="00000000" w:rsidDel="00000000" w:rsidP="00000000" w:rsidRDefault="00000000" w:rsidRPr="00000000" w14:paraId="00000787">
      <w:pPr>
        <w:pStyle w:val="Heading5"/>
        <w:numPr>
          <w:ilvl w:val="0"/>
          <w:numId w:val="5"/>
        </w:numPr>
        <w:tabs>
          <w:tab w:val="left" w:leader="none" w:pos="720"/>
        </w:tabs>
        <w:ind w:left="504" w:firstLine="0"/>
        <w:rPr>
          <w:sz w:val="24"/>
          <w:szCs w:val="24"/>
          <w:vertAlign w:val="baseline"/>
        </w:rPr>
      </w:pPr>
      <w:r w:rsidDel="00000000" w:rsidR="00000000" w:rsidRPr="00000000">
        <w:rPr>
          <w:vertAlign w:val="baseline"/>
          <w:rtl w:val="0"/>
        </w:rPr>
        <w:t xml:space="preserve">This means they reference the same underlying object</w:t>
      </w: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The compiler creates a string literal "ABC" and</w:t>
      </w: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the s1 variable references it</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s1 = "ABC";</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s2 references the **same string literal**</w:t>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s2 = "ABC";</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But s3 does NOT reference that literal because its </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value was created by performing concatenations</w:t>
      </w: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s3 = "A" + "B" + "C";</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nsolas" w:cs="Consolas" w:eastAsia="Consolas" w:hAnsi="Consolas"/>
          <w:b w:val="0"/>
          <w:i w:val="0"/>
          <w:smallCaps w:val="0"/>
          <w:strike w:val="0"/>
          <w:color w:val="24292f"/>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(s1 == s2) {</w:t>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will be true</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(s1 == s3) {</w:t>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will be false even though they both </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would display the string "ABC"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Quattrocento Sans" w:cs="Quattrocento Sans" w:eastAsia="Quattrocento Sans" w:hAnsi="Quattrocento Sans"/>
          <w:b w:val="0"/>
          <w:i w:val="0"/>
          <w:smallCaps w:val="0"/>
          <w:strike w:val="0"/>
          <w:color w:val="000000"/>
          <w:sz w:val="25"/>
          <w:szCs w:val="25"/>
          <w:u w:val="none"/>
          <w:shd w:fill="auto" w:val="clear"/>
          <w:vertAlign w:val="baseline"/>
        </w:rPr>
      </w:pPr>
      <w:bookmarkStart w:colFirst="0" w:colLast="0" w:name="_heading=h.319y80a" w:id="101"/>
      <w:bookmarkEnd w:id="101"/>
      <w:r w:rsidDel="00000000" w:rsidR="00000000" w:rsidRPr="00000000">
        <w:rPr>
          <w:rFonts w:ascii="Quattrocento Sans" w:cs="Quattrocento Sans" w:eastAsia="Quattrocento Sans" w:hAnsi="Quattrocento Sans"/>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9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Comparing Strings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79E">
      <w:pPr>
        <w:pStyle w:val="Heading4"/>
        <w:numPr>
          <w:ilvl w:val="0"/>
          <w:numId w:val="7"/>
        </w:numPr>
        <w:ind w:left="360" w:hanging="360"/>
        <w:rPr>
          <w:vertAlign w:val="baseline"/>
        </w:rPr>
      </w:pPr>
      <w:r w:rsidDel="00000000" w:rsidR="00000000" w:rsidRPr="00000000">
        <w:rPr>
          <w:b w:val="1"/>
          <w:vertAlign w:val="baseline"/>
          <w:rtl w:val="0"/>
        </w:rPr>
        <w:t xml:space="preserve">To compare strings, use the == vs </w:t>
      </w:r>
      <w:r w:rsidDel="00000000" w:rsidR="00000000" w:rsidRPr="00000000">
        <w:rPr>
          <w:rFonts w:ascii="Courier New" w:cs="Courier New" w:eastAsia="Courier New" w:hAnsi="Courier New"/>
          <w:b w:val="1"/>
          <w:vertAlign w:val="baseline"/>
          <w:rtl w:val="0"/>
        </w:rPr>
        <w:t xml:space="preserve">equals()</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79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compares two strings character by character</w:t>
      </w:r>
    </w:p>
    <w:p w:rsidR="00000000" w:rsidDel="00000000" w:rsidP="00000000" w:rsidRDefault="00000000" w:rsidRPr="00000000" w14:paraId="000007A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s1 = "ABC";</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s2 = "ABC";</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s3 = "A" + "B" + "C";</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nsolas" w:cs="Consolas" w:eastAsia="Consolas" w:hAnsi="Consolas"/>
          <w:b w:val="0"/>
          <w:i w:val="0"/>
          <w:smallCaps w:val="0"/>
          <w:strike w:val="0"/>
          <w:color w:val="24292f"/>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(s1.equals(s2)) {</w:t>
      </w: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will be true</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(s1.equals(s3)) {</w:t>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will be true</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4292f"/>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D">
      <w:pPr>
        <w:pStyle w:val="Heading4"/>
        <w:numPr>
          <w:ilvl w:val="0"/>
          <w:numId w:val="7"/>
        </w:numPr>
        <w:ind w:left="360" w:hanging="360"/>
        <w:rPr>
          <w:vertAlign w:val="baseline"/>
        </w:rPr>
      </w:pPr>
      <w:r w:rsidDel="00000000" w:rsidR="00000000" w:rsidRPr="00000000">
        <w:rPr>
          <w:b w:val="1"/>
          <w:vertAlign w:val="baseline"/>
          <w:rtl w:val="0"/>
        </w:rPr>
        <w:t xml:space="preserve">You can also use the </w:t>
      </w:r>
      <w:r w:rsidDel="00000000" w:rsidR="00000000" w:rsidRPr="00000000">
        <w:rPr>
          <w:rFonts w:ascii="Courier New" w:cs="Courier New" w:eastAsia="Courier New" w:hAnsi="Courier New"/>
          <w:b w:val="1"/>
          <w:vertAlign w:val="baseline"/>
          <w:rtl w:val="0"/>
        </w:rPr>
        <w:t xml:space="preserve">equalsIgnoreCase()</w:t>
      </w:r>
      <w:r w:rsidDel="00000000" w:rsidR="00000000" w:rsidRPr="00000000">
        <w:rPr>
          <w:b w:val="1"/>
          <w:vertAlign w:val="baseline"/>
          <w:rtl w:val="0"/>
        </w:rPr>
        <w:t xml:space="preserve"> if you want the capitalization of characters to be unimportant</w:t>
      </w: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s1 = "ABC";</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s2 = "abc";</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s3 = "A" + "b" + "C";</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nsolas" w:cs="Consolas" w:eastAsia="Consolas" w:hAnsi="Consolas"/>
          <w:b w:val="0"/>
          <w:i w:val="0"/>
          <w:smallCaps w:val="0"/>
          <w:strike w:val="0"/>
          <w:color w:val="24292f"/>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(s1.equalsIgnoreCase(s2)) {</w:t>
      </w: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will be true</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(s1.equalsIgnoreCase(s3)) {</w:t>
      </w: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will be true</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gf8i83" w:id="102"/>
      <w:bookmarkEnd w:id="102"/>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A">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Examples: String Methods</w:t>
      </w:r>
      <w:r w:rsidDel="00000000" w:rsidR="00000000" w:rsidRPr="00000000">
        <w:rPr>
          <w:rtl w:val="0"/>
        </w:rPr>
      </w:r>
    </w:p>
    <w:p w:rsidR="00000000" w:rsidDel="00000000" w:rsidP="00000000" w:rsidRDefault="00000000" w:rsidRPr="00000000" w14:paraId="000007BB">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class has many methods that allow you to manipulate strings</w:t>
      </w:r>
      <w:r w:rsidDel="00000000" w:rsidR="00000000" w:rsidRPr="00000000">
        <w:rPr>
          <w:rtl w:val="0"/>
        </w:rPr>
      </w:r>
    </w:p>
    <w:p w:rsidR="00000000" w:rsidDel="00000000" w:rsidP="00000000" w:rsidRDefault="00000000" w:rsidRPr="00000000" w14:paraId="000007B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following pages show some examples of commonly used String methods and coding tricks</w:t>
      </w:r>
    </w:p>
    <w:p w:rsidR="00000000" w:rsidDel="00000000" w:rsidP="00000000" w:rsidRDefault="00000000" w:rsidRPr="00000000" w14:paraId="000007B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get the length of a string.</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fullName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sahgal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length = fullName.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length();</w:t>
      </w: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length contains </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Trim leading and trailing spaces from a string.</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username =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    ";</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username = username.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trim();</w:t>
      </w: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now it contains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Converts a string to uppercase.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username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username = username.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toUpperCase();</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now it contains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0ew0vw" w:id="103"/>
      <w:bookmarkEnd w:id="103"/>
      <w:r w:rsidDel="00000000" w:rsidR="00000000" w:rsidRPr="00000000">
        <w:rPr>
          <w:rtl w:val="0"/>
        </w:rPr>
      </w:r>
    </w:p>
    <w:p w:rsidR="00000000" w:rsidDel="00000000" w:rsidP="00000000" w:rsidRDefault="00000000" w:rsidRPr="00000000" w14:paraId="000007D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Examples: String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chain the calls.</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username =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username = username.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trim().toUpperCase();</w:t>
      </w: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now it contains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chain the calls.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state = "New Mexico";</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state = state.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toLowerCase();</w:t>
      </w: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now it contains "new mexico"</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determine if a string starts with a particular substring</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discountCode = "FAIR-15OFF";</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(discountCode.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startsWith("FAIR")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is true </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E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determine if a string ends with a particular substring</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discountCode = "SAVE-50";</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if (discountCode.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endsWith("-50")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is true </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bookmarkStart w:colFirst="0" w:colLast="0" w:name="_heading=h.2fk6b3p" w:id="104"/>
      <w:bookmarkEnd w:id="104"/>
      <w:r w:rsidDel="00000000" w:rsidR="00000000" w:rsidRPr="00000000">
        <w:rPr>
          <w:rtl w:val="0"/>
        </w:rPr>
      </w:r>
    </w:p>
    <w:p w:rsidR="00000000" w:rsidDel="00000000" w:rsidP="00000000" w:rsidRDefault="00000000" w:rsidRPr="00000000" w14:paraId="000007F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Examples: String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return the character at a specific position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trackingCode = "USA-12981-Y-22";</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char hasShipped = trackingCode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.charAt(10);</w:t>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hasShipped contains 'Y'</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return the position where a substring begins.  It returns -1 if it doesn't find it.</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productCode = "ACME-12213";</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dashPosition = productCode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.indexOf("-");</w: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upglbi" w:id="105"/>
      <w:bookmarkEnd w:id="10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dashPosition contains 4</w:t>
      </w:r>
    </w:p>
    <w:p w:rsidR="00000000" w:rsidDel="00000000" w:rsidP="00000000" w:rsidRDefault="00000000" w:rsidRPr="00000000" w14:paraId="0000080A">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Examples: String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return a substring from a larger string if you know the starting and ending index.  The ending index is exclusive (that is, it is not included in the substring.  If you omit the ending index, it takes the remainder of the string.</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productCode = "ACME-12213";</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dashPosition = productCode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.indexOf("-");</w:t>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vendor = productCode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.substring(0, dashPosition);</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productNum</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productCode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.substring(dashPosition + 1);</w:t>
      </w: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vendor contains ACME and productNum contains 12213</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You can split a string based on a regular expression that describes the delimiter.  The pipe character has special meaning in regular expressions so we had to escape it in this example.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input = "Dallas|Ft. Worth|Austin";</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cities = input.split("\\|");</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cities is an array containing 3 strings</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[0] is Dallas, [1] is Ft. Worth, [2] is Auston</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Alternatively we could have coded the following.  The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Pattern.quote()</w:t>
      </w: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 method returns a regular expression for the pipe.</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cities = input.split(Pattern.quote("|"));</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ep43zb" w:id="106"/>
      <w:bookmarkEnd w:id="106"/>
      <w:r w:rsidDel="00000000" w:rsidR="00000000" w:rsidRPr="00000000">
        <w:rPr>
          <w:rtl w:val="0"/>
        </w:rPr>
      </w:r>
    </w:p>
    <w:p w:rsidR="00000000" w:rsidDel="00000000" w:rsidP="00000000" w:rsidRDefault="00000000" w:rsidRPr="00000000" w14:paraId="0000082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Converting a String to a Number</w:t>
      </w:r>
      <w:r w:rsidDel="00000000" w:rsidR="00000000" w:rsidRPr="00000000">
        <w:rPr>
          <w:rtl w:val="0"/>
        </w:rPr>
      </w:r>
    </w:p>
    <w:p w:rsidR="00000000" w:rsidDel="00000000" w:rsidP="00000000" w:rsidRDefault="00000000" w:rsidRPr="00000000" w14:paraId="0000082F">
      <w:pPr>
        <w:pStyle w:val="Heading4"/>
        <w:numPr>
          <w:ilvl w:val="0"/>
          <w:numId w:val="7"/>
        </w:numPr>
        <w:ind w:left="360" w:hanging="360"/>
        <w:rPr>
          <w:vertAlign w:val="baseline"/>
        </w:rPr>
      </w:pPr>
      <w:r w:rsidDel="00000000" w:rsidR="00000000" w:rsidRPr="00000000">
        <w:rPr>
          <w:b w:val="1"/>
          <w:vertAlign w:val="baseline"/>
          <w:rtl w:val="0"/>
        </w:rPr>
        <w:t xml:space="preserve">Java has a series of methods that convert a string to a number, including:</w:t>
      </w:r>
      <w:r w:rsidDel="00000000" w:rsidR="00000000" w:rsidRPr="00000000">
        <w:rPr>
          <w:rtl w:val="0"/>
        </w:rPr>
      </w:r>
    </w:p>
    <w:p w:rsidR="00000000" w:rsidDel="00000000" w:rsidP="00000000" w:rsidRDefault="00000000" w:rsidRPr="00000000" w14:paraId="00000830">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Integer.parseInt() </w:t>
      </w:r>
    </w:p>
    <w:p w:rsidR="00000000" w:rsidDel="00000000" w:rsidP="00000000" w:rsidRDefault="00000000" w:rsidRPr="00000000" w14:paraId="00000831">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Float.parseFloat()</w:t>
      </w:r>
    </w:p>
    <w:p w:rsidR="00000000" w:rsidDel="00000000" w:rsidP="00000000" w:rsidRDefault="00000000" w:rsidRPr="00000000" w14:paraId="00000832">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Double.parseDouble()</w:t>
      </w:r>
    </w:p>
    <w:p w:rsidR="00000000" w:rsidDel="00000000" w:rsidP="00000000" w:rsidRDefault="00000000" w:rsidRPr="00000000" w14:paraId="0000083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contains "id</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description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quantity</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price"</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input = "111</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Hot Chocolate (12-count)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21</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4.99";</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tokens = input.split(Pattern.quote("|"));</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id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Integer.parseInt(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tokens[0]</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tokens[1];</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quantity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Integer.parseInt(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tokens[2]</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double price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Double.parseDouble(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tokens[3]</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tuee74" w:id="107"/>
      <w:bookmarkEnd w:id="107"/>
      <w:r w:rsidDel="00000000" w:rsidR="00000000" w:rsidRPr="00000000">
        <w:rPr>
          <w:rtl w:val="0"/>
        </w:rPr>
      </w:r>
    </w:p>
    <w:p w:rsidR="00000000" w:rsidDel="00000000" w:rsidP="00000000" w:rsidRDefault="00000000" w:rsidRPr="00000000" w14:paraId="0000083F">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StringBuilder</w:t>
      </w:r>
      <w:r w:rsidDel="00000000" w:rsidR="00000000" w:rsidRPr="00000000">
        <w:rPr>
          <w:rtl w:val="0"/>
        </w:rPr>
      </w:r>
    </w:p>
    <w:p w:rsidR="00000000" w:rsidDel="00000000" w:rsidP="00000000" w:rsidRDefault="00000000" w:rsidRPr="00000000" w14:paraId="00000840">
      <w:pPr>
        <w:pStyle w:val="Heading4"/>
        <w:numPr>
          <w:ilvl w:val="0"/>
          <w:numId w:val="7"/>
        </w:numPr>
        <w:ind w:left="360" w:hanging="360"/>
        <w:rPr>
          <w:vertAlign w:val="baseline"/>
        </w:rPr>
      </w:pPr>
      <w:r w:rsidDel="00000000" w:rsidR="00000000" w:rsidRPr="00000000">
        <w:rPr>
          <w:b w:val="1"/>
          <w:vertAlign w:val="baseline"/>
          <w:rtl w:val="0"/>
        </w:rPr>
        <w:t xml:space="preserve">When the Java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class creates a string object, it is immutable</w:t>
      </w:r>
      <w:r w:rsidDel="00000000" w:rsidR="00000000" w:rsidRPr="00000000">
        <w:rPr>
          <w:rtl w:val="0"/>
        </w:rPr>
      </w:r>
    </w:p>
    <w:p w:rsidR="00000000" w:rsidDel="00000000" w:rsidP="00000000" w:rsidRDefault="00000000" w:rsidRPr="00000000" w14:paraId="0000084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means it can't change</w:t>
      </w:r>
    </w:p>
    <w:p w:rsidR="00000000" w:rsidDel="00000000" w:rsidP="00000000" w:rsidRDefault="00000000" w:rsidRPr="00000000" w14:paraId="00000842">
      <w:pPr>
        <w:pStyle w:val="Heading4"/>
        <w:numPr>
          <w:ilvl w:val="0"/>
          <w:numId w:val="7"/>
        </w:numPr>
        <w:ind w:left="360" w:hanging="360"/>
        <w:rPr>
          <w:vertAlign w:val="baseline"/>
        </w:rPr>
      </w:pPr>
      <w:r w:rsidDel="00000000" w:rsidR="00000000" w:rsidRPr="00000000">
        <w:rPr>
          <w:b w:val="1"/>
          <w:vertAlign w:val="baseline"/>
          <w:rtl w:val="0"/>
        </w:rPr>
        <w:t xml:space="preserve">So if you make any change to a string variable (for example, by concatenating characters to it), it disposed of the previous string object and creates a new one</w:t>
      </w:r>
      <w:r w:rsidDel="00000000" w:rsidR="00000000" w:rsidRPr="00000000">
        <w:rPr>
          <w:rtl w:val="0"/>
        </w:rPr>
      </w:r>
    </w:p>
    <w:p w:rsidR="00000000" w:rsidDel="00000000" w:rsidP="00000000" w:rsidRDefault="00000000" w:rsidRPr="00000000" w14:paraId="0000084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is very inefficient if you are going to make many changes to the string</w:t>
      </w:r>
    </w:p>
    <w:p w:rsidR="00000000" w:rsidDel="00000000" w:rsidP="00000000" w:rsidRDefault="00000000" w:rsidRPr="00000000" w14:paraId="00000844">
      <w:pPr>
        <w:pStyle w:val="Heading4"/>
        <w:numPr>
          <w:ilvl w:val="0"/>
          <w:numId w:val="7"/>
        </w:numPr>
        <w:ind w:left="360" w:hanging="360"/>
        <w:rPr>
          <w:vertAlign w:val="baseline"/>
        </w:rPr>
      </w:pPr>
      <w:r w:rsidDel="00000000" w:rsidR="00000000" w:rsidRPr="00000000">
        <w:rPr>
          <w:b w:val="1"/>
          <w:vertAlign w:val="baseline"/>
          <w:rtl w:val="0"/>
        </w:rPr>
        <w:t xml:space="preserve">In these situations, you should use the Java </w:t>
      </w:r>
      <w:r w:rsidDel="00000000" w:rsidR="00000000" w:rsidRPr="00000000">
        <w:rPr>
          <w:rFonts w:ascii="Courier New" w:cs="Courier New" w:eastAsia="Courier New" w:hAnsi="Courier New"/>
          <w:b w:val="1"/>
          <w:vertAlign w:val="baseline"/>
          <w:rtl w:val="0"/>
        </w:rPr>
        <w:t xml:space="preserve">StringBuilder</w:t>
      </w:r>
      <w:r w:rsidDel="00000000" w:rsidR="00000000" w:rsidRPr="00000000">
        <w:rPr>
          <w:b w:val="1"/>
          <w:vertAlign w:val="baseline"/>
          <w:rtl w:val="0"/>
        </w:rPr>
        <w:t xml:space="preserve"> class</w:t>
      </w:r>
      <w:r w:rsidDel="00000000" w:rsidR="00000000" w:rsidRPr="00000000">
        <w:rPr>
          <w:rtl w:val="0"/>
        </w:rPr>
      </w:r>
    </w:p>
    <w:p w:rsidR="00000000" w:rsidDel="00000000" w:rsidP="00000000" w:rsidRDefault="00000000" w:rsidRPr="00000000" w14:paraId="00000845">
      <w:pPr>
        <w:pStyle w:val="Heading4"/>
        <w:numPr>
          <w:ilvl w:val="0"/>
          <w:numId w:val="7"/>
        </w:numPr>
        <w:ind w:left="360" w:hanging="360"/>
        <w:rPr>
          <w:vertAlign w:val="baseline"/>
        </w:rPr>
      </w:pPr>
      <w:r w:rsidDel="00000000" w:rsidR="00000000" w:rsidRPr="00000000">
        <w:rPr>
          <w:b w:val="1"/>
          <w:vertAlign w:val="baseline"/>
          <w:rtl w:val="0"/>
        </w:rPr>
        <w:t xml:space="preserve">It creates the underlying data structure as a mutable sequence of characters</w:t>
      </w:r>
      <w:r w:rsidDel="00000000" w:rsidR="00000000" w:rsidRPr="00000000">
        <w:rPr>
          <w:rtl w:val="0"/>
        </w:rPr>
      </w:r>
    </w:p>
    <w:p w:rsidR="00000000" w:rsidDel="00000000" w:rsidP="00000000" w:rsidRDefault="00000000" w:rsidRPr="00000000" w14:paraId="0000084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will continue working on the same sequence of characters as you make changes to it</w:t>
      </w:r>
    </w:p>
    <w:p w:rsidR="00000000" w:rsidDel="00000000" w:rsidP="00000000" w:rsidRDefault="00000000" w:rsidRPr="00000000" w14:paraId="00000847">
      <w:pPr>
        <w:pStyle w:val="Heading4"/>
        <w:numPr>
          <w:ilvl w:val="0"/>
          <w:numId w:val="7"/>
        </w:numPr>
        <w:ind w:left="360" w:hanging="360"/>
        <w:rPr>
          <w:vertAlign w:val="baseline"/>
        </w:rPr>
      </w:pPr>
      <w:r w:rsidDel="00000000" w:rsidR="00000000" w:rsidRPr="00000000">
        <w:rPr>
          <w:b w:val="1"/>
          <w:vertAlign w:val="baseline"/>
          <w:rtl w:val="0"/>
        </w:rPr>
        <w:t xml:space="preserve">However, it isn't a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object so it has an entirely different collection of methods</w:t>
      </w:r>
      <w:r w:rsidDel="00000000" w:rsidR="00000000" w:rsidRPr="00000000">
        <w:rPr>
          <w:rtl w:val="0"/>
        </w:rPr>
      </w:r>
    </w:p>
    <w:p w:rsidR="00000000" w:rsidDel="00000000" w:rsidP="00000000" w:rsidRDefault="00000000" w:rsidRPr="00000000" w14:paraId="00000848">
      <w:pPr>
        <w:pStyle w:val="Heading5"/>
        <w:numPr>
          <w:ilvl w:val="0"/>
          <w:numId w:val="5"/>
        </w:numPr>
        <w:tabs>
          <w:tab w:val="left" w:leader="none" w:pos="720"/>
        </w:tabs>
        <w:ind w:left="504" w:firstLine="0"/>
        <w:rPr>
          <w:vertAlign w:val="baseline"/>
        </w:rPr>
      </w:pPr>
      <w:bookmarkStart w:colFirst="0" w:colLast="0" w:name="_heading=h.4du1wux" w:id="108"/>
      <w:bookmarkEnd w:id="108"/>
      <w:r w:rsidDel="00000000" w:rsidR="00000000" w:rsidRPr="00000000">
        <w:rPr>
          <w:vertAlign w:val="baseline"/>
          <w:rtl w:val="0"/>
        </w:rPr>
        <w:t xml:space="preserve">Once you use it to build the string you need, you call its </w:t>
      </w:r>
      <w:r w:rsidDel="00000000" w:rsidR="00000000" w:rsidRPr="00000000">
        <w:rPr>
          <w:rFonts w:ascii="Courier New" w:cs="Courier New" w:eastAsia="Courier New" w:hAnsi="Courier New"/>
          <w:vertAlign w:val="baseline"/>
          <w:rtl w:val="0"/>
        </w:rPr>
        <w:t xml:space="preserve">toString()</w:t>
      </w:r>
      <w:r w:rsidDel="00000000" w:rsidR="00000000" w:rsidRPr="00000000">
        <w:rPr>
          <w:vertAlign w:val="baseline"/>
          <w:rtl w:val="0"/>
        </w:rPr>
        <w:t xml:space="preserve"> method and retrieve the result as a string</w:t>
      </w:r>
    </w:p>
    <w:p w:rsidR="00000000" w:rsidDel="00000000" w:rsidP="00000000" w:rsidRDefault="00000000" w:rsidRPr="00000000" w14:paraId="00000849">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b w:val="1"/>
          <w:vertAlign w:val="baseline"/>
          <w:rtl w:val="0"/>
        </w:rPr>
        <w:t xml:space="preserve">Example:  Using a </w:t>
      </w:r>
      <w:r w:rsidDel="00000000" w:rsidR="00000000" w:rsidRPr="00000000">
        <w:rPr>
          <w:rFonts w:ascii="Courier New" w:cs="Courier New" w:eastAsia="Courier New" w:hAnsi="Courier New"/>
          <w:b w:val="1"/>
          <w:vertAlign w:val="baseline"/>
          <w:rtl w:val="0"/>
        </w:rPr>
        <w:t xml:space="preserve">StringBuilder</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SkillsBuilding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StringBuillder object</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StringBuilder skills = new StringBuilder(); </w:t>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append strings to the StringBuilder object</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skills.append("Git, ");</w:t>
      </w: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skills.append("HTML, ");</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skills.append("CSS,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skills.append("and Bootstrap\n");</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skills.append("JavaScript,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skills.append("ES6, ");</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skills.append("jQuery, ");</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skills.append("REST APIs, ");</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skills.append("and Express\n");</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skills.append("Angular\n");</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skills.append("Java\n");</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retrieve the underlying characters from </w:t>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 StringBuilder</w:t>
      </w: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String mySkills = skills.toString();</w:t>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System.out.println(mySkills);</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szc72q" w:id="109"/>
      <w:bookmarkEnd w:id="109"/>
      <w:r w:rsidDel="00000000" w:rsidR="00000000" w:rsidRPr="00000000">
        <w:rPr>
          <w:rtl w:val="0"/>
        </w:rPr>
      </w:r>
    </w:p>
    <w:p w:rsidR="00000000" w:rsidDel="00000000" w:rsidP="00000000" w:rsidRDefault="00000000" w:rsidRPr="00000000" w14:paraId="0000086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Mod04</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Mod04</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br w:type="textWrapping"/>
        <w:t xml:space="preserve">EXERCISE 1</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prompts the user to enter a name in one of the following two formats:</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first last           or           first middle last</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Make sure to trim the name before proceeding in case the user entered leading or trailing spaces.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Parse the name and process it so that you can display the individual pieces of the name.</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 sample trace of your program output is shown below.  Bolded code is what the user entered.</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Please enter your name:     </w:t>
      </w:r>
      <w:r w:rsidDel="00000000" w:rsidR="00000000" w:rsidRPr="00000000">
        <w:rPr>
          <w:rFonts w:ascii="Courier New" w:cs="Courier New" w:eastAsia="Courier New" w:hAnsi="Courier New"/>
          <w:b w:val="1"/>
          <w:sz w:val="25"/>
          <w:szCs w:val="25"/>
          <w:rtl w:val="0"/>
        </w:rPr>
        <w:t xml:space="preserve">varoon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sz w:val="25"/>
          <w:szCs w:val="25"/>
          <w:rtl w:val="0"/>
        </w:rPr>
        <w:t xml:space="preserve">sahgal</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ENTER</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First name: </w:t>
      </w:r>
      <w:r w:rsidDel="00000000" w:rsidR="00000000" w:rsidRPr="00000000">
        <w:rPr>
          <w:rFonts w:ascii="Courier New" w:cs="Courier New" w:eastAsia="Courier New" w:hAnsi="Courier New"/>
          <w:sz w:val="25"/>
          <w:szCs w:val="25"/>
          <w:rtl w:val="0"/>
        </w:rPr>
        <w:t xml:space="preserve">varoon</w:t>
      </w: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Middle name: L.</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Last name: </w:t>
      </w:r>
      <w:r w:rsidDel="00000000" w:rsidR="00000000" w:rsidRPr="00000000">
        <w:rPr>
          <w:rFonts w:ascii="Courier New" w:cs="Courier New" w:eastAsia="Courier New" w:hAnsi="Courier New"/>
          <w:sz w:val="25"/>
          <w:szCs w:val="25"/>
          <w:rtl w:val="0"/>
        </w:rPr>
        <w:t xml:space="preserve">sahgal</w:t>
      </w: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w:t>
      </w:r>
      <w:sdt>
        <w:sdtPr>
          <w:tag w:val="goog_rdk_3"/>
        </w:sdtPr>
        <w:sdtContent>
          <w:del w:author="Laura Kirby" w:id="3" w:date="2024-03-05T17:36:30Z">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delText xml:space="preserve">n</w:delText>
            </w:r>
          </w:del>
        </w:sdtContent>
      </w:sdt>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different trace would be:</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Please enter your name: </w:t>
      </w:r>
      <w:r w:rsidDel="00000000" w:rsidR="00000000" w:rsidRPr="00000000">
        <w:rPr>
          <w:rFonts w:ascii="Courier New" w:cs="Courier New" w:eastAsia="Courier New" w:hAnsi="Courier New"/>
          <w:b w:val="1"/>
          <w:sz w:val="25"/>
          <w:szCs w:val="25"/>
          <w:rtl w:val="0"/>
        </w:rPr>
        <w:t xml:space="preserve">varoon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sz w:val="25"/>
          <w:szCs w:val="25"/>
          <w:rtl w:val="0"/>
        </w:rPr>
        <w:t xml:space="preserve">sahgal</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ENTER</w:t>
      </w: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First name: </w:t>
      </w:r>
      <w:r w:rsidDel="00000000" w:rsidR="00000000" w:rsidRPr="00000000">
        <w:rPr>
          <w:rFonts w:ascii="Courier New" w:cs="Courier New" w:eastAsia="Courier New" w:hAnsi="Courier New"/>
          <w:sz w:val="25"/>
          <w:szCs w:val="25"/>
          <w:rtl w:val="0"/>
        </w:rPr>
        <w:t xml:space="preserve">varoon</w:t>
      </w: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Middle name: (none)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Last name: </w:t>
      </w:r>
      <w:r w:rsidDel="00000000" w:rsidR="00000000" w:rsidRPr="00000000">
        <w:rPr>
          <w:rFonts w:ascii="Courier New" w:cs="Courier New" w:eastAsia="Courier New" w:hAnsi="Courier New"/>
          <w:sz w:val="25"/>
          <w:szCs w:val="25"/>
          <w:rtl w:val="0"/>
        </w:rPr>
        <w:t xml:space="preserve">sahgal</w:t>
      </w: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tl w:val="0"/>
        </w:rPr>
      </w:r>
    </w:p>
    <w:p w:rsidR="00000000" w:rsidDel="00000000" w:rsidP="00000000" w:rsidRDefault="00000000" w:rsidRPr="00000000" w14:paraId="00000879">
      <w:pPr>
        <w:pStyle w:val="Heading1"/>
        <w:numPr>
          <w:ilvl w:val="0"/>
          <w:numId w:val="9"/>
        </w:numPr>
        <w:ind w:left="0" w:firstLine="0"/>
        <w:rPr>
          <w:vertAlign w:val="baseline"/>
        </w:rPr>
      </w:pPr>
      <w:bookmarkStart w:colFirst="0" w:colLast="0" w:name="_heading=h.184mhaj" w:id="110"/>
      <w:bookmarkEnd w:id="110"/>
      <w:r w:rsidDel="00000000" w:rsidR="00000000" w:rsidRPr="00000000">
        <w:rPr>
          <w:b w:val="1"/>
          <w:vertAlign w:val="baseline"/>
          <w:rtl w:val="0"/>
        </w:rPr>
        <w:br w:type="textWrapping"/>
        <w:br w:type="textWrapping"/>
        <w:br w:type="textWrapping"/>
        <w:br w:type="textWrapping"/>
        <w:t xml:space="preserve">Breaking a Program into Classes</w:t>
      </w:r>
      <w:r w:rsidDel="00000000" w:rsidR="00000000" w:rsidRPr="00000000">
        <w:rPr>
          <w:rtl w:val="0"/>
        </w:rPr>
      </w:r>
    </w:p>
    <w:p w:rsidR="00000000" w:rsidDel="00000000" w:rsidP="00000000" w:rsidRDefault="00000000" w:rsidRPr="00000000" w14:paraId="0000087A">
      <w:pPr>
        <w:pStyle w:val="Heading2"/>
        <w:numPr>
          <w:ilvl w:val="1"/>
          <w:numId w:val="9"/>
        </w:numPr>
        <w:ind w:left="0" w:firstLine="0"/>
        <w:rPr>
          <w:vertAlign w:val="baseline"/>
        </w:rPr>
      </w:pPr>
      <w:bookmarkStart w:colFirst="0" w:colLast="0" w:name="_heading=h.3s49zyc" w:id="111"/>
      <w:bookmarkEnd w:id="111"/>
      <w:r w:rsidDel="00000000" w:rsidR="00000000" w:rsidRPr="00000000">
        <w:rPr>
          <w:b w:val="0"/>
          <w:vertAlign w:val="baseline"/>
          <w:rtl w:val="0"/>
        </w:rPr>
        <w:br w:type="textWrapping"/>
        <w:br w:type="textWrapping"/>
        <w:br w:type="textWrapping"/>
        <w:br w:type="textWrapping"/>
        <w:t xml:space="preserve">Simple Classes</w:t>
      </w:r>
      <w:r w:rsidDel="00000000" w:rsidR="00000000" w:rsidRPr="00000000">
        <w:rPr>
          <w:rtl w:val="0"/>
        </w:rPr>
      </w:r>
    </w:p>
    <w:p w:rsidR="00000000" w:rsidDel="00000000" w:rsidP="00000000" w:rsidRDefault="00000000" w:rsidRPr="00000000" w14:paraId="0000087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Object-Oriented Programming</w:t>
      </w:r>
      <w:r w:rsidDel="00000000" w:rsidR="00000000" w:rsidRPr="00000000">
        <w:rPr>
          <w:rtl w:val="0"/>
        </w:rPr>
      </w:r>
    </w:p>
    <w:p w:rsidR="00000000" w:rsidDel="00000000" w:rsidP="00000000" w:rsidRDefault="00000000" w:rsidRPr="00000000" w14:paraId="0000087C">
      <w:pPr>
        <w:pStyle w:val="Heading4"/>
        <w:numPr>
          <w:ilvl w:val="0"/>
          <w:numId w:val="7"/>
        </w:numPr>
        <w:ind w:left="360" w:hanging="360"/>
        <w:rPr>
          <w:vertAlign w:val="baseline"/>
        </w:rPr>
      </w:pPr>
      <w:r w:rsidDel="00000000" w:rsidR="00000000" w:rsidRPr="00000000">
        <w:rPr>
          <w:b w:val="1"/>
          <w:vertAlign w:val="baseline"/>
          <w:rtl w:val="0"/>
        </w:rPr>
        <w:t xml:space="preserve">Let's take a brief moment to glance at classes in Java</w:t>
      </w:r>
      <w:r w:rsidDel="00000000" w:rsidR="00000000" w:rsidRPr="00000000">
        <w:rPr>
          <w:rtl w:val="0"/>
        </w:rPr>
      </w:r>
    </w:p>
    <w:p w:rsidR="00000000" w:rsidDel="00000000" w:rsidP="00000000" w:rsidRDefault="00000000" w:rsidRPr="00000000" w14:paraId="0000087D">
      <w:pPr>
        <w:pStyle w:val="Heading4"/>
        <w:numPr>
          <w:ilvl w:val="0"/>
          <w:numId w:val="7"/>
        </w:numPr>
        <w:ind w:left="360" w:hanging="360"/>
        <w:rPr>
          <w:vertAlign w:val="baseline"/>
        </w:rPr>
      </w:pPr>
      <w:r w:rsidDel="00000000" w:rsidR="00000000" w:rsidRPr="00000000">
        <w:rPr>
          <w:b w:val="1"/>
          <w:vertAlign w:val="baseline"/>
          <w:rtl w:val="0"/>
        </w:rPr>
        <w:t xml:space="preserve">Classes are a way of packaging data and the operations that act upon that data in a single unit</w:t>
      </w:r>
      <w:r w:rsidDel="00000000" w:rsidR="00000000" w:rsidRPr="00000000">
        <w:rPr>
          <w:rtl w:val="0"/>
        </w:rPr>
      </w:r>
    </w:p>
    <w:p w:rsidR="00000000" w:rsidDel="00000000" w:rsidP="00000000" w:rsidRDefault="00000000" w:rsidRPr="00000000" w14:paraId="0000087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 JavaScript, we mostly use classes as a way to group data together</w:t>
      </w:r>
    </w:p>
    <w:p w:rsidR="00000000" w:rsidDel="00000000" w:rsidP="00000000" w:rsidRDefault="00000000" w:rsidRPr="00000000" w14:paraId="0000087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 TypeScript, we represented components, models and services using classes and defined data in them, as well as functionality like event handlers in components or methods that fetched API data in services</w:t>
      </w:r>
    </w:p>
    <w:p w:rsidR="00000000" w:rsidDel="00000000" w:rsidP="00000000" w:rsidRDefault="00000000" w:rsidRPr="00000000" w14:paraId="00000880">
      <w:pPr>
        <w:pStyle w:val="Heading4"/>
        <w:numPr>
          <w:ilvl w:val="0"/>
          <w:numId w:val="7"/>
        </w:numPr>
        <w:ind w:left="360" w:hanging="360"/>
        <w:rPr>
          <w:vertAlign w:val="baseline"/>
        </w:rPr>
      </w:pPr>
      <w:r w:rsidDel="00000000" w:rsidR="00000000" w:rsidRPr="00000000">
        <w:rPr>
          <w:b w:val="1"/>
          <w:vertAlign w:val="baseline"/>
          <w:rtl w:val="0"/>
        </w:rPr>
        <w:t xml:space="preserve">In Java, we ca</w:t>
      </w:r>
      <w:r w:rsidDel="00000000" w:rsidR="00000000" w:rsidRPr="00000000">
        <w:rPr>
          <w:rtl w:val="0"/>
        </w:rPr>
        <w:t xml:space="preserve">n no</w:t>
      </w:r>
      <w:r w:rsidDel="00000000" w:rsidR="00000000" w:rsidRPr="00000000">
        <w:rPr>
          <w:b w:val="1"/>
          <w:vertAlign w:val="baseline"/>
          <w:rtl w:val="0"/>
        </w:rPr>
        <w:t xml:space="preserve">t have global functions so every piece of code must belong to a class</w:t>
      </w:r>
      <w:r w:rsidDel="00000000" w:rsidR="00000000" w:rsidRPr="00000000">
        <w:rPr>
          <w:rtl w:val="0"/>
        </w:rPr>
      </w:r>
    </w:p>
    <w:p w:rsidR="00000000" w:rsidDel="00000000" w:rsidP="00000000" w:rsidRDefault="00000000" w:rsidRPr="00000000" w14:paraId="00000881">
      <w:pPr>
        <w:pStyle w:val="Heading4"/>
        <w:numPr>
          <w:ilvl w:val="0"/>
          <w:numId w:val="7"/>
        </w:numPr>
        <w:ind w:left="360" w:hanging="360"/>
        <w:rPr>
          <w:vertAlign w:val="baseline"/>
        </w:rPr>
      </w:pPr>
      <w:r w:rsidDel="00000000" w:rsidR="00000000" w:rsidRPr="00000000">
        <w:rPr>
          <w:b w:val="1"/>
          <w:vertAlign w:val="baseline"/>
          <w:rtl w:val="0"/>
        </w:rPr>
        <w:t xml:space="preserve">Thus far, we've been looking at our Java application class that has the static </w:t>
      </w:r>
      <w:r w:rsidDel="00000000" w:rsidR="00000000" w:rsidRPr="00000000">
        <w:rPr>
          <w:rFonts w:ascii="Courier New" w:cs="Courier New" w:eastAsia="Courier New" w:hAnsi="Courier New"/>
          <w:b w:val="1"/>
          <w:vertAlign w:val="baseline"/>
          <w:rtl w:val="0"/>
        </w:rPr>
        <w:t xml:space="preserve">main()</w:t>
      </w:r>
      <w:r w:rsidDel="00000000" w:rsidR="00000000" w:rsidRPr="00000000">
        <w:rPr>
          <w:b w:val="1"/>
          <w:vertAlign w:val="baseline"/>
          <w:rtl w:val="0"/>
        </w:rPr>
        <w:t xml:space="preserve"> method </w:t>
      </w:r>
      <w:r w:rsidDel="00000000" w:rsidR="00000000" w:rsidRPr="00000000">
        <w:rPr>
          <w:rtl w:val="0"/>
        </w:rPr>
      </w:r>
    </w:p>
    <w:p w:rsidR="00000000" w:rsidDel="00000000" w:rsidP="00000000" w:rsidRDefault="00000000" w:rsidRPr="00000000" w14:paraId="0000088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type of class isn't used to create objects -- but us used to bootstrap the application to start running</w:t>
      </w:r>
    </w:p>
    <w:p w:rsidR="00000000" w:rsidDel="00000000" w:rsidP="00000000" w:rsidRDefault="00000000" w:rsidRPr="00000000" w14:paraId="00000883">
      <w:pPr>
        <w:pStyle w:val="Heading4"/>
        <w:numPr>
          <w:ilvl w:val="0"/>
          <w:numId w:val="7"/>
        </w:numPr>
        <w:ind w:left="360" w:hanging="360"/>
        <w:rPr>
          <w:vertAlign w:val="baseline"/>
        </w:rPr>
      </w:pPr>
      <w:r w:rsidDel="00000000" w:rsidR="00000000" w:rsidRPr="00000000">
        <w:rPr>
          <w:b w:val="1"/>
          <w:vertAlign w:val="baseline"/>
          <w:rtl w:val="0"/>
        </w:rPr>
        <w:t xml:space="preserve">When we typically talk about objects, they are instances of classes that represent the nouns of a business</w:t>
      </w:r>
      <w:r w:rsidDel="00000000" w:rsidR="00000000" w:rsidRPr="00000000">
        <w:rPr>
          <w:rtl w:val="0"/>
        </w:rPr>
      </w:r>
    </w:p>
    <w:p w:rsidR="00000000" w:rsidDel="00000000" w:rsidP="00000000" w:rsidRDefault="00000000" w:rsidRPr="00000000" w14:paraId="0000088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university would have classes for </w:t>
      </w:r>
      <w:r w:rsidDel="00000000" w:rsidR="00000000" w:rsidRPr="00000000">
        <w:rPr>
          <w:rFonts w:ascii="Courier New" w:cs="Courier New" w:eastAsia="Courier New" w:hAnsi="Courier New"/>
          <w:vertAlign w:val="baseline"/>
          <w:rtl w:val="0"/>
        </w:rPr>
        <w:t xml:space="preserve">Student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Course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Department</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Faculty</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Semester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Transcript</w:t>
      </w:r>
      <w:r w:rsidDel="00000000" w:rsidR="00000000" w:rsidRPr="00000000">
        <w:rPr>
          <w:vertAlign w:val="baseline"/>
          <w:rtl w:val="0"/>
        </w:rPr>
        <w:t xml:space="preserve"> etc</w:t>
      </w:r>
    </w:p>
    <w:p w:rsidR="00000000" w:rsidDel="00000000" w:rsidP="00000000" w:rsidRDefault="00000000" w:rsidRPr="00000000" w14:paraId="00000885">
      <w:pPr>
        <w:pStyle w:val="Heading5"/>
        <w:numPr>
          <w:ilvl w:val="0"/>
          <w:numId w:val="5"/>
        </w:numPr>
        <w:tabs>
          <w:tab w:val="left" w:leader="none" w:pos="720"/>
        </w:tabs>
        <w:ind w:left="504" w:firstLine="0"/>
        <w:rPr>
          <w:vertAlign w:val="baseline"/>
        </w:rPr>
      </w:pPr>
      <w:bookmarkStart w:colFirst="0" w:colLast="0" w:name="_heading=h.279ka65" w:id="112"/>
      <w:bookmarkEnd w:id="112"/>
      <w:r w:rsidDel="00000000" w:rsidR="00000000" w:rsidRPr="00000000">
        <w:rPr>
          <w:vertAlign w:val="baseline"/>
          <w:rtl w:val="0"/>
        </w:rPr>
        <w:t xml:space="preserve">An insurance company would have classes for </w:t>
      </w:r>
      <w:r w:rsidDel="00000000" w:rsidR="00000000" w:rsidRPr="00000000">
        <w:rPr>
          <w:rFonts w:ascii="Courier New" w:cs="Courier New" w:eastAsia="Courier New" w:hAnsi="Courier New"/>
          <w:vertAlign w:val="baseline"/>
          <w:rtl w:val="0"/>
        </w:rPr>
        <w:t xml:space="preserve">Customer</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Policy</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Claim</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Agent</w:t>
      </w:r>
      <w:r w:rsidDel="00000000" w:rsidR="00000000" w:rsidRPr="00000000">
        <w:rPr>
          <w:vertAlign w:val="baseline"/>
          <w:rtl w:val="0"/>
        </w:rPr>
        <w:t xml:space="preserve">, etc.</w:t>
      </w:r>
    </w:p>
    <w:p w:rsidR="00000000" w:rsidDel="00000000" w:rsidP="00000000" w:rsidRDefault="00000000" w:rsidRPr="00000000" w14:paraId="0000088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Object-Oriented Programming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887">
      <w:pPr>
        <w:pStyle w:val="Heading4"/>
        <w:numPr>
          <w:ilvl w:val="0"/>
          <w:numId w:val="7"/>
        </w:numPr>
        <w:ind w:left="360" w:hanging="360"/>
        <w:rPr>
          <w:vertAlign w:val="baseline"/>
        </w:rPr>
      </w:pPr>
      <w:r w:rsidDel="00000000" w:rsidR="00000000" w:rsidRPr="00000000">
        <w:rPr>
          <w:b w:val="1"/>
          <w:vertAlign w:val="baseline"/>
          <w:rtl w:val="0"/>
        </w:rPr>
        <w:t xml:space="preserve">We also have classes that represent software nouns</w:t>
      </w:r>
      <w:r w:rsidDel="00000000" w:rsidR="00000000" w:rsidRPr="00000000">
        <w:rPr>
          <w:rtl w:val="0"/>
        </w:rPr>
      </w:r>
    </w:p>
    <w:p w:rsidR="00000000" w:rsidDel="00000000" w:rsidP="00000000" w:rsidRDefault="00000000" w:rsidRPr="00000000" w14:paraId="00000888">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For example, </w:t>
      </w:r>
      <w:r w:rsidDel="00000000" w:rsidR="00000000" w:rsidRPr="00000000">
        <w:rPr>
          <w:rFonts w:ascii="Courier New" w:cs="Courier New" w:eastAsia="Courier New" w:hAnsi="Courier New"/>
          <w:vertAlign w:val="baseline"/>
          <w:rtl w:val="0"/>
        </w:rPr>
        <w:t xml:space="preserve">String</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File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Connection</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Exception</w:t>
      </w:r>
      <w:r w:rsidDel="00000000" w:rsidR="00000000" w:rsidRPr="00000000">
        <w:rPr>
          <w:vertAlign w:val="baseline"/>
          <w:rtl w:val="0"/>
        </w:rPr>
        <w:t xml:space="preserve">, etc</w:t>
      </w:r>
    </w:p>
    <w:p w:rsidR="00000000" w:rsidDel="00000000" w:rsidP="00000000" w:rsidRDefault="00000000" w:rsidRPr="00000000" w14:paraId="0000088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These are part of the thousands of Java classes shipped as part of the JRE</w:t>
      </w:r>
    </w:p>
    <w:p w:rsidR="00000000" w:rsidDel="00000000" w:rsidP="00000000" w:rsidRDefault="00000000" w:rsidRPr="00000000" w14:paraId="0000088A">
      <w:pPr>
        <w:pStyle w:val="Heading4"/>
        <w:numPr>
          <w:ilvl w:val="0"/>
          <w:numId w:val="7"/>
        </w:numPr>
        <w:ind w:left="360" w:hanging="360"/>
        <w:rPr>
          <w:vertAlign w:val="baseline"/>
        </w:rPr>
      </w:pPr>
      <w:r w:rsidDel="00000000" w:rsidR="00000000" w:rsidRPr="00000000">
        <w:rPr>
          <w:b w:val="1"/>
          <w:vertAlign w:val="baseline"/>
          <w:rtl w:val="0"/>
        </w:rPr>
        <w:t xml:space="preserve">We will spend extensive time next week learning about and practicing object-oriented programming skills using Java</w:t>
      </w:r>
      <w:r w:rsidDel="00000000" w:rsidR="00000000" w:rsidRPr="00000000">
        <w:rPr>
          <w:rtl w:val="0"/>
        </w:rPr>
      </w:r>
    </w:p>
    <w:p w:rsidR="00000000" w:rsidDel="00000000" w:rsidP="00000000" w:rsidRDefault="00000000" w:rsidRPr="00000000" w14:paraId="0000088B">
      <w:pPr>
        <w:pStyle w:val="Heading4"/>
        <w:numPr>
          <w:ilvl w:val="0"/>
          <w:numId w:val="7"/>
        </w:numPr>
        <w:ind w:left="360" w:hanging="360"/>
        <w:rPr>
          <w:vertAlign w:val="baseline"/>
        </w:rPr>
      </w:pPr>
      <w:r w:rsidDel="00000000" w:rsidR="00000000" w:rsidRPr="00000000">
        <w:rPr>
          <w:b w:val="1"/>
          <w:vertAlign w:val="baseline"/>
          <w:rtl w:val="0"/>
        </w:rPr>
        <w:t xml:space="preserve">But, let's figure out how to create a simple class in Java so that we can start becoming comfortable with terms like:</w:t>
      </w:r>
      <w:r w:rsidDel="00000000" w:rsidR="00000000" w:rsidRPr="00000000">
        <w:rPr>
          <w:rtl w:val="0"/>
        </w:rPr>
      </w:r>
    </w:p>
    <w:p w:rsidR="00000000" w:rsidDel="00000000" w:rsidP="00000000" w:rsidRDefault="00000000" w:rsidRPr="00000000" w14:paraId="0000088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encapsulation</w:t>
      </w:r>
    </w:p>
    <w:p w:rsidR="00000000" w:rsidDel="00000000" w:rsidP="00000000" w:rsidRDefault="00000000" w:rsidRPr="00000000" w14:paraId="0000088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class</w:t>
      </w:r>
    </w:p>
    <w:p w:rsidR="00000000" w:rsidDel="00000000" w:rsidP="00000000" w:rsidRDefault="00000000" w:rsidRPr="00000000" w14:paraId="0000088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object</w:t>
      </w:r>
    </w:p>
    <w:p w:rsidR="00000000" w:rsidDel="00000000" w:rsidP="00000000" w:rsidRDefault="00000000" w:rsidRPr="00000000" w14:paraId="0000088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constructor</w:t>
      </w:r>
    </w:p>
    <w:p w:rsidR="00000000" w:rsidDel="00000000" w:rsidP="00000000" w:rsidRDefault="00000000" w:rsidRPr="00000000" w14:paraId="0000089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instantiate an object</w:t>
      </w:r>
    </w:p>
    <w:p w:rsidR="00000000" w:rsidDel="00000000" w:rsidP="00000000" w:rsidRDefault="00000000" w:rsidRPr="00000000" w14:paraId="0000089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call a method</w:t>
      </w:r>
    </w:p>
    <w:p w:rsidR="00000000" w:rsidDel="00000000" w:rsidP="00000000" w:rsidRDefault="00000000" w:rsidRPr="00000000" w14:paraId="00000892">
      <w:pPr>
        <w:pStyle w:val="Heading5"/>
        <w:numPr>
          <w:ilvl w:val="0"/>
          <w:numId w:val="5"/>
        </w:numPr>
        <w:tabs>
          <w:tab w:val="left" w:leader="none" w:pos="720"/>
        </w:tabs>
        <w:ind w:left="504" w:firstLine="0"/>
        <w:rPr>
          <w:vertAlign w:val="baseline"/>
        </w:rPr>
      </w:pPr>
      <w:bookmarkStart w:colFirst="0" w:colLast="0" w:name="_heading=h.meukdy" w:id="113"/>
      <w:bookmarkEnd w:id="113"/>
      <w:r w:rsidDel="00000000" w:rsidR="00000000" w:rsidRPr="00000000">
        <w:rPr>
          <w:vertAlign w:val="baseline"/>
          <w:rtl w:val="0"/>
        </w:rPr>
        <w:t xml:space="preserve">overload a method</w:t>
      </w:r>
    </w:p>
    <w:p w:rsidR="00000000" w:rsidDel="00000000" w:rsidP="00000000" w:rsidRDefault="00000000" w:rsidRPr="00000000" w14:paraId="0000089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Encapsulation</w:t>
      </w:r>
      <w:r w:rsidDel="00000000" w:rsidR="00000000" w:rsidRPr="00000000">
        <w:rPr>
          <w:rtl w:val="0"/>
        </w:rPr>
      </w:r>
    </w:p>
    <w:p w:rsidR="00000000" w:rsidDel="00000000" w:rsidP="00000000" w:rsidRDefault="00000000" w:rsidRPr="00000000" w14:paraId="00000894">
      <w:pPr>
        <w:pStyle w:val="Heading4"/>
        <w:numPr>
          <w:ilvl w:val="0"/>
          <w:numId w:val="7"/>
        </w:numPr>
        <w:ind w:left="360" w:hanging="360"/>
        <w:rPr>
          <w:vertAlign w:val="baseline"/>
        </w:rPr>
      </w:pPr>
      <w:r w:rsidDel="00000000" w:rsidR="00000000" w:rsidRPr="00000000">
        <w:rPr>
          <w:b w:val="1"/>
          <w:vertAlign w:val="baseline"/>
          <w:rtl w:val="0"/>
        </w:rPr>
        <w:t xml:space="preserve">When we create classes in Java, we talk about the term </w:t>
      </w:r>
      <w:r w:rsidDel="00000000" w:rsidR="00000000" w:rsidRPr="00000000">
        <w:rPr>
          <w:b w:val="1"/>
          <w:i w:val="1"/>
          <w:vertAlign w:val="baseline"/>
          <w:rtl w:val="0"/>
        </w:rPr>
        <w:t xml:space="preserve">encapsulation</w:t>
      </w:r>
      <w:r w:rsidDel="00000000" w:rsidR="00000000" w:rsidRPr="00000000">
        <w:rPr>
          <w:rtl w:val="0"/>
        </w:rPr>
      </w:r>
    </w:p>
    <w:p w:rsidR="00000000" w:rsidDel="00000000" w:rsidP="00000000" w:rsidRDefault="00000000" w:rsidRPr="00000000" w14:paraId="0000089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An object-oriented programmer wants to design a class that hides how it works </w:t>
      </w:r>
      <w:r w:rsidDel="00000000" w:rsidR="00000000" w:rsidRPr="00000000">
        <w:rPr>
          <w:i w:val="1"/>
          <w:vertAlign w:val="baseline"/>
          <w:rtl w:val="0"/>
        </w:rPr>
        <w:t xml:space="preserve">inside</w:t>
      </w:r>
      <w:r w:rsidDel="00000000" w:rsidR="00000000" w:rsidRPr="00000000">
        <w:rPr>
          <w:vertAlign w:val="baseline"/>
          <w:rtl w:val="0"/>
        </w:rPr>
        <w:t xml:space="preserve"> the class</w:t>
      </w:r>
    </w:p>
    <w:p w:rsidR="00000000" w:rsidDel="00000000" w:rsidP="00000000" w:rsidRDefault="00000000" w:rsidRPr="00000000" w14:paraId="0000089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They provide methods someone can call to interact with the class' objects</w:t>
      </w:r>
    </w:p>
    <w:p w:rsidR="00000000" w:rsidDel="00000000" w:rsidP="00000000" w:rsidRDefault="00000000" w:rsidRPr="00000000" w14:paraId="00000897">
      <w:pPr>
        <w:pStyle w:val="Heading4"/>
        <w:numPr>
          <w:ilvl w:val="0"/>
          <w:numId w:val="7"/>
        </w:numPr>
        <w:ind w:left="360" w:hanging="360"/>
        <w:rPr>
          <w:vertAlign w:val="baseline"/>
        </w:rPr>
      </w:pPr>
      <w:r w:rsidDel="00000000" w:rsidR="00000000" w:rsidRPr="00000000">
        <w:rPr>
          <w:b w:val="1"/>
          <w:vertAlign w:val="baseline"/>
          <w:rtl w:val="0"/>
        </w:rPr>
        <w:t xml:space="preserve">This "black box" approach allows the way a class works to be tweaked without affecting code that interacts with an object of that class</w:t>
      </w:r>
      <w:r w:rsidDel="00000000" w:rsidR="00000000" w:rsidRPr="00000000">
        <w:rPr>
          <w:rtl w:val="0"/>
        </w:rPr>
      </w:r>
    </w:p>
    <w:p w:rsidR="00000000" w:rsidDel="00000000" w:rsidP="00000000" w:rsidRDefault="00000000" w:rsidRPr="00000000" w14:paraId="00000898">
      <w:pPr>
        <w:pStyle w:val="Heading4"/>
        <w:numPr>
          <w:ilvl w:val="0"/>
          <w:numId w:val="7"/>
        </w:numPr>
        <w:ind w:left="360" w:hanging="360"/>
        <w:rPr>
          <w:vertAlign w:val="baseline"/>
        </w:rPr>
      </w:pPr>
      <w:r w:rsidDel="00000000" w:rsidR="00000000" w:rsidRPr="00000000">
        <w:rPr>
          <w:b w:val="1"/>
          <w:vertAlign w:val="baseline"/>
          <w:rtl w:val="0"/>
        </w:rPr>
        <w:t xml:space="preserve">Central to the concept of encapsulation are the access specifiers </w:t>
      </w:r>
      <w:r w:rsidDel="00000000" w:rsidR="00000000" w:rsidRPr="00000000">
        <w:rPr>
          <w:rFonts w:ascii="Courier New" w:cs="Courier New" w:eastAsia="Courier New" w:hAnsi="Courier New"/>
          <w:b w:val="1"/>
          <w:vertAlign w:val="baseline"/>
          <w:rtl w:val="0"/>
        </w:rPr>
        <w:t xml:space="preserve">public</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private</w:t>
      </w:r>
      <w:r w:rsidDel="00000000" w:rsidR="00000000" w:rsidRPr="00000000">
        <w:rPr>
          <w:rtl w:val="0"/>
        </w:rPr>
      </w:r>
    </w:p>
    <w:p w:rsidR="00000000" w:rsidDel="00000000" w:rsidP="00000000" w:rsidRDefault="00000000" w:rsidRPr="00000000" w14:paraId="0000089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Public members are accessible outside of the class</w:t>
      </w:r>
    </w:p>
    <w:p w:rsidR="00000000" w:rsidDel="00000000" w:rsidP="00000000" w:rsidRDefault="00000000" w:rsidRPr="00000000" w14:paraId="0000089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Private members are only accessible within an object</w:t>
      </w:r>
    </w:p>
    <w:p w:rsidR="00000000" w:rsidDel="00000000" w:rsidP="00000000" w:rsidRDefault="00000000" w:rsidRPr="00000000" w14:paraId="0000089B">
      <w:pPr>
        <w:rPr>
          <w:vertAlign w:val="baseline"/>
        </w:rPr>
      </w:pPr>
      <w:r w:rsidDel="00000000" w:rsidR="00000000" w:rsidRPr="00000000">
        <w:rPr>
          <w:rtl w:val="0"/>
        </w:rPr>
      </w:r>
    </w:p>
    <w:p w:rsidR="00000000" w:rsidDel="00000000" w:rsidP="00000000" w:rsidRDefault="00000000" w:rsidRPr="00000000" w14:paraId="0000089C">
      <w:pPr>
        <w:jc w:val="center"/>
        <w:rPr>
          <w:vertAlign w:val="baseline"/>
        </w:rPr>
      </w:pPr>
      <w:bookmarkStart w:colFirst="0" w:colLast="0" w:name="_heading=h.36ei31r" w:id="114"/>
      <w:bookmarkEnd w:id="114"/>
      <w:r w:rsidDel="00000000" w:rsidR="00000000" w:rsidRPr="00000000">
        <w:rPr>
          <w:vertAlign w:val="baseline"/>
        </w:rPr>
        <w:drawing>
          <wp:inline distB="0" distT="0" distL="114300" distR="114300">
            <wp:extent cx="3289935" cy="2872740"/>
            <wp:effectExtent b="0" l="0" r="0" t="0"/>
            <wp:docPr id="103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3289935"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Creating the Class</w:t>
      </w:r>
      <w:r w:rsidDel="00000000" w:rsidR="00000000" w:rsidRPr="00000000">
        <w:rPr>
          <w:rtl w:val="0"/>
        </w:rPr>
      </w:r>
    </w:p>
    <w:p w:rsidR="00000000" w:rsidDel="00000000" w:rsidP="00000000" w:rsidRDefault="00000000" w:rsidRPr="00000000" w14:paraId="0000089E">
      <w:pPr>
        <w:pStyle w:val="Heading4"/>
        <w:numPr>
          <w:ilvl w:val="0"/>
          <w:numId w:val="7"/>
        </w:numPr>
        <w:ind w:left="360" w:hanging="360"/>
        <w:rPr>
          <w:vertAlign w:val="baseline"/>
        </w:rPr>
      </w:pPr>
      <w:r w:rsidDel="00000000" w:rsidR="00000000" w:rsidRPr="00000000">
        <w:rPr>
          <w:b w:val="1"/>
          <w:vertAlign w:val="baseline"/>
          <w:rtl w:val="0"/>
        </w:rPr>
        <w:t xml:space="preserve">Recall that in Java, a class has to be coded in a </w:t>
      </w:r>
      <w:r w:rsidDel="00000000" w:rsidR="00000000" w:rsidRPr="00000000">
        <w:rPr>
          <w:rFonts w:ascii="Courier New" w:cs="Courier New" w:eastAsia="Courier New" w:hAnsi="Courier New"/>
          <w:b w:val="1"/>
          <w:vertAlign w:val="baseline"/>
          <w:rtl w:val="0"/>
        </w:rPr>
        <w:t xml:space="preserve">.java</w:t>
      </w:r>
      <w:r w:rsidDel="00000000" w:rsidR="00000000" w:rsidRPr="00000000">
        <w:rPr>
          <w:b w:val="1"/>
          <w:vertAlign w:val="baseline"/>
          <w:rtl w:val="0"/>
        </w:rPr>
        <w:t xml:space="preserve"> file of the same name</w:t>
      </w:r>
      <w:r w:rsidDel="00000000" w:rsidR="00000000" w:rsidRPr="00000000">
        <w:rPr>
          <w:rtl w:val="0"/>
        </w:rPr>
      </w:r>
    </w:p>
    <w:p w:rsidR="00000000" w:rsidDel="00000000" w:rsidP="00000000" w:rsidRDefault="00000000" w:rsidRPr="00000000" w14:paraId="0000089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Data is typically private</w:t>
      </w:r>
    </w:p>
    <w:p w:rsidR="00000000" w:rsidDel="00000000" w:rsidP="00000000" w:rsidRDefault="00000000" w:rsidRPr="00000000" w14:paraId="000008A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A constructor (with the same name as the class) is used to create an instance of the class</w:t>
      </w:r>
    </w:p>
    <w:p w:rsidR="00000000" w:rsidDel="00000000" w:rsidP="00000000" w:rsidRDefault="00000000" w:rsidRPr="00000000" w14:paraId="000008A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Getter and setter methods provide access as needed to an object's internals</w:t>
      </w:r>
    </w:p>
    <w:p w:rsidR="00000000" w:rsidDel="00000000" w:rsidP="00000000" w:rsidRDefault="00000000" w:rsidRPr="00000000" w14:paraId="000008A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age;</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Person(String name, int age)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getAge() {</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setAge(int age) {</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ljsd9k" w:id="115"/>
      <w:bookmarkEnd w:id="11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B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Instantiating an Object </w:t>
      </w:r>
      <w:r w:rsidDel="00000000" w:rsidR="00000000" w:rsidRPr="00000000">
        <w:rPr>
          <w:rtl w:val="0"/>
        </w:rPr>
      </w:r>
    </w:p>
    <w:p w:rsidR="00000000" w:rsidDel="00000000" w:rsidP="00000000" w:rsidRDefault="00000000" w:rsidRPr="00000000" w14:paraId="000008C0">
      <w:pPr>
        <w:pStyle w:val="Heading4"/>
        <w:numPr>
          <w:ilvl w:val="0"/>
          <w:numId w:val="7"/>
        </w:numPr>
        <w:ind w:left="360" w:hanging="360"/>
        <w:rPr>
          <w:vertAlign w:val="baseline"/>
        </w:rPr>
      </w:pPr>
      <w:r w:rsidDel="00000000" w:rsidR="00000000" w:rsidRPr="00000000">
        <w:rPr>
          <w:b w:val="1"/>
          <w:vertAlign w:val="baseline"/>
          <w:rtl w:val="0"/>
        </w:rPr>
        <w:t xml:space="preserve">Once your class is defined, you can use it to create objects that hold your data</w:t>
      </w:r>
      <w:r w:rsidDel="00000000" w:rsidR="00000000" w:rsidRPr="00000000">
        <w:rPr>
          <w:rtl w:val="0"/>
        </w:rPr>
      </w:r>
    </w:p>
    <w:p w:rsidR="00000000" w:rsidDel="00000000" w:rsidP="00000000" w:rsidRDefault="00000000" w:rsidRPr="00000000" w14:paraId="000008C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Creating objects is also called instantiating an object</w:t>
      </w:r>
    </w:p>
    <w:p w:rsidR="00000000" w:rsidDel="00000000" w:rsidP="00000000" w:rsidRDefault="00000000" w:rsidRPr="00000000" w14:paraId="000008C2">
      <w:pPr>
        <w:pStyle w:val="Heading4"/>
        <w:numPr>
          <w:ilvl w:val="0"/>
          <w:numId w:val="7"/>
        </w:numPr>
        <w:ind w:left="360" w:hanging="360"/>
        <w:rPr>
          <w:vertAlign w:val="baseline"/>
        </w:rPr>
      </w:pPr>
      <w:r w:rsidDel="00000000" w:rsidR="00000000" w:rsidRPr="00000000">
        <w:rPr>
          <w:b w:val="1"/>
          <w:vertAlign w:val="baseline"/>
          <w:rtl w:val="0"/>
        </w:rPr>
        <w:t xml:space="preserve">You must declare a variable of your class type</w:t>
      </w:r>
      <w:r w:rsidDel="00000000" w:rsidR="00000000" w:rsidRPr="00000000">
        <w:rPr>
          <w:rtl w:val="0"/>
        </w:rPr>
      </w:r>
    </w:p>
    <w:p w:rsidR="00000000" w:rsidDel="00000000" w:rsidP="00000000" w:rsidRDefault="00000000" w:rsidRPr="00000000" w14:paraId="000008C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declared at the class level, it defaults to </w:t>
      </w:r>
      <w:r w:rsidDel="00000000" w:rsidR="00000000" w:rsidRPr="00000000">
        <w:rPr>
          <w:rFonts w:ascii="Courier New" w:cs="Courier New" w:eastAsia="Courier New" w:hAnsi="Courier New"/>
          <w:vertAlign w:val="baseline"/>
          <w:rtl w:val="0"/>
        </w:rPr>
        <w:t xml:space="preserve">null</w:t>
      </w:r>
      <w:r w:rsidDel="00000000" w:rsidR="00000000" w:rsidRPr="00000000">
        <w:rPr>
          <w:rtl w:val="0"/>
        </w:rPr>
      </w:r>
    </w:p>
    <w:p w:rsidR="00000000" w:rsidDel="00000000" w:rsidP="00000000" w:rsidRDefault="00000000" w:rsidRPr="00000000" w14:paraId="000008C4">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null</w:t>
      </w:r>
      <w:r w:rsidDel="00000000" w:rsidR="00000000" w:rsidRPr="00000000">
        <w:rPr>
          <w:vertAlign w:val="baseline"/>
          <w:rtl w:val="0"/>
        </w:rPr>
        <w:t xml:space="preserve"> means it doesn't refer to an object</w:t>
      </w:r>
    </w:p>
    <w:p w:rsidR="00000000" w:rsidDel="00000000" w:rsidP="00000000" w:rsidRDefault="00000000" w:rsidRPr="00000000" w14:paraId="000008C5">
      <w:pPr>
        <w:pStyle w:val="Heading4"/>
        <w:numPr>
          <w:ilvl w:val="0"/>
          <w:numId w:val="7"/>
        </w:numPr>
        <w:ind w:left="360" w:hanging="360"/>
        <w:rPr>
          <w:rFonts w:ascii="Courier New" w:cs="Courier New" w:eastAsia="Courier New" w:hAnsi="Courier New"/>
          <w:vertAlign w:val="baseline"/>
        </w:rPr>
      </w:pPr>
      <w:r w:rsidDel="00000000" w:rsidR="00000000" w:rsidRPr="00000000">
        <w:rPr>
          <w:b w:val="1"/>
          <w:vertAlign w:val="baseline"/>
          <w:rtl w:val="0"/>
        </w:rPr>
        <w:t xml:space="preserve">You then use your constructor to instantiate the object by using the </w:t>
      </w:r>
      <w:r w:rsidDel="00000000" w:rsidR="00000000" w:rsidRPr="00000000">
        <w:rPr>
          <w:rFonts w:ascii="Courier New" w:cs="Courier New" w:eastAsia="Courier New" w:hAnsi="Courier New"/>
          <w:b w:val="1"/>
          <w:vertAlign w:val="baseline"/>
          <w:rtl w:val="0"/>
        </w:rPr>
        <w:t xml:space="preserve">new</w:t>
      </w:r>
      <w:r w:rsidDel="00000000" w:rsidR="00000000" w:rsidRPr="00000000">
        <w:rPr>
          <w:b w:val="1"/>
          <w:vertAlign w:val="baseline"/>
          <w:rtl w:val="0"/>
        </w:rPr>
        <w:t xml:space="preserve"> keyword</w:t>
      </w:r>
      <w:r w:rsidDel="00000000" w:rsidR="00000000" w:rsidRPr="00000000">
        <w:rPr>
          <w:rtl w:val="0"/>
        </w:rPr>
      </w:r>
    </w:p>
    <w:p w:rsidR="00000000" w:rsidDel="00000000" w:rsidP="00000000" w:rsidRDefault="00000000" w:rsidRPr="00000000" w14:paraId="000008C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pass values to your constructor's parameters</w:t>
      </w:r>
    </w:p>
    <w:p w:rsidR="00000000" w:rsidDel="00000000" w:rsidP="00000000" w:rsidRDefault="00000000" w:rsidRPr="00000000" w14:paraId="000008C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create the variable</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w:t>
      </w: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instantiate the Person object</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39</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C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values you pass to the constructor might also come from variables</w:t>
      </w:r>
    </w:p>
    <w:p w:rsidR="00000000" w:rsidDel="00000000" w:rsidP="00000000" w:rsidRDefault="00000000" w:rsidRPr="00000000" w14:paraId="000008C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63;</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Person p1;</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5jfvxd" w:id="116"/>
      <w:bookmarkEnd w:id="116"/>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p1 = new Person(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age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D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Instantiating an Object    </w:t>
      </w:r>
      <w:r w:rsidDel="00000000" w:rsidR="00000000" w:rsidRPr="00000000">
        <w:rPr>
          <w:b w:val="0"/>
          <w:i w:val="1"/>
          <w:vertAlign w:val="baseline"/>
          <w:rtl w:val="0"/>
        </w:rPr>
        <w:t xml:space="preserve"> cont'd</w:t>
      </w:r>
      <w:r w:rsidDel="00000000" w:rsidR="00000000" w:rsidRPr="00000000">
        <w:rPr>
          <w:rtl w:val="0"/>
        </w:rPr>
      </w:r>
    </w:p>
    <w:p w:rsidR="00000000" w:rsidDel="00000000" w:rsidP="00000000" w:rsidRDefault="00000000" w:rsidRPr="00000000" w14:paraId="000008D5">
      <w:pPr>
        <w:pStyle w:val="Heading4"/>
        <w:numPr>
          <w:ilvl w:val="0"/>
          <w:numId w:val="7"/>
        </w:numPr>
        <w:ind w:left="360" w:hanging="360"/>
        <w:rPr>
          <w:vertAlign w:val="baseline"/>
        </w:rPr>
      </w:pPr>
      <w:r w:rsidDel="00000000" w:rsidR="00000000" w:rsidRPr="00000000">
        <w:rPr>
          <w:b w:val="1"/>
          <w:vertAlign w:val="baseline"/>
          <w:rtl w:val="0"/>
        </w:rPr>
        <w:t xml:space="preserve">Often people declare the variable and instantiate the object in one step</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age = 63;</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name, age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DB">
      <w:pPr>
        <w:pStyle w:val="Heading4"/>
        <w:numPr>
          <w:ilvl w:val="0"/>
          <w:numId w:val="7"/>
        </w:numPr>
        <w:ind w:left="360" w:hanging="360"/>
        <w:rPr>
          <w:rFonts w:ascii="Courier New" w:cs="Courier New" w:eastAsia="Courier New" w:hAnsi="Courier New"/>
          <w:vertAlign w:val="baseline"/>
        </w:rPr>
      </w:pPr>
      <w:r w:rsidDel="00000000" w:rsidR="00000000" w:rsidRPr="00000000">
        <w:rPr>
          <w:b w:val="1"/>
          <w:vertAlign w:val="baseline"/>
          <w:rtl w:val="0"/>
        </w:rPr>
        <w:t xml:space="preserve">You can also instantiate multiple objects</w:t>
      </w: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create the variables</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 p2, p3;</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instantiate the Person object</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39</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"Natalie", 37</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p3 = new Person(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"Zachary", 31</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E5">
      <w:pPr>
        <w:pStyle w:val="Heading4"/>
        <w:numPr>
          <w:ilvl w:val="0"/>
          <w:numId w:val="7"/>
        </w:numPr>
        <w:ind w:left="360" w:hanging="360"/>
        <w:rPr>
          <w:vertAlign w:val="baseline"/>
        </w:rPr>
      </w:pPr>
      <w:r w:rsidDel="00000000" w:rsidR="00000000" w:rsidRPr="00000000">
        <w:rPr>
          <w:b w:val="1"/>
          <w:vertAlign w:val="baseline"/>
          <w:rtl w:val="0"/>
        </w:rPr>
        <w:t xml:space="preserve">Once we know about arrays in Java, we can even have arrays of class objects</w:t>
      </w: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family = new Person[4];   // 0, 1, 2, 3 (4 - size)</w:t>
      </w: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family[0]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Person("</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39</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family[1]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Person("Natalie", 37);</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koq656" w:id="117"/>
      <w:bookmarkEnd w:id="117"/>
      <w:r w:rsidDel="00000000" w:rsidR="00000000" w:rsidRPr="00000000">
        <w:rPr>
          <w:rtl w:val="0"/>
        </w:rPr>
      </w:r>
    </w:p>
    <w:p w:rsidR="00000000" w:rsidDel="00000000" w:rsidP="00000000" w:rsidRDefault="00000000" w:rsidRPr="00000000" w14:paraId="000008E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Working with Objects</w:t>
      </w:r>
      <w:r w:rsidDel="00000000" w:rsidR="00000000" w:rsidRPr="00000000">
        <w:rPr>
          <w:rtl w:val="0"/>
        </w:rPr>
      </w:r>
    </w:p>
    <w:p w:rsidR="00000000" w:rsidDel="00000000" w:rsidP="00000000" w:rsidRDefault="00000000" w:rsidRPr="00000000" w14:paraId="000008ED">
      <w:pPr>
        <w:pStyle w:val="Heading4"/>
        <w:numPr>
          <w:ilvl w:val="0"/>
          <w:numId w:val="7"/>
        </w:numPr>
        <w:ind w:left="360" w:hanging="360"/>
        <w:rPr>
          <w:vertAlign w:val="baseline"/>
        </w:rPr>
      </w:pPr>
      <w:r w:rsidDel="00000000" w:rsidR="00000000" w:rsidRPr="00000000">
        <w:rPr>
          <w:b w:val="1"/>
          <w:vertAlign w:val="baseline"/>
          <w:rtl w:val="0"/>
        </w:rPr>
        <w:t xml:space="preserve">In Java, we traditionally declare our instance variables as private</w:t>
      </w:r>
      <w:r w:rsidDel="00000000" w:rsidR="00000000" w:rsidRPr="00000000">
        <w:rPr>
          <w:rtl w:val="0"/>
        </w:rPr>
      </w:r>
    </w:p>
    <w:p w:rsidR="00000000" w:rsidDel="00000000" w:rsidP="00000000" w:rsidRDefault="00000000" w:rsidRPr="00000000" w14:paraId="000008E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enforces the principle of encapsulation which says that we only expose data that we want from an object</w:t>
      </w:r>
    </w:p>
    <w:p w:rsidR="00000000" w:rsidDel="00000000" w:rsidP="00000000" w:rsidRDefault="00000000" w:rsidRPr="00000000" w14:paraId="000008E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is why we write getter and setter methods</w:t>
      </w:r>
    </w:p>
    <w:p w:rsidR="00000000" w:rsidDel="00000000" w:rsidP="00000000" w:rsidRDefault="00000000" w:rsidRPr="00000000" w14:paraId="000008F0">
      <w:pPr>
        <w:pStyle w:val="Heading4"/>
        <w:numPr>
          <w:ilvl w:val="0"/>
          <w:numId w:val="7"/>
        </w:numPr>
        <w:ind w:left="360" w:hanging="360"/>
        <w:rPr>
          <w:vertAlign w:val="baseline"/>
        </w:rPr>
      </w:pPr>
      <w:r w:rsidDel="00000000" w:rsidR="00000000" w:rsidRPr="00000000">
        <w:rPr>
          <w:b w:val="1"/>
          <w:vertAlign w:val="baseline"/>
          <w:rtl w:val="0"/>
        </w:rPr>
        <w:t xml:space="preserve">If we tried to access the private data members of the object through the object name, the compiler would generate an error</w:t>
      </w: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Person p1 = new Person("</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63);</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System.out.println("Your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error</w:t>
      </w:r>
      <w:r w:rsidDel="00000000" w:rsidR="00000000" w:rsidRPr="00000000">
        <w:rPr>
          <w:rtl w:val="0"/>
        </w:rPr>
      </w:r>
    </w:p>
    <w:p w:rsidR="00000000" w:rsidDel="00000000" w:rsidP="00000000" w:rsidRDefault="00000000" w:rsidRPr="00000000" w14:paraId="000008F5">
      <w:pPr>
        <w:pStyle w:val="Heading4"/>
        <w:numPr>
          <w:ilvl w:val="0"/>
          <w:numId w:val="7"/>
        </w:numPr>
        <w:ind w:left="360" w:hanging="360"/>
        <w:rPr>
          <w:vertAlign w:val="baseline"/>
        </w:rPr>
      </w:pPr>
      <w:r w:rsidDel="00000000" w:rsidR="00000000" w:rsidRPr="00000000">
        <w:rPr>
          <w:b w:val="1"/>
          <w:vertAlign w:val="baseline"/>
          <w:rtl w:val="0"/>
        </w:rPr>
        <w:t xml:space="preserve">We must use the getter method to retrieve a data member's value</w:t>
      </w: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Person p1 = new Person("</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63);</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zu0gcz" w:id="118"/>
      <w:bookmarkEnd w:id="118"/>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System.out.println("Your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p1.getName()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8FA">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Default Access Modifier</w:t>
      </w:r>
      <w:r w:rsidDel="00000000" w:rsidR="00000000" w:rsidRPr="00000000">
        <w:rPr>
          <w:rtl w:val="0"/>
        </w:rPr>
      </w:r>
    </w:p>
    <w:p w:rsidR="00000000" w:rsidDel="00000000" w:rsidP="00000000" w:rsidRDefault="00000000" w:rsidRPr="00000000" w14:paraId="000008FB">
      <w:pPr>
        <w:pStyle w:val="Heading4"/>
        <w:numPr>
          <w:ilvl w:val="0"/>
          <w:numId w:val="7"/>
        </w:numPr>
        <w:ind w:left="360" w:hanging="360"/>
        <w:rPr>
          <w:vertAlign w:val="baseline"/>
        </w:rPr>
      </w:pPr>
      <w:r w:rsidDel="00000000" w:rsidR="00000000" w:rsidRPr="00000000">
        <w:rPr>
          <w:b w:val="1"/>
          <w:vertAlign w:val="baseline"/>
          <w:rtl w:val="0"/>
        </w:rPr>
        <w:t xml:space="preserve">If you don't use explicitly specify an access modifier, Java assumes a</w:t>
      </w:r>
      <w:r w:rsidDel="00000000" w:rsidR="00000000" w:rsidRPr="00000000">
        <w:rPr>
          <w:rFonts w:ascii="Calibri" w:cs="Calibri" w:eastAsia="Calibri" w:hAnsi="Calibri"/>
          <w:b w:val="1"/>
          <w:vertAlign w:val="baseline"/>
          <w:rtl w:val="0"/>
        </w:rPr>
        <w:t xml:space="preserve"> </w:t>
      </w:r>
      <w:r w:rsidDel="00000000" w:rsidR="00000000" w:rsidRPr="00000000">
        <w:rPr>
          <w:b w:val="1"/>
          <w:i w:val="0"/>
          <w:vertAlign w:val="baseline"/>
          <w:rtl w:val="0"/>
        </w:rPr>
        <w:t xml:space="preserve">default</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called</w:t>
      </w:r>
      <w:r w:rsidDel="00000000" w:rsidR="00000000" w:rsidRPr="00000000">
        <w:rPr>
          <w:rFonts w:ascii="Calibri" w:cs="Calibri" w:eastAsia="Calibri" w:hAnsi="Calibri"/>
          <w:b w:val="1"/>
          <w:vertAlign w:val="baseline"/>
          <w:rtl w:val="0"/>
        </w:rPr>
        <w:t xml:space="preserve"> </w:t>
      </w:r>
      <w:r w:rsidDel="00000000" w:rsidR="00000000" w:rsidRPr="00000000">
        <w:rPr>
          <w:b w:val="1"/>
          <w:i w:val="0"/>
          <w:vertAlign w:val="baseline"/>
          <w:rtl w:val="0"/>
        </w:rPr>
        <w:t xml:space="preserve">package-private</w:t>
      </w:r>
      <w:r w:rsidDel="00000000" w:rsidR="00000000" w:rsidRPr="00000000">
        <w:rPr>
          <w:rtl w:val="0"/>
        </w:rPr>
      </w:r>
    </w:p>
    <w:p w:rsidR="00000000" w:rsidDel="00000000" w:rsidP="00000000" w:rsidRDefault="00000000" w:rsidRPr="00000000" w14:paraId="000008FC">
      <w:pPr>
        <w:pStyle w:val="Heading4"/>
        <w:numPr>
          <w:ilvl w:val="0"/>
          <w:numId w:val="7"/>
        </w:numPr>
        <w:ind w:left="360" w:hanging="360"/>
        <w:rPr>
          <w:vertAlign w:val="baseline"/>
        </w:rPr>
      </w:pPr>
      <w:r w:rsidDel="00000000" w:rsidR="00000000" w:rsidRPr="00000000">
        <w:rPr>
          <w:b w:val="1"/>
          <w:vertAlign w:val="baseline"/>
          <w:rtl w:val="0"/>
        </w:rPr>
        <w:t xml:space="preserve">Package-private which means the</w:t>
      </w:r>
      <w:r w:rsidDel="00000000" w:rsidR="00000000" w:rsidRPr="00000000">
        <w:rPr>
          <w:b w:val="0"/>
          <w:vertAlign w:val="baseline"/>
          <w:rtl w:val="0"/>
        </w:rPr>
        <w:t xml:space="preserve"> member is visible within the same package</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but isn't accessible from other packages</w:t>
      </w: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age;</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Person(String name, int age) {</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getName() {</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getAge() {</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11">
      <w:pPr>
        <w:pStyle w:val="Heading4"/>
        <w:numPr>
          <w:ilvl w:val="0"/>
          <w:numId w:val="7"/>
        </w:numPr>
        <w:ind w:left="360" w:hanging="360"/>
        <w:rPr>
          <w:vertAlign w:val="baseline"/>
        </w:rPr>
      </w:pPr>
      <w:r w:rsidDel="00000000" w:rsidR="00000000" w:rsidRPr="00000000">
        <w:rPr>
          <w:b w:val="1"/>
          <w:vertAlign w:val="baseline"/>
          <w:rtl w:val="0"/>
        </w:rPr>
        <w:t xml:space="preserve">Java programmers will argue whether the best practice is to explicitly specify your access modifier</w:t>
      </w:r>
      <w:r w:rsidDel="00000000" w:rsidR="00000000" w:rsidRPr="00000000">
        <w:rPr>
          <w:rtl w:val="0"/>
        </w:rPr>
      </w:r>
    </w:p>
    <w:p w:rsidR="00000000" w:rsidDel="00000000" w:rsidP="00000000" w:rsidRDefault="00000000" w:rsidRPr="00000000" w14:paraId="00000912">
      <w:pPr>
        <w:pStyle w:val="Heading5"/>
        <w:numPr>
          <w:ilvl w:val="0"/>
          <w:numId w:val="5"/>
        </w:numPr>
        <w:tabs>
          <w:tab w:val="left" w:leader="none" w:pos="720"/>
        </w:tabs>
        <w:ind w:left="504" w:firstLine="0"/>
        <w:rPr>
          <w:vertAlign w:val="baseline"/>
        </w:rPr>
      </w:pPr>
      <w:bookmarkStart w:colFirst="0" w:colLast="0" w:name="_heading=h.3jtnz0s" w:id="119"/>
      <w:bookmarkEnd w:id="119"/>
      <w:r w:rsidDel="00000000" w:rsidR="00000000" w:rsidRPr="00000000">
        <w:rPr>
          <w:vertAlign w:val="baseline"/>
          <w:rtl w:val="0"/>
        </w:rPr>
        <w:t xml:space="preserve">I fall in the group that prefers explicit specification</w:t>
      </w:r>
    </w:p>
    <w:p w:rsidR="00000000" w:rsidDel="00000000" w:rsidP="00000000" w:rsidRDefault="00000000" w:rsidRPr="00000000" w14:paraId="0000091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Overloading Methods</w:t>
      </w:r>
      <w:r w:rsidDel="00000000" w:rsidR="00000000" w:rsidRPr="00000000">
        <w:rPr>
          <w:rtl w:val="0"/>
        </w:rPr>
      </w:r>
    </w:p>
    <w:p w:rsidR="00000000" w:rsidDel="00000000" w:rsidP="00000000" w:rsidRDefault="00000000" w:rsidRPr="00000000" w14:paraId="00000914">
      <w:pPr>
        <w:pStyle w:val="Heading4"/>
        <w:numPr>
          <w:ilvl w:val="0"/>
          <w:numId w:val="7"/>
        </w:numPr>
        <w:ind w:left="360" w:hanging="360"/>
        <w:rPr>
          <w:vertAlign w:val="baseline"/>
        </w:rPr>
      </w:pPr>
      <w:r w:rsidDel="00000000" w:rsidR="00000000" w:rsidRPr="00000000">
        <w:rPr>
          <w:b w:val="1"/>
          <w:vertAlign w:val="baseline"/>
          <w:rtl w:val="0"/>
        </w:rPr>
        <w:t xml:space="preserve">Java allows us to overload methods in a class</w:t>
      </w:r>
      <w:r w:rsidDel="00000000" w:rsidR="00000000" w:rsidRPr="00000000">
        <w:rPr>
          <w:rtl w:val="0"/>
        </w:rPr>
      </w:r>
    </w:p>
    <w:p w:rsidR="00000000" w:rsidDel="00000000" w:rsidP="00000000" w:rsidRDefault="00000000" w:rsidRPr="00000000" w14:paraId="0000091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Overload means we can have more than one method with the same name as long as the </w:t>
      </w:r>
      <w:r w:rsidDel="00000000" w:rsidR="00000000" w:rsidRPr="00000000">
        <w:rPr>
          <w:b w:val="1"/>
          <w:i w:val="1"/>
          <w:vertAlign w:val="baseline"/>
          <w:rtl w:val="0"/>
        </w:rPr>
        <w:t xml:space="preserve">signature </w:t>
      </w:r>
      <w:r w:rsidDel="00000000" w:rsidR="00000000" w:rsidRPr="00000000">
        <w:rPr>
          <w:vertAlign w:val="baseline"/>
          <w:rtl w:val="0"/>
        </w:rPr>
        <w:t xml:space="preserve">is different</w:t>
      </w:r>
    </w:p>
    <w:p w:rsidR="00000000" w:rsidDel="00000000" w:rsidP="00000000" w:rsidRDefault="00000000" w:rsidRPr="00000000" w14:paraId="0000091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signature is determined by taking the name of a method and adding to it the type of each parameter</w:t>
      </w:r>
    </w:p>
    <w:p w:rsidR="00000000" w:rsidDel="00000000" w:rsidP="00000000" w:rsidRDefault="00000000" w:rsidRPr="00000000" w14:paraId="0000091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Thingy.java</w:t>
      </w: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Thingy {</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 {</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w:t>
      </w: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foo(int x) {</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foo_int</w:t>
      </w: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foo(int x, int y) {</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foo_int_int</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foo(int x, String s) {</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foo_int_String</w:t>
      </w: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foo(String s, int x) {</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foo_String_int</w:t>
      </w: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void foo(String x) {</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signature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foo_String</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7"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yyy98l" w:id="120"/>
      <w:bookmarkEnd w:id="120"/>
      <w:r w:rsidDel="00000000" w:rsidR="00000000" w:rsidRPr="00000000">
        <w:rPr>
          <w:rtl w:val="0"/>
        </w:rPr>
      </w:r>
    </w:p>
    <w:p w:rsidR="00000000" w:rsidDel="00000000" w:rsidP="00000000" w:rsidRDefault="00000000" w:rsidRPr="00000000" w14:paraId="00000935">
      <w:pPr>
        <w:pStyle w:val="Heading3"/>
        <w:tabs>
          <w:tab w:val="left" w:leader="none" w:pos="360"/>
          <w:tab w:val="left" w:leader="none" w:pos="720"/>
          <w:tab w:val="left" w:leader="none" w:pos="1080"/>
        </w:tabs>
        <w:rPr>
          <w:b w:val="0"/>
          <w:i w:val="0"/>
          <w:vertAlign w:val="baseline"/>
        </w:rPr>
      </w:pPr>
      <w:r w:rsidDel="00000000" w:rsidR="00000000" w:rsidRPr="00000000">
        <w:rPr>
          <w:b w:val="1"/>
          <w:vertAlign w:val="baseline"/>
          <w:rtl w:val="0"/>
        </w:rPr>
        <w:t xml:space="preserve">Overloading Methods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936">
      <w:pPr>
        <w:pStyle w:val="Heading4"/>
        <w:numPr>
          <w:ilvl w:val="0"/>
          <w:numId w:val="7"/>
        </w:numPr>
        <w:ind w:left="360" w:hanging="360"/>
        <w:rPr>
          <w:vertAlign w:val="baseline"/>
        </w:rPr>
      </w:pPr>
      <w:r w:rsidDel="00000000" w:rsidR="00000000" w:rsidRPr="00000000">
        <w:rPr>
          <w:b w:val="1"/>
          <w:vertAlign w:val="baseline"/>
          <w:rtl w:val="0"/>
        </w:rPr>
        <w:t xml:space="preserve">The compiler can deduce which overloaded method you wanted to call by examining the arguments</w:t>
      </w: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Thingy obj = new Thingy();</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obj.foo(</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7</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obj.foo(</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7, "Xyz"</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obj.foo(</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"Xyz", 7</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3F">
      <w:pPr>
        <w:pStyle w:val="Heading4"/>
        <w:numPr>
          <w:ilvl w:val="0"/>
          <w:numId w:val="7"/>
        </w:numPr>
        <w:ind w:left="360" w:hanging="360"/>
        <w:rPr>
          <w:vertAlign w:val="baseline"/>
        </w:rPr>
      </w:pPr>
      <w:r w:rsidDel="00000000" w:rsidR="00000000" w:rsidRPr="00000000">
        <w:rPr>
          <w:b w:val="1"/>
          <w:vertAlign w:val="baseline"/>
          <w:rtl w:val="0"/>
        </w:rPr>
        <w:t xml:space="preserve">Overloads allow us to use methods in different ways</w:t>
      </w:r>
      <w:r w:rsidDel="00000000" w:rsidR="00000000" w:rsidRPr="00000000">
        <w:rPr>
          <w:rtl w:val="0"/>
        </w:rPr>
      </w:r>
    </w:p>
    <w:p w:rsidR="00000000" w:rsidDel="00000000" w:rsidP="00000000" w:rsidRDefault="00000000" w:rsidRPr="00000000" w14:paraId="0000094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Sometimes on overload offers features that another overload doesn't</w:t>
      </w:r>
    </w:p>
    <w:p w:rsidR="00000000" w:rsidDel="00000000" w:rsidP="00000000" w:rsidRDefault="00000000" w:rsidRPr="00000000" w14:paraId="0000094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Sometimes it just gives us a different way of passing arguments</w:t>
      </w:r>
    </w:p>
    <w:p w:rsidR="00000000" w:rsidDel="00000000" w:rsidP="00000000" w:rsidRDefault="00000000" w:rsidRPr="00000000" w14:paraId="0000094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answer = myCalculator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.add(x, 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PalmSprings" w:cs="PalmSprings" w:eastAsia="PalmSprings" w:hAnsi="PalmSprings"/>
          <w:b w:val="0"/>
          <w:i w:val="0"/>
          <w:smallCaps w:val="0"/>
          <w:strike w:val="0"/>
          <w:color w:val="000000"/>
          <w:sz w:val="25"/>
          <w:szCs w:val="25"/>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5"/>
          <w:szCs w:val="25"/>
          <w:u w:val="none"/>
          <w:shd w:fill="auto" w:val="clear"/>
          <w:vertAlign w:val="baseline"/>
          <w:rtl w:val="0"/>
        </w:rPr>
        <w:t xml:space="preserve">-- or --</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MathOperands ops = new MathOperands(x, y);</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answer = myCalculator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.add(ops)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iylrwe" w:id="121"/>
      <w:bookmarkEnd w:id="121"/>
      <w:r w:rsidDel="00000000" w:rsidR="00000000" w:rsidRPr="00000000">
        <w:rPr>
          <w:rtl w:val="0"/>
        </w:rPr>
      </w:r>
    </w:p>
    <w:p w:rsidR="00000000" w:rsidDel="00000000" w:rsidP="00000000" w:rsidRDefault="00000000" w:rsidRPr="00000000" w14:paraId="0000094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Overloading Constructors</w:t>
      </w:r>
      <w:r w:rsidDel="00000000" w:rsidR="00000000" w:rsidRPr="00000000">
        <w:rPr>
          <w:rtl w:val="0"/>
        </w:rPr>
      </w:r>
    </w:p>
    <w:p w:rsidR="00000000" w:rsidDel="00000000" w:rsidP="00000000" w:rsidRDefault="00000000" w:rsidRPr="00000000" w14:paraId="0000094D">
      <w:pPr>
        <w:pStyle w:val="Heading4"/>
        <w:numPr>
          <w:ilvl w:val="0"/>
          <w:numId w:val="7"/>
        </w:numPr>
        <w:ind w:left="360" w:hanging="360"/>
        <w:rPr>
          <w:vertAlign w:val="baseline"/>
        </w:rPr>
      </w:pPr>
      <w:r w:rsidDel="00000000" w:rsidR="00000000" w:rsidRPr="00000000">
        <w:rPr>
          <w:b w:val="1"/>
          <w:vertAlign w:val="baseline"/>
          <w:rtl w:val="0"/>
        </w:rPr>
        <w:t xml:space="preserve">In this workbook, you may see situations where there is more than one way to create an object</w:t>
      </w:r>
      <w:r w:rsidDel="00000000" w:rsidR="00000000" w:rsidRPr="00000000">
        <w:rPr>
          <w:rtl w:val="0"/>
        </w:rPr>
      </w:r>
    </w:p>
    <w:p w:rsidR="00000000" w:rsidDel="00000000" w:rsidP="00000000" w:rsidRDefault="00000000" w:rsidRPr="00000000" w14:paraId="0000094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That is because the constructor is overloaded</w:t>
      </w:r>
    </w:p>
    <w:p w:rsidR="00000000" w:rsidDel="00000000" w:rsidP="00000000" w:rsidRDefault="00000000" w:rsidRPr="00000000" w14:paraId="0000094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Overloading the constructor helps provide a robust class that can be used by many people in many different situations</w:t>
      </w:r>
    </w:p>
    <w:p w:rsidR="00000000" w:rsidDel="00000000" w:rsidP="00000000" w:rsidRDefault="00000000" w:rsidRPr="00000000" w14:paraId="00000950">
      <w:pPr>
        <w:pStyle w:val="Heading4"/>
        <w:numPr>
          <w:ilvl w:val="0"/>
          <w:numId w:val="7"/>
        </w:numPr>
        <w:ind w:left="360" w:hanging="360"/>
        <w:rPr>
          <w:vertAlign w:val="baseline"/>
        </w:rPr>
      </w:pPr>
      <w:r w:rsidDel="00000000" w:rsidR="00000000" w:rsidRPr="00000000">
        <w:rPr>
          <w:b w:val="1"/>
          <w:vertAlign w:val="baseline"/>
          <w:rtl w:val="0"/>
        </w:rPr>
        <w:t xml:space="preserve">Let's overload the constructor</w:t>
      </w: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age;</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Person() {</w:t>
      </w: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Person(String name, int age) {</w: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this.name = name;</w:t>
      </w: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this.age = age;</w:t>
      </w: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getAge() {</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y3w247" w:id="122"/>
      <w:bookmarkEnd w:id="12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6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Overloading Constructors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setAge(int age) {</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73">
      <w:pPr>
        <w:pStyle w:val="Heading4"/>
        <w:numPr>
          <w:ilvl w:val="0"/>
          <w:numId w:val="7"/>
        </w:numPr>
        <w:ind w:left="360" w:hanging="360"/>
        <w:rPr>
          <w:vertAlign w:val="baseline"/>
        </w:rPr>
      </w:pPr>
      <w:r w:rsidDel="00000000" w:rsidR="00000000" w:rsidRPr="00000000">
        <w:rPr>
          <w:b w:val="1"/>
          <w:vertAlign w:val="baseline"/>
          <w:rtl w:val="0"/>
        </w:rPr>
        <w:t xml:space="preserve">Now that we have two constructors, let's look at two different ways to create an object</w:t>
      </w: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 uses the parameterized constructor</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p1</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Person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1"/>
          <w:sz w:val="25"/>
          <w:szCs w:val="25"/>
          <w:rtl w:val="0"/>
        </w:rPr>
        <w:t xml:space="preserve">varoon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63);</w:t>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 uses the constructor without parameters and</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then places data in the object using the setter methods</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Person p2</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Person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p2.setName("Natalie");</w:t>
      </w: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p2.setAge(37);</w:t>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System.out.println("P1's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p1.getName()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System.out.println("P2's name is "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p2.getName()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d96cc0" w:id="123"/>
      <w:bookmarkEnd w:id="123"/>
      <w:r w:rsidDel="00000000" w:rsidR="00000000" w:rsidRPr="00000000">
        <w:rPr>
          <w:rtl w:val="0"/>
        </w:rPr>
      </w:r>
    </w:p>
    <w:p w:rsidR="00000000" w:rsidDel="00000000" w:rsidP="00000000" w:rsidRDefault="00000000" w:rsidRPr="00000000" w14:paraId="0000098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Working with a Class</w:t>
      </w: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Person.java</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age;</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Person(String name, int age) {</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setName(String name) {</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getAge() {</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this.age;</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void setAge(int age) {</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this.age = age;</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MainApp.java</w:t>
      </w: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Person object</w:t>
      </w: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 person = new Person("</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63);</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display the person's information</w:t>
      </w:r>
      <w:r w:rsidDel="00000000" w:rsidR="00000000" w:rsidRPr="00000000">
        <w:rPr>
          <w:rtl w:val="0"/>
        </w:rPr>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System.out.printf("%s is %d years old\n", </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person.getName(), person.getAge());</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x8tuzt" w:id="124"/>
      <w:bookmarkEnd w:id="12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A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Working with a Class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9AE">
      <w:pPr>
        <w:pStyle w:val="Heading4"/>
        <w:numPr>
          <w:ilvl w:val="0"/>
          <w:numId w:val="7"/>
        </w:numPr>
        <w:ind w:left="360" w:hanging="360"/>
        <w:rPr>
          <w:vertAlign w:val="baseline"/>
        </w:rPr>
      </w:pPr>
      <w:r w:rsidDel="00000000" w:rsidR="00000000" w:rsidRPr="00000000">
        <w:rPr>
          <w:b w:val="1"/>
          <w:vertAlign w:val="baseline"/>
          <w:rtl w:val="0"/>
        </w:rPr>
        <w:t xml:space="preserve">To compile this program, you will need to run the javac compiler on both files</w:t>
      </w:r>
      <w:r w:rsidDel="00000000" w:rsidR="00000000" w:rsidRPr="00000000">
        <w:rPr>
          <w:rtl w:val="0"/>
        </w:rPr>
      </w:r>
    </w:p>
    <w:p w:rsidR="00000000" w:rsidDel="00000000" w:rsidP="00000000" w:rsidRDefault="00000000" w:rsidRPr="00000000" w14:paraId="000009AF">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Then, run the class file that has the </w:t>
      </w:r>
      <w:r w:rsidDel="00000000" w:rsidR="00000000" w:rsidRPr="00000000">
        <w:rPr>
          <w:rFonts w:ascii="Courier New" w:cs="Courier New" w:eastAsia="Courier New" w:hAnsi="Courier New"/>
          <w:vertAlign w:val="baseline"/>
          <w:rtl w:val="0"/>
        </w:rPr>
        <w:t xml:space="preserve">main()</w:t>
      </w:r>
      <w:r w:rsidDel="00000000" w:rsidR="00000000" w:rsidRPr="00000000">
        <w:rPr>
          <w:vertAlign w:val="baseline"/>
          <w:rtl w:val="0"/>
        </w:rPr>
        <w:t xml:space="preserve"> method in it</w:t>
      </w:r>
    </w:p>
    <w:p w:rsidR="00000000" w:rsidDel="00000000" w:rsidP="00000000" w:rsidRDefault="00000000" w:rsidRPr="00000000" w14:paraId="000009B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javac *.java</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 MainApp</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ce457m" w:id="125"/>
      <w:bookmarkEnd w:id="125"/>
      <w:r w:rsidDel="00000000" w:rsidR="00000000" w:rsidRPr="00000000">
        <w:rPr>
          <w:rtl w:val="0"/>
        </w:rPr>
      </w:r>
    </w:p>
    <w:p w:rsidR="00000000" w:rsidDel="00000000" w:rsidP="00000000" w:rsidRDefault="00000000" w:rsidRPr="00000000" w14:paraId="000009B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Mod05</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Mod05</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br w:type="textWrapping"/>
        <w:t xml:space="preserve">EXERCISE 1</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class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CellPhone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The class should have the following data members:</w:t>
      </w:r>
    </w:p>
    <w:p w:rsidR="00000000" w:rsidDel="00000000" w:rsidP="00000000" w:rsidRDefault="00000000" w:rsidRPr="00000000" w14:paraId="000009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serialNumber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  1000000 - 9999999)</w:t>
      </w:r>
    </w:p>
    <w:p w:rsidR="00000000" w:rsidDel="00000000" w:rsidP="00000000" w:rsidRDefault="00000000" w:rsidRPr="00000000" w14:paraId="000009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model</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 iPhone X)</w:t>
      </w:r>
    </w:p>
    <w:p w:rsidR="00000000" w:rsidDel="00000000" w:rsidP="00000000" w:rsidRDefault="00000000" w:rsidRPr="00000000" w14:paraId="000009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carrier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 AT&amp;T)</w:t>
      </w:r>
    </w:p>
    <w:p w:rsidR="00000000" w:rsidDel="00000000" w:rsidP="00000000" w:rsidRDefault="00000000" w:rsidRPr="00000000" w14:paraId="000009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phoneNumber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 800-555-5555)</w:t>
      </w:r>
    </w:p>
    <w:p w:rsidR="00000000" w:rsidDel="00000000" w:rsidP="00000000" w:rsidRDefault="00000000" w:rsidRPr="00000000" w14:paraId="000009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owner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 </w:t>
      </w:r>
      <w:r w:rsidDel="00000000" w:rsidR="00000000" w:rsidRPr="00000000">
        <w:rPr>
          <w:rFonts w:ascii="PalmSprings" w:cs="PalmSprings" w:eastAsia="PalmSprings" w:hAnsi="PalmSprings"/>
          <w:sz w:val="28"/>
          <w:szCs w:val="28"/>
          <w:rtl w:val="0"/>
        </w:rPr>
        <w:t xml:space="preserve">varoon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r w:rsidDel="00000000" w:rsidR="00000000" w:rsidRPr="00000000">
        <w:rPr>
          <w:rFonts w:ascii="PalmSprings" w:cs="PalmSprings" w:eastAsia="PalmSprings" w:hAnsi="PalmSprings"/>
          <w:sz w:val="28"/>
          <w:szCs w:val="28"/>
          <w:rtl w:val="0"/>
        </w:rPr>
        <w:t xml:space="preserve">sahgal</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two constructors to the class.  One takes no parameters.  The other takes all 5 data members.</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Provide getter and setter methods for all 5 data members.</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Also add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dial()</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to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CellPhone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 that  accepts a phone number parameter and displays the message  "</w:t>
      </w:r>
      <w:r w:rsidDel="00000000" w:rsidR="00000000" w:rsidRPr="00000000">
        <w:rPr>
          <w:rFonts w:ascii="PalmSprings" w:cs="PalmSprings" w:eastAsia="PalmSprings" w:hAnsi="PalmSprings"/>
          <w:b w:val="0"/>
          <w:i w:val="1"/>
          <w:smallCaps w:val="0"/>
          <w:strike w:val="0"/>
          <w:color w:val="000000"/>
          <w:sz w:val="28"/>
          <w:szCs w:val="28"/>
          <w:u w:val="none"/>
          <w:shd w:fill="auto" w:val="clear"/>
          <w:vertAlign w:val="baseline"/>
          <w:rtl w:val="0"/>
        </w:rPr>
        <w:t xml:space="preserve">owner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 phone is calling </w:t>
      </w:r>
      <w:r w:rsidDel="00000000" w:rsidR="00000000" w:rsidRPr="00000000">
        <w:rPr>
          <w:rFonts w:ascii="PalmSprings" w:cs="PalmSprings" w:eastAsia="PalmSprings" w:hAnsi="PalmSprings"/>
          <w:b w:val="0"/>
          <w:i w:val="1"/>
          <w:smallCaps w:val="0"/>
          <w:strike w:val="0"/>
          <w:color w:val="000000"/>
          <w:sz w:val="28"/>
          <w:szCs w:val="28"/>
          <w:u w:val="none"/>
          <w:shd w:fill="auto" w:val="clear"/>
          <w:vertAlign w:val="baseline"/>
          <w:rtl w:val="0"/>
        </w:rPr>
        <w:t xml:space="preserve">phone-parameter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cellPhone1.dial("855-555-2222");</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would display:</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sz w:val="28"/>
          <w:szCs w:val="28"/>
          <w:rtl w:val="0"/>
        </w:rPr>
        <w:t xml:space="preserve">varoon</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sz w:val="28"/>
          <w:szCs w:val="28"/>
          <w:rtl w:val="0"/>
        </w:rPr>
        <w:t xml:space="preserve">sahgal</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 phone is calling 855-555-2222</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Back in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function, create two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CellPhone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objects.    Instantiate one with the constructor that has no parameters and call setters to give the data members values.  Instantiate the other using the parameterized constructor.</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bookmarkStart w:colFirst="0" w:colLast="0" w:name="_heading=h.rjefff" w:id="126"/>
      <w:bookmarkEnd w:id="126"/>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MainApp</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add a static method called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display()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that accepts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CellPhone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object as a parameter.  (see below)</w:t>
      </w:r>
    </w:p>
    <w:p w:rsidR="00000000" w:rsidDel="00000000" w:rsidP="00000000" w:rsidRDefault="00000000" w:rsidRPr="00000000" w14:paraId="000009C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static void display(CellPhone phone) {</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Have it display the properties of a cell phone in a meaningful way.  Then call that method twice -- passing it your two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CellPhone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objects.</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display(cellPhone1);</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display(cellPhone2); </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Finally, write code to have your first cell phone dial your second one using the code:</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cellPhone1.dial( cellPhone2.getPhoneNumber() );</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Then your second cell phone dial your first one using the code:</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cellPhone2.dial( cellPhone1.getPhoneNumber() );</w:t>
      </w:r>
    </w:p>
    <w:p w:rsidR="00000000" w:rsidDel="00000000" w:rsidP="00000000" w:rsidRDefault="00000000" w:rsidRPr="00000000" w14:paraId="000009D6">
      <w:pPr>
        <w:rPr>
          <w:vertAlign w:val="baseline"/>
        </w:rPr>
      </w:pPr>
      <w:r w:rsidDel="00000000" w:rsidR="00000000" w:rsidRPr="00000000">
        <w:rPr>
          <w:rtl w:val="0"/>
        </w:rPr>
      </w:r>
    </w:p>
    <w:p w:rsidR="00000000" w:rsidDel="00000000" w:rsidP="00000000" w:rsidRDefault="00000000" w:rsidRPr="00000000" w14:paraId="000009D7">
      <w:pPr>
        <w:pStyle w:val="Heading1"/>
        <w:numPr>
          <w:ilvl w:val="0"/>
          <w:numId w:val="9"/>
        </w:numPr>
        <w:ind w:left="0" w:firstLine="0"/>
        <w:rPr>
          <w:vertAlign w:val="baseline"/>
        </w:rPr>
      </w:pPr>
      <w:bookmarkStart w:colFirst="0" w:colLast="0" w:name="_heading=h.3bj1y38" w:id="127"/>
      <w:bookmarkEnd w:id="127"/>
      <w:r w:rsidDel="00000000" w:rsidR="00000000" w:rsidRPr="00000000">
        <w:rPr>
          <w:b w:val="1"/>
          <w:vertAlign w:val="baseline"/>
          <w:rtl w:val="0"/>
        </w:rPr>
        <w:br w:type="textWrapping"/>
        <w:br w:type="textWrapping"/>
        <w:br w:type="textWrapping"/>
        <w:br w:type="textWrapping"/>
        <w:t xml:space="preserve">Loops and Arrays</w:t>
      </w:r>
      <w:r w:rsidDel="00000000" w:rsidR="00000000" w:rsidRPr="00000000">
        <w:rPr>
          <w:rtl w:val="0"/>
        </w:rPr>
      </w:r>
    </w:p>
    <w:p w:rsidR="00000000" w:rsidDel="00000000" w:rsidP="00000000" w:rsidRDefault="00000000" w:rsidRPr="00000000" w14:paraId="000009D8">
      <w:pPr>
        <w:pStyle w:val="Heading2"/>
        <w:numPr>
          <w:ilvl w:val="1"/>
          <w:numId w:val="9"/>
        </w:numPr>
        <w:ind w:left="0" w:firstLine="0"/>
        <w:rPr>
          <w:vertAlign w:val="baseline"/>
        </w:rPr>
      </w:pPr>
      <w:bookmarkStart w:colFirst="0" w:colLast="0" w:name="_heading=h.1qoc8b1" w:id="128"/>
      <w:bookmarkEnd w:id="128"/>
      <w:r w:rsidDel="00000000" w:rsidR="00000000" w:rsidRPr="00000000">
        <w:rPr>
          <w:b w:val="0"/>
          <w:vertAlign w:val="baseline"/>
          <w:rtl w:val="0"/>
        </w:rPr>
        <w:br w:type="textWrapping"/>
        <w:br w:type="textWrapping"/>
        <w:br w:type="textWrapping"/>
        <w:br w:type="textWrapping"/>
        <w:t xml:space="preserve">Loops</w:t>
      </w:r>
      <w:r w:rsidDel="00000000" w:rsidR="00000000" w:rsidRPr="00000000">
        <w:rPr>
          <w:rtl w:val="0"/>
        </w:rPr>
      </w:r>
    </w:p>
    <w:p w:rsidR="00000000" w:rsidDel="00000000" w:rsidP="00000000" w:rsidRDefault="00000000" w:rsidRPr="00000000" w14:paraId="000009D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Types of Loops</w:t>
      </w:r>
      <w:r w:rsidDel="00000000" w:rsidR="00000000" w:rsidRPr="00000000">
        <w:rPr>
          <w:rtl w:val="0"/>
        </w:rPr>
      </w:r>
    </w:p>
    <w:p w:rsidR="00000000" w:rsidDel="00000000" w:rsidP="00000000" w:rsidRDefault="00000000" w:rsidRPr="00000000" w14:paraId="000009DA">
      <w:pPr>
        <w:pStyle w:val="Heading4"/>
        <w:numPr>
          <w:ilvl w:val="0"/>
          <w:numId w:val="7"/>
        </w:numPr>
        <w:ind w:left="360" w:hanging="360"/>
        <w:rPr>
          <w:vertAlign w:val="baseline"/>
        </w:rPr>
      </w:pPr>
      <w:r w:rsidDel="00000000" w:rsidR="00000000" w:rsidRPr="00000000">
        <w:rPr>
          <w:b w:val="1"/>
          <w:vertAlign w:val="baseline"/>
          <w:rtl w:val="0"/>
        </w:rPr>
        <w:t xml:space="preserve">Java supports several loop statements, including:</w:t>
      </w:r>
      <w:r w:rsidDel="00000000" w:rsidR="00000000" w:rsidRPr="00000000">
        <w:rPr>
          <w:rtl w:val="0"/>
        </w:rPr>
      </w:r>
    </w:p>
    <w:p w:rsidR="00000000" w:rsidDel="00000000" w:rsidP="00000000" w:rsidRDefault="00000000" w:rsidRPr="00000000" w14:paraId="000009DB">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while</w:t>
      </w:r>
    </w:p>
    <w:p w:rsidR="00000000" w:rsidDel="00000000" w:rsidP="00000000" w:rsidRDefault="00000000" w:rsidRPr="00000000" w14:paraId="000009DC">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do / while</w:t>
      </w:r>
    </w:p>
    <w:p w:rsidR="00000000" w:rsidDel="00000000" w:rsidP="00000000" w:rsidRDefault="00000000" w:rsidRPr="00000000" w14:paraId="000009DD">
      <w:pPr>
        <w:pStyle w:val="Heading5"/>
        <w:numPr>
          <w:ilvl w:val="0"/>
          <w:numId w:val="5"/>
        </w:numPr>
        <w:tabs>
          <w:tab w:val="left" w:leader="none" w:pos="720"/>
        </w:tabs>
        <w:ind w:left="504" w:firstLine="0"/>
        <w:rPr>
          <w:rFonts w:ascii="Courier New" w:cs="Courier New" w:eastAsia="Courier New" w:hAnsi="Courier New"/>
          <w:vertAlign w:val="baseline"/>
        </w:rPr>
      </w:pPr>
      <w:r w:rsidDel="00000000" w:rsidR="00000000" w:rsidRPr="00000000">
        <w:rPr>
          <w:rFonts w:ascii="Courier New" w:cs="Courier New" w:eastAsia="Courier New" w:hAnsi="Courier New"/>
          <w:vertAlign w:val="baseline"/>
          <w:rtl w:val="0"/>
        </w:rPr>
        <w:t xml:space="preserve">for</w:t>
      </w:r>
    </w:p>
    <w:p w:rsidR="00000000" w:rsidDel="00000000" w:rsidP="00000000" w:rsidRDefault="00000000" w:rsidRPr="00000000" w14:paraId="000009DE">
      <w:pPr>
        <w:pStyle w:val="Heading4"/>
        <w:numPr>
          <w:ilvl w:val="0"/>
          <w:numId w:val="7"/>
        </w:numPr>
        <w:ind w:left="360" w:hanging="360"/>
        <w:rPr>
          <w:vertAlign w:val="baseline"/>
        </w:rPr>
      </w:pPr>
      <w:r w:rsidDel="00000000" w:rsidR="00000000" w:rsidRPr="00000000">
        <w:rPr>
          <w:b w:val="1"/>
          <w:vertAlign w:val="baseline"/>
          <w:rtl w:val="0"/>
        </w:rPr>
        <w:t xml:space="preserve">You can exit any of these loops early using a </w:t>
      </w:r>
      <w:r w:rsidDel="00000000" w:rsidR="00000000" w:rsidRPr="00000000">
        <w:rPr>
          <w:rFonts w:ascii="Courier New" w:cs="Courier New" w:eastAsia="Courier New" w:hAnsi="Courier New"/>
          <w:b w:val="1"/>
          <w:vertAlign w:val="baseline"/>
          <w:rtl w:val="0"/>
        </w:rPr>
        <w:t xml:space="preserve">break</w:t>
      </w:r>
      <w:r w:rsidDel="00000000" w:rsidR="00000000" w:rsidRPr="00000000">
        <w:rPr>
          <w:b w:val="1"/>
          <w:vertAlign w:val="baseline"/>
          <w:rtl w:val="0"/>
        </w:rPr>
        <w:t xml:space="preserve"> statement</w:t>
      </w:r>
      <w:r w:rsidDel="00000000" w:rsidR="00000000" w:rsidRPr="00000000">
        <w:rPr>
          <w:rtl w:val="0"/>
        </w:rPr>
      </w:r>
    </w:p>
    <w:p w:rsidR="00000000" w:rsidDel="00000000" w:rsidP="00000000" w:rsidRDefault="00000000" w:rsidRPr="00000000" w14:paraId="000009DF">
      <w:pPr>
        <w:pStyle w:val="Heading4"/>
        <w:numPr>
          <w:ilvl w:val="0"/>
          <w:numId w:val="7"/>
        </w:numPr>
        <w:ind w:left="360" w:hanging="360"/>
        <w:rPr>
          <w:vertAlign w:val="baseline"/>
        </w:rPr>
      </w:pPr>
      <w:bookmarkStart w:colFirst="0" w:colLast="0" w:name="_heading=h.4anzqyu" w:id="129"/>
      <w:bookmarkEnd w:id="129"/>
      <w:r w:rsidDel="00000000" w:rsidR="00000000" w:rsidRPr="00000000">
        <w:rPr>
          <w:b w:val="1"/>
          <w:vertAlign w:val="baseline"/>
          <w:rtl w:val="0"/>
        </w:rPr>
        <w:t xml:space="preserve">Java also supports a </w:t>
      </w:r>
      <w:r w:rsidDel="00000000" w:rsidR="00000000" w:rsidRPr="00000000">
        <w:rPr>
          <w:rFonts w:ascii="Courier New" w:cs="Courier New" w:eastAsia="Courier New" w:hAnsi="Courier New"/>
          <w:b w:val="1"/>
          <w:vertAlign w:val="baseline"/>
          <w:rtl w:val="0"/>
        </w:rPr>
        <w:t xml:space="preserve">continue</w:t>
      </w:r>
      <w:r w:rsidDel="00000000" w:rsidR="00000000" w:rsidRPr="00000000">
        <w:rPr>
          <w:b w:val="1"/>
          <w:vertAlign w:val="baseline"/>
          <w:rtl w:val="0"/>
        </w:rPr>
        <w:t xml:space="preserve"> statement that skips the rest of the code in a specific iteration, but continues the loop</w:t>
      </w:r>
      <w:r w:rsidDel="00000000" w:rsidR="00000000" w:rsidRPr="00000000">
        <w:rPr>
          <w:rtl w:val="0"/>
        </w:rPr>
      </w:r>
    </w:p>
    <w:p w:rsidR="00000000" w:rsidDel="00000000" w:rsidP="00000000" w:rsidRDefault="00000000" w:rsidRPr="00000000" w14:paraId="000009E0">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while</w:t>
      </w:r>
      <w:r w:rsidDel="00000000" w:rsidR="00000000" w:rsidRPr="00000000">
        <w:rPr>
          <w:b w:val="1"/>
          <w:vertAlign w:val="baseline"/>
          <w:rtl w:val="0"/>
        </w:rPr>
        <w:t xml:space="preserve"> Loop</w:t>
      </w:r>
      <w:r w:rsidDel="00000000" w:rsidR="00000000" w:rsidRPr="00000000">
        <w:rPr>
          <w:rtl w:val="0"/>
        </w:rPr>
      </w:r>
    </w:p>
    <w:p w:rsidR="00000000" w:rsidDel="00000000" w:rsidP="00000000" w:rsidRDefault="00000000" w:rsidRPr="00000000" w14:paraId="000009E1">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while</w:t>
      </w:r>
      <w:r w:rsidDel="00000000" w:rsidR="00000000" w:rsidRPr="00000000">
        <w:rPr>
          <w:b w:val="1"/>
          <w:vertAlign w:val="baseline"/>
          <w:rtl w:val="0"/>
        </w:rPr>
        <w:t xml:space="preserve"> loop s used to execute a block of code repeatedly as long as a condition is true</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while (condition) {</w:t>
      </w: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i = 1;</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while (i &lt;= 10) {</w:t>
      </w: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i;</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System.out.println("Sum = " + sum);</w:t>
      </w:r>
    </w:p>
    <w:p w:rsidR="00000000" w:rsidDel="00000000" w:rsidP="00000000" w:rsidRDefault="00000000" w:rsidRPr="00000000" w14:paraId="000009F0">
      <w:pPr>
        <w:pStyle w:val="Heading4"/>
        <w:numPr>
          <w:ilvl w:val="0"/>
          <w:numId w:val="7"/>
        </w:numPr>
        <w:ind w:left="360" w:hanging="360"/>
        <w:rPr>
          <w:rFonts w:ascii="PalmSprings" w:cs="PalmSprings" w:eastAsia="PalmSprings" w:hAnsi="PalmSprings"/>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Often, the while loop is used to loop through a stream of data when the length of the stream is unknown</w:t>
      </w:r>
      <w:r w:rsidDel="00000000" w:rsidR="00000000" w:rsidRPr="00000000">
        <w:rPr>
          <w:rtl w:val="0"/>
        </w:rPr>
      </w:r>
    </w:p>
    <w:p w:rsidR="00000000" w:rsidDel="00000000" w:rsidP="00000000" w:rsidRDefault="00000000" w:rsidRPr="00000000" w14:paraId="000009F1">
      <w:pPr>
        <w:pStyle w:val="Heading5"/>
        <w:numPr>
          <w:ilvl w:val="0"/>
          <w:numId w:val="5"/>
        </w:numPr>
        <w:tabs>
          <w:tab w:val="left" w:leader="none" w:pos="720"/>
        </w:tabs>
        <w:ind w:left="504" w:firstLine="0"/>
        <w:rPr>
          <w:rFonts w:ascii="PalmSprings" w:cs="PalmSprings" w:eastAsia="PalmSprings" w:hAnsi="PalmSprings"/>
          <w:sz w:val="32"/>
          <w:szCs w:val="32"/>
          <w:vertAlign w:val="baseline"/>
        </w:rPr>
      </w:pPr>
      <w:bookmarkStart w:colFirst="0" w:colLast="0" w:name="_heading=h.2pta16n" w:id="130"/>
      <w:bookmarkEnd w:id="130"/>
      <w:r w:rsidDel="00000000" w:rsidR="00000000" w:rsidRPr="00000000">
        <w:rPr>
          <w:rFonts w:ascii="PalmSprings" w:cs="PalmSprings" w:eastAsia="PalmSprings" w:hAnsi="PalmSprings"/>
          <w:sz w:val="32"/>
          <w:szCs w:val="32"/>
          <w:vertAlign w:val="baseline"/>
          <w:rtl w:val="0"/>
        </w:rPr>
        <w:t xml:space="preserve">Streams might include data from a file or database</w:t>
      </w:r>
    </w:p>
    <w:p w:rsidR="00000000" w:rsidDel="00000000" w:rsidP="00000000" w:rsidRDefault="00000000" w:rsidRPr="00000000" w14:paraId="000009F2">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do/while</w:t>
      </w:r>
      <w:r w:rsidDel="00000000" w:rsidR="00000000" w:rsidRPr="00000000">
        <w:rPr>
          <w:b w:val="1"/>
          <w:vertAlign w:val="baseline"/>
          <w:rtl w:val="0"/>
        </w:rPr>
        <w:t xml:space="preserve"> Loop</w:t>
      </w:r>
      <w:r w:rsidDel="00000000" w:rsidR="00000000" w:rsidRPr="00000000">
        <w:rPr>
          <w:rtl w:val="0"/>
        </w:rPr>
      </w:r>
    </w:p>
    <w:p w:rsidR="00000000" w:rsidDel="00000000" w:rsidP="00000000" w:rsidRDefault="00000000" w:rsidRPr="00000000" w14:paraId="000009F3">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do/while</w:t>
      </w:r>
      <w:r w:rsidDel="00000000" w:rsidR="00000000" w:rsidRPr="00000000">
        <w:rPr>
          <w:b w:val="1"/>
          <w:vertAlign w:val="baseline"/>
          <w:rtl w:val="0"/>
        </w:rPr>
        <w:t xml:space="preserve"> loop is similar to </w:t>
      </w:r>
      <w:r w:rsidDel="00000000" w:rsidR="00000000" w:rsidRPr="00000000">
        <w:rPr>
          <w:rFonts w:ascii="Courier New" w:cs="Courier New" w:eastAsia="Courier New" w:hAnsi="Courier New"/>
          <w:b w:val="1"/>
          <w:vertAlign w:val="baseline"/>
          <w:rtl w:val="0"/>
        </w:rPr>
        <w:t xml:space="preserve">while</w:t>
      </w:r>
      <w:r w:rsidDel="00000000" w:rsidR="00000000" w:rsidRPr="00000000">
        <w:rPr>
          <w:b w:val="1"/>
          <w:vertAlign w:val="baseline"/>
          <w:rtl w:val="0"/>
        </w:rPr>
        <w:t xml:space="preserve"> loop in that it executes a block of code while a condition is true</w:t>
      </w:r>
      <w:r w:rsidDel="00000000" w:rsidR="00000000" w:rsidRPr="00000000">
        <w:rPr>
          <w:rtl w:val="0"/>
        </w:rPr>
      </w:r>
    </w:p>
    <w:p w:rsidR="00000000" w:rsidDel="00000000" w:rsidP="00000000" w:rsidRDefault="00000000" w:rsidRPr="00000000" w14:paraId="000009F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However, the </w:t>
      </w:r>
      <w:r w:rsidDel="00000000" w:rsidR="00000000" w:rsidRPr="00000000">
        <w:rPr>
          <w:rFonts w:ascii="Courier New" w:cs="Courier New" w:eastAsia="Courier New" w:hAnsi="Courier New"/>
          <w:vertAlign w:val="baseline"/>
          <w:rtl w:val="0"/>
        </w:rPr>
        <w:t xml:space="preserve">do/while</w:t>
      </w:r>
      <w:r w:rsidDel="00000000" w:rsidR="00000000" w:rsidRPr="00000000">
        <w:rPr>
          <w:vertAlign w:val="baseline"/>
          <w:rtl w:val="0"/>
        </w:rPr>
        <w:t xml:space="preserve"> checks the condition at the bottom of the loop so it is guaranteed to execute at least once</w:t>
      </w:r>
    </w:p>
    <w:p w:rsidR="00000000" w:rsidDel="00000000" w:rsidP="00000000" w:rsidRDefault="00000000" w:rsidRPr="00000000" w14:paraId="000009F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 {</w:t>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while (condition);</w:t>
      </w: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i = 1;</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do {</w:t>
      </w:r>
      <w:r w:rsidDel="00000000" w:rsidR="00000000" w:rsidRPr="00000000">
        <w:rPr>
          <w:rtl w:val="0"/>
        </w:rPr>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i;</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while (i &lt;= 10);</w:t>
      </w: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4ykbeg" w:id="131"/>
      <w:bookmarkEnd w:id="131"/>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System.out.println("Sum = " + sum);</w:t>
      </w:r>
    </w:p>
    <w:p w:rsidR="00000000" w:rsidDel="00000000" w:rsidP="00000000" w:rsidRDefault="00000000" w:rsidRPr="00000000" w14:paraId="00000A03">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for</w:t>
      </w:r>
      <w:r w:rsidDel="00000000" w:rsidR="00000000" w:rsidRPr="00000000">
        <w:rPr>
          <w:b w:val="1"/>
          <w:vertAlign w:val="baseline"/>
          <w:rtl w:val="0"/>
        </w:rPr>
        <w:t xml:space="preserve"> Loop</w:t>
      </w:r>
      <w:r w:rsidDel="00000000" w:rsidR="00000000" w:rsidRPr="00000000">
        <w:rPr>
          <w:rtl w:val="0"/>
        </w:rPr>
      </w:r>
    </w:p>
    <w:p w:rsidR="00000000" w:rsidDel="00000000" w:rsidP="00000000" w:rsidRDefault="00000000" w:rsidRPr="00000000" w14:paraId="00000A04">
      <w:pPr>
        <w:pStyle w:val="Heading4"/>
        <w:numPr>
          <w:ilvl w:val="0"/>
          <w:numId w:val="7"/>
        </w:numPr>
        <w:ind w:left="360" w:hanging="360"/>
        <w:rPr>
          <w:vertAlign w:val="baseline"/>
        </w:rPr>
      </w:pPr>
      <w:r w:rsidDel="00000000" w:rsidR="00000000" w:rsidRPr="00000000">
        <w:rPr>
          <w:b w:val="1"/>
          <w:vertAlign w:val="baseline"/>
          <w:rtl w:val="0"/>
        </w:rPr>
        <w:t xml:space="preserve">Like other C-based languages, the </w:t>
      </w:r>
      <w:r w:rsidDel="00000000" w:rsidR="00000000" w:rsidRPr="00000000">
        <w:rPr>
          <w:rFonts w:ascii="Courier New" w:cs="Courier New" w:eastAsia="Courier New" w:hAnsi="Courier New"/>
          <w:b w:val="1"/>
          <w:vertAlign w:val="baseline"/>
          <w:rtl w:val="0"/>
        </w:rPr>
        <w:t xml:space="preserve">for</w:t>
      </w:r>
      <w:r w:rsidDel="00000000" w:rsidR="00000000" w:rsidRPr="00000000">
        <w:rPr>
          <w:b w:val="1"/>
          <w:vertAlign w:val="baseline"/>
          <w:rtl w:val="0"/>
        </w:rPr>
        <w:t xml:space="preserve"> loop is used to execute a loop a fixed number of times</w:t>
      </w:r>
      <w:r w:rsidDel="00000000" w:rsidR="00000000" w:rsidRPr="00000000">
        <w:rPr>
          <w:rtl w:val="0"/>
        </w:rPr>
      </w:r>
    </w:p>
    <w:p w:rsidR="00000000" w:rsidDel="00000000" w:rsidP="00000000" w:rsidRDefault="00000000" w:rsidRPr="00000000" w14:paraId="00000A0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initialization is executed at the beginning of the loop.</w:t>
      </w:r>
    </w:p>
    <w:p w:rsidR="00000000" w:rsidDel="00000000" w:rsidP="00000000" w:rsidRDefault="00000000" w:rsidRPr="00000000" w14:paraId="00000A0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condition defines is evaluated during each iteration to determine whether the loop keeps executing</w:t>
      </w:r>
    </w:p>
    <w:p w:rsidR="00000000" w:rsidDel="00000000" w:rsidP="00000000" w:rsidRDefault="00000000" w:rsidRPr="00000000" w14:paraId="00000A0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other part is executed during each iteration after the code block executes</w:t>
      </w:r>
    </w:p>
    <w:p w:rsidR="00000000" w:rsidDel="00000000" w:rsidP="00000000" w:rsidRDefault="00000000" w:rsidRPr="00000000" w14:paraId="00000A08">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It is typically used to increment or decrement a loop counter</w:t>
      </w:r>
    </w:p>
    <w:p w:rsidR="00000000" w:rsidDel="00000000" w:rsidP="00000000" w:rsidRDefault="00000000" w:rsidRPr="00000000" w14:paraId="00000A0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initialization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condition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000000"/>
          <w:sz w:val="25"/>
          <w:szCs w:val="25"/>
          <w:u w:val="none"/>
          <w:shd w:fill="auto" w:val="clear"/>
          <w:vertAlign w:val="baseline"/>
          <w:rtl w:val="0"/>
        </w:rPr>
        <w:t xml:space="preserve">other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i = 0</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 &lt; 10</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1">
      <w:pPr>
        <w:pStyle w:val="Heading4"/>
        <w:numPr>
          <w:ilvl w:val="0"/>
          <w:numId w:val="7"/>
        </w:numPr>
        <w:ind w:left="360" w:hanging="360"/>
        <w:rPr>
          <w:rFonts w:ascii="PalmSprings" w:cs="PalmSprings" w:eastAsia="PalmSprings" w:hAnsi="PalmSprings"/>
          <w:sz w:val="36"/>
          <w:szCs w:val="36"/>
          <w:vertAlign w:val="baseline"/>
        </w:rPr>
      </w:pPr>
      <w:bookmarkStart w:colFirst="0" w:colLast="0" w:name="_heading=h.3oy7u29" w:id="132"/>
      <w:bookmarkEnd w:id="132"/>
      <w:r w:rsidDel="00000000" w:rsidR="00000000" w:rsidRPr="00000000">
        <w:rPr>
          <w:rFonts w:ascii="PalmSprings" w:cs="PalmSprings" w:eastAsia="PalmSprings" w:hAnsi="PalmSprings"/>
          <w:b w:val="1"/>
          <w:sz w:val="36"/>
          <w:szCs w:val="36"/>
          <w:vertAlign w:val="baseline"/>
          <w:rtl w:val="0"/>
        </w:rPr>
        <w:t xml:space="preserve">It is used frequently with arrays and we will learn about those soon</w:t>
      </w:r>
      <w:r w:rsidDel="00000000" w:rsidR="00000000" w:rsidRPr="00000000">
        <w:rPr>
          <w:rtl w:val="0"/>
        </w:rPr>
      </w:r>
    </w:p>
    <w:p w:rsidR="00000000" w:rsidDel="00000000" w:rsidP="00000000" w:rsidRDefault="00000000" w:rsidRPr="00000000" w14:paraId="00000A12">
      <w:pPr>
        <w:pStyle w:val="Heading3"/>
        <w:tabs>
          <w:tab w:val="left" w:leader="none" w:pos="360"/>
          <w:tab w:val="left" w:leader="none" w:pos="720"/>
          <w:tab w:val="left" w:leader="none" w:pos="1080"/>
        </w:tabs>
        <w:rPr>
          <w:rFonts w:ascii="Courier New" w:cs="Courier New" w:eastAsia="Courier New" w:hAnsi="Courier New"/>
          <w:sz w:val="48"/>
          <w:szCs w:val="48"/>
          <w:vertAlign w:val="baseline"/>
        </w:rPr>
      </w:pPr>
      <w:r w:rsidDel="00000000" w:rsidR="00000000" w:rsidRPr="00000000">
        <w:rPr>
          <w:rFonts w:ascii="Courier New" w:cs="Courier New" w:eastAsia="Courier New" w:hAnsi="Courier New"/>
          <w:b w:val="1"/>
          <w:sz w:val="48"/>
          <w:szCs w:val="48"/>
          <w:vertAlign w:val="baseline"/>
          <w:rtl w:val="0"/>
        </w:rPr>
        <w:t xml:space="preserve">break</w:t>
      </w:r>
      <w:r w:rsidDel="00000000" w:rsidR="00000000" w:rsidRPr="00000000">
        <w:rPr>
          <w:rFonts w:ascii="Switzerland" w:cs="Switzerland" w:eastAsia="Switzerland" w:hAnsi="Switzerland"/>
          <w:b w:val="1"/>
          <w:sz w:val="48"/>
          <w:szCs w:val="48"/>
          <w:vertAlign w:val="baseline"/>
          <w:rtl w:val="0"/>
        </w:rPr>
        <w:t xml:space="preserve"> vs </w:t>
      </w:r>
      <w:r w:rsidDel="00000000" w:rsidR="00000000" w:rsidRPr="00000000">
        <w:rPr>
          <w:rFonts w:ascii="Courier New" w:cs="Courier New" w:eastAsia="Courier New" w:hAnsi="Courier New"/>
          <w:b w:val="1"/>
          <w:sz w:val="48"/>
          <w:szCs w:val="48"/>
          <w:vertAlign w:val="baseline"/>
          <w:rtl w:val="0"/>
        </w:rPr>
        <w:t xml:space="preserve">continue</w:t>
      </w:r>
      <w:r w:rsidDel="00000000" w:rsidR="00000000" w:rsidRPr="00000000">
        <w:rPr>
          <w:rtl w:val="0"/>
        </w:rPr>
      </w:r>
    </w:p>
    <w:p w:rsidR="00000000" w:rsidDel="00000000" w:rsidP="00000000" w:rsidRDefault="00000000" w:rsidRPr="00000000" w14:paraId="00000A13">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break</w:t>
      </w:r>
      <w:r w:rsidDel="00000000" w:rsidR="00000000" w:rsidRPr="00000000">
        <w:rPr>
          <w:b w:val="1"/>
          <w:vertAlign w:val="baseline"/>
          <w:rtl w:val="0"/>
        </w:rPr>
        <w:t xml:space="preserve"> statement is used to exit a loop early</w:t>
      </w: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for(int i = 1; i &lt;= 10; i++) {</w:t>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(i % 3 == 0) {</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break;</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i;</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System.out.println("Sum = " + sum);</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Sum = 3</w:t>
      </w:r>
    </w:p>
    <w:p w:rsidR="00000000" w:rsidDel="00000000" w:rsidP="00000000" w:rsidRDefault="00000000" w:rsidRPr="00000000" w14:paraId="00000A22">
      <w:pPr>
        <w:pStyle w:val="Heading4"/>
        <w:numPr>
          <w:ilvl w:val="0"/>
          <w:numId w:val="7"/>
        </w:numPr>
        <w:ind w:left="360" w:hanging="360"/>
        <w:rPr>
          <w:vertAlign w:val="baseline"/>
        </w:rPr>
      </w:pPr>
      <w:r w:rsidDel="00000000" w:rsidR="00000000" w:rsidRPr="00000000">
        <w:rPr>
          <w:b w:val="1"/>
          <w:vertAlign w:val="baseline"/>
          <w:rtl w:val="0"/>
        </w:rPr>
        <w:t xml:space="preserve">More often than not, </w:t>
      </w:r>
      <w:r w:rsidDel="00000000" w:rsidR="00000000" w:rsidRPr="00000000">
        <w:rPr>
          <w:rFonts w:ascii="Courier New" w:cs="Courier New" w:eastAsia="Courier New" w:hAnsi="Courier New"/>
          <w:b w:val="1"/>
          <w:vertAlign w:val="baseline"/>
          <w:rtl w:val="0"/>
        </w:rPr>
        <w:t xml:space="preserve">break</w:t>
      </w:r>
      <w:r w:rsidDel="00000000" w:rsidR="00000000" w:rsidRPr="00000000">
        <w:rPr>
          <w:b w:val="1"/>
          <w:vertAlign w:val="baseline"/>
          <w:rtl w:val="0"/>
        </w:rPr>
        <w:t xml:space="preserve"> is used to exit a search loop early once you find what you are looking for!</w:t>
      </w:r>
      <w:r w:rsidDel="00000000" w:rsidR="00000000" w:rsidRPr="00000000">
        <w:rPr>
          <w:rtl w:val="0"/>
        </w:rPr>
      </w:r>
    </w:p>
    <w:p w:rsidR="00000000" w:rsidDel="00000000" w:rsidP="00000000" w:rsidRDefault="00000000" w:rsidRPr="00000000" w14:paraId="00000A23">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continue</w:t>
      </w:r>
      <w:r w:rsidDel="00000000" w:rsidR="00000000" w:rsidRPr="00000000">
        <w:rPr>
          <w:b w:val="1"/>
          <w:vertAlign w:val="baseline"/>
          <w:rtl w:val="0"/>
        </w:rPr>
        <w:t xml:space="preserve"> statement is used to exit a </w:t>
      </w:r>
      <w:r w:rsidDel="00000000" w:rsidR="00000000" w:rsidRPr="00000000">
        <w:rPr>
          <w:rtl w:val="0"/>
        </w:rPr>
        <w:t xml:space="preserve">code block</w:t>
      </w:r>
      <w:r w:rsidDel="00000000" w:rsidR="00000000" w:rsidRPr="00000000">
        <w:rPr>
          <w:b w:val="1"/>
          <w:vertAlign w:val="baseline"/>
          <w:rtl w:val="0"/>
        </w:rPr>
        <w:t xml:space="preserve"> early (ignoring everything after the continue) and move to the next i</w:t>
      </w:r>
      <w:r w:rsidDel="00000000" w:rsidR="00000000" w:rsidRPr="00000000">
        <w:rPr>
          <w:rtl w:val="0"/>
        </w:rPr>
        <w:t xml:space="preserve">teration if there is one</w:t>
      </w: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for(int i = 1; i &lt;= 10; i++) {</w:t>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if (i % 3 == 0) {</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continue;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i;</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System.out.println("Sum = " + sum);</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43i4a2" w:id="133"/>
      <w:bookmarkEnd w:id="133"/>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Sum = 37</w:t>
      </w:r>
    </w:p>
    <w:p w:rsidR="00000000" w:rsidDel="00000000" w:rsidP="00000000" w:rsidRDefault="00000000" w:rsidRPr="00000000" w14:paraId="00000A32">
      <w:pPr>
        <w:pStyle w:val="Heading3"/>
        <w:tabs>
          <w:tab w:val="left" w:leader="none" w:pos="360"/>
          <w:tab w:val="left" w:leader="none" w:pos="720"/>
          <w:tab w:val="left" w:leader="none" w:pos="1080"/>
        </w:tabs>
        <w:rPr>
          <w:rFonts w:ascii="Courier New" w:cs="Courier New" w:eastAsia="Courier New" w:hAnsi="Courier New"/>
          <w:sz w:val="48"/>
          <w:szCs w:val="48"/>
          <w:vertAlign w:val="baseline"/>
        </w:rPr>
      </w:pPr>
      <w:r w:rsidDel="00000000" w:rsidR="00000000" w:rsidRPr="00000000">
        <w:rPr>
          <w:rFonts w:ascii="Courier New" w:cs="Courier New" w:eastAsia="Courier New" w:hAnsi="Courier New"/>
          <w:b w:val="1"/>
          <w:sz w:val="48"/>
          <w:szCs w:val="48"/>
          <w:vertAlign w:val="baseline"/>
          <w:rtl w:val="0"/>
        </w:rPr>
        <w:t xml:space="preserve">break</w:t>
      </w:r>
      <w:r w:rsidDel="00000000" w:rsidR="00000000" w:rsidRPr="00000000">
        <w:rPr>
          <w:rFonts w:ascii="Switzerland" w:cs="Switzerland" w:eastAsia="Switzerland" w:hAnsi="Switzerland"/>
          <w:b w:val="1"/>
          <w:sz w:val="48"/>
          <w:szCs w:val="48"/>
          <w:vertAlign w:val="baseline"/>
          <w:rtl w:val="0"/>
        </w:rPr>
        <w:t xml:space="preserve"> vs </w:t>
      </w:r>
      <w:r w:rsidDel="00000000" w:rsidR="00000000" w:rsidRPr="00000000">
        <w:rPr>
          <w:rFonts w:ascii="Courier New" w:cs="Courier New" w:eastAsia="Courier New" w:hAnsi="Courier New"/>
          <w:b w:val="1"/>
          <w:sz w:val="48"/>
          <w:szCs w:val="48"/>
          <w:vertAlign w:val="baseline"/>
          <w:rtl w:val="0"/>
        </w:rPr>
        <w:t xml:space="preserve">continue</w:t>
      </w:r>
      <w:r w:rsidDel="00000000" w:rsidR="00000000" w:rsidRPr="00000000">
        <w:rPr>
          <w:rFonts w:ascii="Switzerland" w:cs="Switzerland" w:eastAsia="Switzerland" w:hAnsi="Switzerland"/>
          <w:b w:val="1"/>
          <w:sz w:val="48"/>
          <w:szCs w:val="48"/>
          <w:vertAlign w:val="baseline"/>
          <w:rtl w:val="0"/>
        </w:rPr>
        <w:t xml:space="preserve">    </w:t>
      </w:r>
      <w:r w:rsidDel="00000000" w:rsidR="00000000" w:rsidRPr="00000000">
        <w:rPr>
          <w:rFonts w:ascii="Switzerland" w:cs="Switzerland" w:eastAsia="Switzerland" w:hAnsi="Switzerland"/>
          <w:b w:val="0"/>
          <w:i w:val="1"/>
          <w:sz w:val="48"/>
          <w:szCs w:val="48"/>
          <w:vertAlign w:val="baseline"/>
          <w:rtl w:val="0"/>
        </w:rPr>
        <w:t xml:space="preserve">cont'd</w:t>
      </w:r>
      <w:r w:rsidDel="00000000" w:rsidR="00000000" w:rsidRPr="00000000">
        <w:rPr>
          <w:rtl w:val="0"/>
        </w:rPr>
      </w:r>
    </w:p>
    <w:p w:rsidR="00000000" w:rsidDel="00000000" w:rsidP="00000000" w:rsidRDefault="00000000" w:rsidRPr="00000000" w14:paraId="00000A33">
      <w:pPr>
        <w:pStyle w:val="Heading4"/>
        <w:numPr>
          <w:ilvl w:val="0"/>
          <w:numId w:val="7"/>
        </w:numPr>
        <w:ind w:left="360" w:hanging="360"/>
        <w:rPr>
          <w:vertAlign w:val="baseline"/>
        </w:rPr>
      </w:pPr>
      <w:r w:rsidDel="00000000" w:rsidR="00000000" w:rsidRPr="00000000">
        <w:rPr>
          <w:b w:val="1"/>
          <w:vertAlign w:val="baseline"/>
          <w:rtl w:val="0"/>
        </w:rPr>
        <w:t xml:space="preserve">This instructor doesn't like the </w:t>
      </w:r>
      <w:r w:rsidDel="00000000" w:rsidR="00000000" w:rsidRPr="00000000">
        <w:rPr>
          <w:rFonts w:ascii="Courier New" w:cs="Courier New" w:eastAsia="Courier New" w:hAnsi="Courier New"/>
          <w:b w:val="1"/>
          <w:vertAlign w:val="baseline"/>
          <w:rtl w:val="0"/>
        </w:rPr>
        <w:t xml:space="preserve">continue</w:t>
      </w:r>
      <w:r w:rsidDel="00000000" w:rsidR="00000000" w:rsidRPr="00000000">
        <w:rPr>
          <w:b w:val="1"/>
          <w:vertAlign w:val="baseline"/>
          <w:rtl w:val="0"/>
        </w:rPr>
        <w:t xml:space="preserve"> statement </w:t>
      </w:r>
      <w:r w:rsidDel="00000000" w:rsidR="00000000" w:rsidRPr="00000000">
        <w:rPr>
          <w:rtl w:val="0"/>
        </w:rPr>
      </w:r>
    </w:p>
    <w:p w:rsidR="00000000" w:rsidDel="00000000" w:rsidP="00000000" w:rsidRDefault="00000000" w:rsidRPr="00000000" w14:paraId="00000A3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Instead, I would write the </w:t>
      </w:r>
      <w:r w:rsidDel="00000000" w:rsidR="00000000" w:rsidRPr="00000000">
        <w:rPr>
          <w:rFonts w:ascii="Courier New" w:cs="Courier New" w:eastAsia="Courier New" w:hAnsi="Courier New"/>
          <w:vertAlign w:val="baseline"/>
          <w:rtl w:val="0"/>
        </w:rPr>
        <w:t xml:space="preserve">if</w:t>
      </w:r>
      <w:r w:rsidDel="00000000" w:rsidR="00000000" w:rsidRPr="00000000">
        <w:rPr>
          <w:vertAlign w:val="baseline"/>
          <w:rtl w:val="0"/>
        </w:rPr>
        <w:t xml:space="preserve"> to be based on what I wanted to </w:t>
      </w:r>
      <w:r w:rsidDel="00000000" w:rsidR="00000000" w:rsidRPr="00000000">
        <w:rPr>
          <w:b w:val="1"/>
          <w:i w:val="1"/>
          <w:u w:val="single"/>
          <w:vertAlign w:val="baseline"/>
          <w:rtl w:val="0"/>
        </w:rPr>
        <w:t xml:space="preserve">include</w:t>
      </w:r>
      <w:r w:rsidDel="00000000" w:rsidR="00000000" w:rsidRPr="00000000">
        <w:rPr>
          <w:vertAlign w:val="baseline"/>
          <w:rtl w:val="0"/>
        </w:rPr>
        <w:t xml:space="preserve"> rather than what I wanted to </w:t>
      </w:r>
      <w:r w:rsidDel="00000000" w:rsidR="00000000" w:rsidRPr="00000000">
        <w:rPr>
          <w:b w:val="1"/>
          <w:i w:val="1"/>
          <w:u w:val="single"/>
          <w:vertAlign w:val="baseline"/>
          <w:rtl w:val="0"/>
        </w:rPr>
        <w:t xml:space="preserve">skip</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sum = 0;</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for(int i = 1; i &lt;= 10; i++) {</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if (i % 3 != 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no need for continue</w:t>
      </w: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sum += i;</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System.out.println("Sum = " + sum);</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j8sehv" w:id="134"/>
      <w:bookmarkEnd w:id="134"/>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Sum = 37</w:t>
      </w:r>
    </w:p>
    <w:p w:rsidR="00000000" w:rsidDel="00000000" w:rsidP="00000000" w:rsidRDefault="00000000" w:rsidRPr="00000000" w14:paraId="00000A4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Mod06</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Mod06</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uses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while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statement to display the text "I love Java" 5 times.  Then repeat using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do/while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loop.</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2</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uses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for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loop to display a countdown from 10 to 1 and then ends by displaying the words "Launch!"</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3</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simple Java application that rolls a pair of dice 20 times.  Display the value of the two dice each time they are rolled.  Count how many times the numbers 2, 4, 6 and 7 are rolled and display the result.</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To make this work, create a class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Dice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add a method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that generates a random number between 1 and 6.  You can generate a random number within a range using the following algorithm:</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randomNumber = </w:t>
      </w:r>
      <w:r w:rsidDel="00000000" w:rsidR="00000000" w:rsidRPr="00000000">
        <w:rPr>
          <w:rFonts w:ascii="Courier New" w:cs="Courier New" w:eastAsia="Courier New" w:hAnsi="Courier New"/>
          <w:b w:val="1"/>
          <w:i w:val="1"/>
          <w:smallCaps w:val="0"/>
          <w:strike w:val="0"/>
          <w:color w:val="000000"/>
          <w:sz w:val="25"/>
          <w:szCs w:val="25"/>
          <w:u w:val="none"/>
          <w:shd w:fill="auto" w:val="clear"/>
          <w:vertAlign w:val="baseline"/>
          <w:rtl w:val="0"/>
        </w:rPr>
        <w:t xml:space="preserve">minValue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(int)(Math.random() * </w:t>
      </w:r>
      <w:r w:rsidDel="00000000" w:rsidR="00000000" w:rsidRPr="00000000">
        <w:rPr>
          <w:rFonts w:ascii="Courier New" w:cs="Courier New" w:eastAsia="Courier New" w:hAnsi="Courier New"/>
          <w:b w:val="1"/>
          <w:i w:val="1"/>
          <w:smallCaps w:val="0"/>
          <w:strike w:val="0"/>
          <w:color w:val="000000"/>
          <w:sz w:val="25"/>
          <w:szCs w:val="25"/>
          <w:u w:val="none"/>
          <w:shd w:fill="auto" w:val="clear"/>
          <w:vertAlign w:val="baseline"/>
          <w:rtl w:val="0"/>
        </w:rPr>
        <w:t xml:space="preserve">maxValue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Now switch back to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function:</w:t>
      </w:r>
    </w:p>
    <w:p w:rsidR="00000000" w:rsidDel="00000000" w:rsidP="00000000" w:rsidRDefault="00000000" w:rsidRPr="00000000" w14:paraId="00000A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an instance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Dice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dice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Also create integer variables for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four different counters for the number of times 2, 4, 6 and 7 are rolled</w:t>
      </w:r>
    </w:p>
    <w:p w:rsidR="00000000" w:rsidDel="00000000" w:rsidP="00000000" w:rsidRDefault="00000000" w:rsidRPr="00000000" w14:paraId="00000A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loop that executes 100 times. </w:t>
      </w:r>
    </w:p>
    <w:p w:rsidR="00000000" w:rsidDel="00000000" w:rsidP="00000000" w:rsidRDefault="00000000" w:rsidRPr="00000000" w14:paraId="00000A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Within the loop, call your dice's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two times:</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roll1 = dice.roll();</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38fx5o" w:id="135"/>
      <w:bookmarkEnd w:id="13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roll2 = dice.roll();</w:t>
      </w:r>
    </w:p>
    <w:p w:rsidR="00000000" w:rsidDel="00000000" w:rsidP="00000000" w:rsidRDefault="00000000" w:rsidRPr="00000000" w14:paraId="00000A5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A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Print the value of each roll of the dice formatted like this:</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 1:   4  -  6   Sum:  10</w:t>
      </w:r>
    </w:p>
    <w:p w:rsidR="00000000" w:rsidDel="00000000" w:rsidP="00000000" w:rsidRDefault="00000000" w:rsidRPr="00000000" w14:paraId="00000A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Determine if the sum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is 2, and if so increment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twoCounter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A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Determine if the sum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is 4, and if so increment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fourCounter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A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Determine if the sum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is 6, and if so increment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sixCounter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A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Determine if the sum of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roll1</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roll2</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is 7, and if so increment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sevenCounter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A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When the loop terminates, display your counters!</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Now, use this knowledge to go play Craps at your local casino!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A60">
      <w:pPr>
        <w:pStyle w:val="Heading2"/>
        <w:numPr>
          <w:ilvl w:val="1"/>
          <w:numId w:val="9"/>
        </w:numPr>
        <w:ind w:left="0" w:firstLine="0"/>
        <w:rPr>
          <w:vertAlign w:val="baseline"/>
        </w:rPr>
      </w:pPr>
      <w:bookmarkStart w:colFirst="0" w:colLast="0" w:name="_heading=h.1idq7dh" w:id="136"/>
      <w:bookmarkEnd w:id="136"/>
      <w:r w:rsidDel="00000000" w:rsidR="00000000" w:rsidRPr="00000000">
        <w:rPr>
          <w:b w:val="0"/>
          <w:vertAlign w:val="baseline"/>
          <w:rtl w:val="0"/>
        </w:rPr>
        <w:br w:type="textWrapping"/>
        <w:br w:type="textWrapping"/>
        <w:br w:type="textWrapping"/>
        <w:br w:type="textWrapping"/>
        <w:t xml:space="preserve">Arrays</w:t>
      </w:r>
      <w:r w:rsidDel="00000000" w:rsidR="00000000" w:rsidRPr="00000000">
        <w:rPr>
          <w:rtl w:val="0"/>
        </w:rPr>
      </w:r>
    </w:p>
    <w:p w:rsidR="00000000" w:rsidDel="00000000" w:rsidP="00000000" w:rsidRDefault="00000000" w:rsidRPr="00000000" w14:paraId="00000A61">
      <w:pPr>
        <w:pStyle w:val="Heading3"/>
        <w:tabs>
          <w:tab w:val="left" w:leader="none" w:pos="360"/>
          <w:tab w:val="left" w:leader="none" w:pos="720"/>
          <w:tab w:val="left" w:leader="none" w:pos="1080"/>
        </w:tabs>
        <w:rPr>
          <w:vertAlign w:val="baseline"/>
        </w:rPr>
      </w:pPr>
      <w:bookmarkStart w:colFirst="0" w:colLast="0" w:name="_heading=h.42ddq1a" w:id="137"/>
      <w:bookmarkEnd w:id="137"/>
      <w:r w:rsidDel="00000000" w:rsidR="00000000" w:rsidRPr="00000000">
        <w:rPr>
          <w:b w:val="1"/>
          <w:vertAlign w:val="baseline"/>
          <w:rtl w:val="0"/>
        </w:rPr>
        <w:t xml:space="preserve">Arrays</w:t>
      </w:r>
      <w:r w:rsidDel="00000000" w:rsidR="00000000" w:rsidRPr="00000000">
        <w:rPr>
          <w:rtl w:val="0"/>
        </w:rPr>
      </w:r>
    </w:p>
    <w:p w:rsidR="00000000" w:rsidDel="00000000" w:rsidP="00000000" w:rsidRDefault="00000000" w:rsidRPr="00000000" w14:paraId="00000A62">
      <w:pPr>
        <w:pStyle w:val="Heading4"/>
        <w:numPr>
          <w:ilvl w:val="0"/>
          <w:numId w:val="7"/>
        </w:numPr>
        <w:ind w:left="360" w:hanging="360"/>
        <w:rPr>
          <w:vertAlign w:val="baseline"/>
        </w:rPr>
      </w:pPr>
      <w:r w:rsidDel="00000000" w:rsidR="00000000" w:rsidRPr="00000000">
        <w:rPr>
          <w:b w:val="1"/>
          <w:vertAlign w:val="baseline"/>
          <w:rtl w:val="0"/>
        </w:rPr>
        <w:t xml:space="preserve">Basic Java arrays are declared by specifying the data type of the array data followed by square brackets</w:t>
      </w:r>
      <w:r w:rsidDel="00000000" w:rsidR="00000000" w:rsidRPr="00000000">
        <w:rPr>
          <w:rtl w:val="0"/>
        </w:rPr>
      </w:r>
    </w:p>
    <w:p w:rsidR="00000000" w:rsidDel="00000000" w:rsidP="00000000" w:rsidRDefault="00000000" w:rsidRPr="00000000" w14:paraId="00000A63">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Values are accessed with subscripts surrounded by square brackets ( </w:t>
      </w:r>
      <w:r w:rsidDel="00000000" w:rsidR="00000000" w:rsidRPr="00000000">
        <w:rPr>
          <w:rFonts w:ascii="Courier New" w:cs="Courier New" w:eastAsia="Courier New" w:hAnsi="Courier New"/>
          <w:vertAlign w:val="baseline"/>
          <w:rtl w:val="0"/>
        </w:rPr>
        <w:t xml:space="preserve">[ ]</w:t>
      </w:r>
      <w:r w:rsidDel="00000000" w:rsidR="00000000" w:rsidRPr="00000000">
        <w:rPr>
          <w:vertAlign w:val="baseline"/>
          <w:rtl w:val="0"/>
        </w:rPr>
        <w:t xml:space="preserve"> )  and can determine the length of an array using </w:t>
      </w:r>
      <w:r w:rsidDel="00000000" w:rsidR="00000000" w:rsidRPr="00000000">
        <w:rPr>
          <w:rFonts w:ascii="Courier New" w:cs="Courier New" w:eastAsia="Courier New" w:hAnsi="Courier New"/>
          <w:vertAlign w:val="baseline"/>
          <w:rtl w:val="0"/>
        </w:rPr>
        <w:t xml:space="preserve">.length</w:t>
      </w:r>
      <w:r w:rsidDel="00000000" w:rsidR="00000000" w:rsidRPr="00000000">
        <w:rPr>
          <w:rtl w:val="0"/>
        </w:rPr>
      </w:r>
    </w:p>
    <w:p w:rsidR="00000000" w:rsidDel="00000000" w:rsidP="00000000" w:rsidRDefault="00000000" w:rsidRPr="00000000" w14:paraId="00000A64">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Subscripts are 0-based</w:t>
      </w:r>
    </w:p>
    <w:p w:rsidR="00000000" w:rsidDel="00000000" w:rsidP="00000000" w:rsidRDefault="00000000" w:rsidRPr="00000000" w14:paraId="00000A65">
      <w:pPr>
        <w:pStyle w:val="Heading4"/>
        <w:numPr>
          <w:ilvl w:val="0"/>
          <w:numId w:val="7"/>
        </w:numPr>
        <w:ind w:left="360" w:hanging="360"/>
        <w:rPr>
          <w:vertAlign w:val="baseline"/>
        </w:rPr>
      </w:pPr>
      <w:r w:rsidDel="00000000" w:rsidR="00000000" w:rsidRPr="00000000">
        <w:rPr>
          <w:b w:val="1"/>
          <w:vertAlign w:val="baseline"/>
          <w:rtl w:val="0"/>
        </w:rPr>
        <w:t xml:space="preserve">The size of the array, once set, </w:t>
      </w:r>
      <w:r w:rsidDel="00000000" w:rsidR="00000000" w:rsidRPr="00000000">
        <w:rPr>
          <w:b w:val="1"/>
          <w:i w:val="1"/>
          <w:vertAlign w:val="baseline"/>
          <w:rtl w:val="0"/>
        </w:rPr>
        <w:t xml:space="preserve">cannot</w:t>
      </w:r>
      <w:r w:rsidDel="00000000" w:rsidR="00000000" w:rsidRPr="00000000">
        <w:rPr>
          <w:b w:val="1"/>
          <w:vertAlign w:val="baseline"/>
          <w:rtl w:val="0"/>
        </w:rPr>
        <w:t xml:space="preserve"> change!</w:t>
      </w:r>
      <w:r w:rsidDel="00000000" w:rsidR="00000000" w:rsidRPr="00000000">
        <w:rPr>
          <w:rtl w:val="0"/>
        </w:rPr>
      </w:r>
    </w:p>
    <w:p w:rsidR="00000000" w:rsidDel="00000000" w:rsidP="00000000" w:rsidRDefault="00000000" w:rsidRPr="00000000" w14:paraId="00000A6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implicitly set the size when specifying initial values </w:t>
      </w:r>
    </w:p>
    <w:p w:rsidR="00000000" w:rsidDel="00000000" w:rsidP="00000000" w:rsidRDefault="00000000" w:rsidRPr="00000000" w14:paraId="00000A67">
      <w:pPr>
        <w:pStyle w:val="Heading4"/>
        <w:numPr>
          <w:ilvl w:val="0"/>
          <w:numId w:val="7"/>
        </w:numPr>
        <w:ind w:left="360" w:hanging="360"/>
        <w:rPr>
          <w:vertAlign w:val="baseline"/>
        </w:rPr>
      </w:pPr>
      <w:r w:rsidDel="00000000" w:rsidR="00000000" w:rsidRPr="00000000">
        <w:rPr>
          <w:b w:val="1"/>
          <w:vertAlign w:val="baseline"/>
          <w:rtl w:val="0"/>
        </w:rPr>
        <w:t xml:space="preserve">Use the final (read-only) Array variable </w:t>
      </w:r>
      <w:r w:rsidDel="00000000" w:rsidR="00000000" w:rsidRPr="00000000">
        <w:rPr>
          <w:rFonts w:ascii="Courier New" w:cs="Courier New" w:eastAsia="Courier New" w:hAnsi="Courier New"/>
          <w:b w:val="1"/>
          <w:vertAlign w:val="baseline"/>
          <w:rtl w:val="0"/>
        </w:rPr>
        <w:t xml:space="preserve">length</w:t>
      </w:r>
      <w:r w:rsidDel="00000000" w:rsidR="00000000" w:rsidRPr="00000000">
        <w:rPr>
          <w:b w:val="1"/>
          <w:vertAlign w:val="baseline"/>
          <w:rtl w:val="0"/>
        </w:rPr>
        <w:t xml:space="preserve"> to get the length of an array</w:t>
      </w:r>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 nums = {63, 65, 60, 53, 58, 37, 35, 31};</w:t>
      </w: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for (int i = 0; i &lt; nums.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length</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 {</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System.out.print(nums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63 65 60 53 58 37 35 31</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hio093" w:id="138"/>
      <w:bookmarkEnd w:id="138"/>
      <w:r w:rsidDel="00000000" w:rsidR="00000000" w:rsidRPr="00000000">
        <w:rPr>
          <w:rtl w:val="0"/>
        </w:rPr>
      </w:r>
    </w:p>
    <w:p w:rsidR="00000000" w:rsidDel="00000000" w:rsidP="00000000" w:rsidRDefault="00000000" w:rsidRPr="00000000" w14:paraId="00000A74">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Arrays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A7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can also create an array with a fixed number of elements without explicitly setting its values</w:t>
      </w:r>
    </w:p>
    <w:p w:rsidR="00000000" w:rsidDel="00000000" w:rsidP="00000000" w:rsidRDefault="00000000" w:rsidRPr="00000000" w14:paraId="00000A76">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These array elements have default values appropriate for the type</w:t>
      </w:r>
    </w:p>
    <w:p w:rsidR="00000000" w:rsidDel="00000000" w:rsidP="00000000" w:rsidRDefault="00000000" w:rsidRPr="00000000" w14:paraId="00000A7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int[] nums = new int[5];</w:t>
      </w:r>
      <w:r w:rsidDel="00000000" w:rsidR="00000000" w:rsidRPr="00000000">
        <w:rPr>
          <w:rtl w:val="0"/>
        </w:rPr>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for (int i = 0; i &lt; nums.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length</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 {</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System.out.print(nums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0 0 0 0 0</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String[] words = new String[5];</w:t>
      </w: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for (int i = 0; i &lt; words.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length</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 {</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System.out.print(words</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null null null null null</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wnyagw" w:id="139"/>
      <w:bookmarkEnd w:id="139"/>
      <w:r w:rsidDel="00000000" w:rsidR="00000000" w:rsidRPr="00000000">
        <w:rPr>
          <w:rtl w:val="0"/>
        </w:rPr>
      </w:r>
    </w:p>
    <w:p w:rsidR="00000000" w:rsidDel="00000000" w:rsidP="00000000" w:rsidRDefault="00000000" w:rsidRPr="00000000" w14:paraId="00000A8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for-each Loop</w:t>
      </w:r>
      <w:r w:rsidDel="00000000" w:rsidR="00000000" w:rsidRPr="00000000">
        <w:rPr>
          <w:rtl w:val="0"/>
        </w:rPr>
      </w:r>
    </w:p>
    <w:p w:rsidR="00000000" w:rsidDel="00000000" w:rsidP="00000000" w:rsidRDefault="00000000" w:rsidRPr="00000000" w14:paraId="00000A90">
      <w:pPr>
        <w:pStyle w:val="Heading4"/>
        <w:numPr>
          <w:ilvl w:val="0"/>
          <w:numId w:val="7"/>
        </w:numPr>
        <w:ind w:left="360" w:hanging="360"/>
        <w:rPr>
          <w:vertAlign w:val="baseline"/>
        </w:rPr>
      </w:pPr>
      <w:r w:rsidDel="00000000" w:rsidR="00000000" w:rsidRPr="00000000">
        <w:rPr>
          <w:b w:val="1"/>
          <w:vertAlign w:val="baseline"/>
          <w:rtl w:val="0"/>
        </w:rPr>
        <w:t xml:space="preserve">Java has a for-each (aka </w:t>
      </w:r>
      <w:r w:rsidDel="00000000" w:rsidR="00000000" w:rsidRPr="00000000">
        <w:rPr>
          <w:rtl w:val="0"/>
        </w:rPr>
        <w:t xml:space="preserve">enhanced for loop)</w:t>
      </w:r>
      <w:r w:rsidDel="00000000" w:rsidR="00000000" w:rsidRPr="00000000">
        <w:rPr>
          <w:b w:val="1"/>
          <w:vertAlign w:val="baseline"/>
          <w:rtl w:val="0"/>
        </w:rPr>
        <w:t xml:space="preserve"> statement that is used to loop through the elements in an array</w:t>
      </w:r>
      <w:r w:rsidDel="00000000" w:rsidR="00000000" w:rsidRPr="00000000">
        <w:rPr>
          <w:rtl w:val="0"/>
        </w:rPr>
      </w:r>
    </w:p>
    <w:p w:rsidR="00000000" w:rsidDel="00000000" w:rsidP="00000000" w:rsidRDefault="00000000" w:rsidRPr="00000000" w14:paraId="00000A9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 (type elementname : arrayName) {</w:t>
      </w: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code </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schools = {"Calliet", "Cary", "Skyline", </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"SFASU", TAMU"};</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 (String school : schools) {</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System.out.println(school);</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Calliet</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Cary</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Skyline</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SFASU</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TAMU</w:t>
      </w:r>
    </w:p>
    <w:p w:rsidR="00000000" w:rsidDel="00000000" w:rsidP="00000000" w:rsidRDefault="00000000" w:rsidRPr="00000000" w14:paraId="00000AA4">
      <w:pPr>
        <w:pStyle w:val="Heading4"/>
        <w:numPr>
          <w:ilvl w:val="0"/>
          <w:numId w:val="7"/>
        </w:numPr>
        <w:ind w:left="360" w:hanging="360"/>
        <w:rPr>
          <w:vertAlign w:val="baseline"/>
        </w:rPr>
      </w:pPr>
      <w:r w:rsidDel="00000000" w:rsidR="00000000" w:rsidRPr="00000000">
        <w:rPr>
          <w:b w:val="1"/>
          <w:vertAlign w:val="baseline"/>
          <w:rtl w:val="0"/>
        </w:rPr>
        <w:t xml:space="preserve">When you use the </w:t>
      </w:r>
      <w:r w:rsidDel="00000000" w:rsidR="00000000" w:rsidRPr="00000000">
        <w:rPr>
          <w:rFonts w:ascii="Courier New" w:cs="Courier New" w:eastAsia="Courier New" w:hAnsi="Courier New"/>
          <w:b w:val="1"/>
          <w:vertAlign w:val="baseline"/>
          <w:rtl w:val="0"/>
        </w:rPr>
        <w:t xml:space="preserve">for</w:t>
      </w:r>
      <w:r w:rsidDel="00000000" w:rsidR="00000000" w:rsidRPr="00000000">
        <w:rPr>
          <w:b w:val="1"/>
          <w:vertAlign w:val="baseline"/>
          <w:rtl w:val="0"/>
        </w:rPr>
        <w:t xml:space="preserve"> statement to loop through an array, you have access to the index and can use that to access the element of an array</w:t>
      </w:r>
      <w:r w:rsidDel="00000000" w:rsidR="00000000" w:rsidRPr="00000000">
        <w:rPr>
          <w:rtl w:val="0"/>
        </w:rPr>
      </w:r>
    </w:p>
    <w:p w:rsidR="00000000" w:rsidDel="00000000" w:rsidP="00000000" w:rsidRDefault="00000000" w:rsidRPr="00000000" w14:paraId="00000AA5">
      <w:pPr>
        <w:pStyle w:val="Heading4"/>
        <w:numPr>
          <w:ilvl w:val="0"/>
          <w:numId w:val="7"/>
        </w:numPr>
        <w:ind w:left="360" w:hanging="360"/>
        <w:rPr>
          <w:vertAlign w:val="baseline"/>
        </w:rPr>
      </w:pPr>
      <w:r w:rsidDel="00000000" w:rsidR="00000000" w:rsidRPr="00000000">
        <w:rPr>
          <w:b w:val="1"/>
          <w:vertAlign w:val="baseline"/>
          <w:rtl w:val="0"/>
        </w:rPr>
        <w:t xml:space="preserve">When you use the for-each statement to loop through an array, you have the element in the array</w:t>
      </w:r>
      <w:r w:rsidDel="00000000" w:rsidR="00000000" w:rsidRPr="00000000">
        <w:rPr>
          <w:rtl w:val="0"/>
        </w:rPr>
      </w:r>
    </w:p>
    <w:p w:rsidR="00000000" w:rsidDel="00000000" w:rsidP="00000000" w:rsidRDefault="00000000" w:rsidRPr="00000000" w14:paraId="00000AA6">
      <w:pPr>
        <w:pStyle w:val="Heading5"/>
        <w:numPr>
          <w:ilvl w:val="0"/>
          <w:numId w:val="5"/>
        </w:numPr>
        <w:tabs>
          <w:tab w:val="left" w:leader="none" w:pos="720"/>
        </w:tabs>
        <w:ind w:left="504" w:firstLine="0"/>
        <w:rPr>
          <w:vertAlign w:val="baseline"/>
        </w:rPr>
      </w:pPr>
      <w:bookmarkStart w:colFirst="0" w:colLast="0" w:name="_heading=h.3gnlt4p" w:id="140"/>
      <w:bookmarkEnd w:id="140"/>
      <w:r w:rsidDel="00000000" w:rsidR="00000000" w:rsidRPr="00000000">
        <w:rPr>
          <w:vertAlign w:val="baseline"/>
          <w:rtl w:val="0"/>
        </w:rPr>
        <w:t xml:space="preserve">You don't have access to its index</w:t>
      </w:r>
    </w:p>
    <w:p w:rsidR="00000000" w:rsidDel="00000000" w:rsidP="00000000" w:rsidRDefault="00000000" w:rsidRPr="00000000" w14:paraId="00000AA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Passing an Array to a Method</w:t>
      </w:r>
      <w:r w:rsidDel="00000000" w:rsidR="00000000" w:rsidRPr="00000000">
        <w:rPr>
          <w:rtl w:val="0"/>
        </w:rPr>
      </w:r>
    </w:p>
    <w:p w:rsidR="00000000" w:rsidDel="00000000" w:rsidP="00000000" w:rsidRDefault="00000000" w:rsidRPr="00000000" w14:paraId="00000AA8">
      <w:pPr>
        <w:pStyle w:val="Heading4"/>
        <w:numPr>
          <w:ilvl w:val="0"/>
          <w:numId w:val="7"/>
        </w:numPr>
        <w:ind w:left="360" w:hanging="360"/>
        <w:rPr>
          <w:vertAlign w:val="baseline"/>
        </w:rPr>
      </w:pPr>
      <w:r w:rsidDel="00000000" w:rsidR="00000000" w:rsidRPr="00000000">
        <w:rPr>
          <w:b w:val="1"/>
          <w:vertAlign w:val="baseline"/>
          <w:rtl w:val="0"/>
        </w:rPr>
        <w:t xml:space="preserve">In addition to parameters like </w:t>
      </w:r>
      <w:r w:rsidDel="00000000" w:rsidR="00000000" w:rsidRPr="00000000">
        <w:rPr>
          <w:rFonts w:ascii="Courier New" w:cs="Courier New" w:eastAsia="Courier New" w:hAnsi="Courier New"/>
          <w:b w:val="1"/>
          <w:vertAlign w:val="baseline"/>
          <w:rtl w:val="0"/>
        </w:rPr>
        <w:t xml:space="preserve">int</w:t>
      </w:r>
      <w:r w:rsidDel="00000000" w:rsidR="00000000" w:rsidRPr="00000000">
        <w:rPr>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double</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methods can have arrays as parameters</w:t>
      </w:r>
      <w:r w:rsidDel="00000000" w:rsidR="00000000" w:rsidRPr="00000000">
        <w:rPr>
          <w:rtl w:val="0"/>
        </w:rPr>
      </w:r>
    </w:p>
    <w:p w:rsidR="00000000" w:rsidDel="00000000" w:rsidP="00000000" w:rsidRDefault="00000000" w:rsidRPr="00000000" w14:paraId="00000AA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NOTE:  You don't specify the size of the array in the parameter declaration</w:t>
      </w:r>
    </w:p>
    <w:p w:rsidR="00000000" w:rsidDel="00000000" w:rsidP="00000000" w:rsidRDefault="00000000" w:rsidRPr="00000000" w14:paraId="00000AA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nums = {63, 65, 60, 53, 58, 37, 35, 31};</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displayNumbers(nums); </w:t>
      </w:r>
      <w:r w:rsidDel="00000000" w:rsidR="00000000" w:rsidRPr="00000000">
        <w:rPr>
          <w:rtl w:val="0"/>
        </w:rPr>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void displayNumbers(int[] nums)  </w:t>
      </w: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 (int i = 0; i &lt; nums.length; i++) {</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System.out.print(nums[i]+ " ");   </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vsw3ci" w:id="141"/>
      <w:bookmarkEnd w:id="141"/>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B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Returning an Array from a Method</w:t>
      </w:r>
      <w:r w:rsidDel="00000000" w:rsidR="00000000" w:rsidRPr="00000000">
        <w:rPr>
          <w:rtl w:val="0"/>
        </w:rPr>
      </w:r>
    </w:p>
    <w:p w:rsidR="00000000" w:rsidDel="00000000" w:rsidP="00000000" w:rsidRDefault="00000000" w:rsidRPr="00000000" w14:paraId="00000ABC">
      <w:pPr>
        <w:pStyle w:val="Heading4"/>
        <w:numPr>
          <w:ilvl w:val="0"/>
          <w:numId w:val="7"/>
        </w:numPr>
        <w:ind w:left="360" w:hanging="360"/>
        <w:rPr>
          <w:vertAlign w:val="baseline"/>
        </w:rPr>
      </w:pPr>
      <w:r w:rsidDel="00000000" w:rsidR="00000000" w:rsidRPr="00000000">
        <w:rPr>
          <w:b w:val="1"/>
          <w:vertAlign w:val="baseline"/>
          <w:rtl w:val="0"/>
        </w:rPr>
        <w:t xml:space="preserve">In addition to returning </w:t>
      </w:r>
      <w:r w:rsidDel="00000000" w:rsidR="00000000" w:rsidRPr="00000000">
        <w:rPr>
          <w:rtl w:val="0"/>
        </w:rPr>
        <w:t xml:space="preserve">v</w:t>
      </w:r>
      <w:r w:rsidDel="00000000" w:rsidR="00000000" w:rsidRPr="00000000">
        <w:rPr>
          <w:b w:val="1"/>
          <w:vertAlign w:val="baseline"/>
          <w:rtl w:val="0"/>
        </w:rPr>
        <w:t xml:space="preserve">alues like </w:t>
      </w:r>
      <w:r w:rsidDel="00000000" w:rsidR="00000000" w:rsidRPr="00000000">
        <w:rPr>
          <w:rFonts w:ascii="Courier New" w:cs="Courier New" w:eastAsia="Courier New" w:hAnsi="Courier New"/>
          <w:b w:val="1"/>
          <w:vertAlign w:val="baseline"/>
          <w:rtl w:val="0"/>
        </w:rPr>
        <w:t xml:space="preserve">int</w:t>
      </w:r>
      <w:r w:rsidDel="00000000" w:rsidR="00000000" w:rsidRPr="00000000">
        <w:rPr>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double</w:t>
      </w:r>
      <w:r w:rsidDel="00000000" w:rsidR="00000000" w:rsidRPr="00000000">
        <w:rPr>
          <w:b w:val="1"/>
          <w:vertAlign w:val="baseline"/>
          <w:rtl w:val="0"/>
        </w:rPr>
        <w:t xml:space="preserve"> and </w:t>
      </w:r>
      <w:r w:rsidDel="00000000" w:rsidR="00000000" w:rsidRPr="00000000">
        <w:rPr>
          <w:rFonts w:ascii="Courier New" w:cs="Courier New" w:eastAsia="Courier New" w:hAnsi="Courier New"/>
          <w:b w:val="1"/>
          <w:vertAlign w:val="baseline"/>
          <w:rtl w:val="0"/>
        </w:rPr>
        <w:t xml:space="preserve">String</w:t>
      </w:r>
      <w:r w:rsidDel="00000000" w:rsidR="00000000" w:rsidRPr="00000000">
        <w:rPr>
          <w:b w:val="1"/>
          <w:vertAlign w:val="baseline"/>
          <w:rtl w:val="0"/>
        </w:rPr>
        <w:t xml:space="preserve">, methods can return arrays </w:t>
      </w:r>
      <w:r w:rsidDel="00000000" w:rsidR="00000000" w:rsidRPr="00000000">
        <w:rPr>
          <w:rtl w:val="0"/>
        </w:rPr>
      </w:r>
    </w:p>
    <w:p w:rsidR="00000000" w:rsidDel="00000000" w:rsidP="00000000" w:rsidRDefault="00000000" w:rsidRPr="00000000" w14:paraId="00000AB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NOTE:  You don't specify the size of the array in the method declaration</w:t>
      </w:r>
    </w:p>
    <w:p w:rsidR="00000000" w:rsidDel="00000000" w:rsidP="00000000" w:rsidRDefault="00000000" w:rsidRPr="00000000" w14:paraId="00000AB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java.util.Arrays;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nums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getNumbers();</w:t>
      </w:r>
      <w:r w:rsidDel="00000000" w:rsidR="00000000" w:rsidRPr="00000000">
        <w:rPr>
          <w:rtl w:val="0"/>
        </w:rPr>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 (int i = 0; i &lt; nums.length; i++) {</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System.out.print(nums[i]+ " ");   </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public static int[] getNumbers()  </w:t>
      </w: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nums = {63, 65, 60, 53, 58, 37, 35, 31};</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nums;  </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fsjm0b" w:id="142"/>
      <w:bookmarkEnd w:id="14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AD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Sorting an Array</w:t>
      </w:r>
      <w:r w:rsidDel="00000000" w:rsidR="00000000" w:rsidRPr="00000000">
        <w:rPr>
          <w:rtl w:val="0"/>
        </w:rPr>
      </w:r>
    </w:p>
    <w:p w:rsidR="00000000" w:rsidDel="00000000" w:rsidP="00000000" w:rsidRDefault="00000000" w:rsidRPr="00000000" w14:paraId="00000AD4">
      <w:pPr>
        <w:pStyle w:val="Heading4"/>
        <w:numPr>
          <w:ilvl w:val="0"/>
          <w:numId w:val="7"/>
        </w:numPr>
        <w:ind w:left="360" w:hanging="360"/>
        <w:rPr>
          <w:vertAlign w:val="baseline"/>
        </w:rPr>
      </w:pPr>
      <w:r w:rsidDel="00000000" w:rsidR="00000000" w:rsidRPr="00000000">
        <w:rPr>
          <w:b w:val="1"/>
          <w:vertAlign w:val="baseline"/>
          <w:rtl w:val="0"/>
        </w:rPr>
        <w:t xml:space="preserve">There are several ways to sort a list in Java but we will focus on this one for now</w:t>
      </w:r>
      <w:r w:rsidDel="00000000" w:rsidR="00000000" w:rsidRPr="00000000">
        <w:rPr>
          <w:rtl w:val="0"/>
        </w:rPr>
      </w:r>
    </w:p>
    <w:p w:rsidR="00000000" w:rsidDel="00000000" w:rsidP="00000000" w:rsidRDefault="00000000" w:rsidRPr="00000000" w14:paraId="00000AD5">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Arrays.sort()</w:t>
      </w:r>
      <w:r w:rsidDel="00000000" w:rsidR="00000000" w:rsidRPr="00000000">
        <w:rPr>
          <w:b w:val="1"/>
          <w:vertAlign w:val="baseline"/>
          <w:rtl w:val="0"/>
        </w:rPr>
        <w:t xml:space="preserve"> method can be passed an array and will sort it based upon its natural ordering of elements</w:t>
      </w:r>
      <w:r w:rsidDel="00000000" w:rsidR="00000000" w:rsidRPr="00000000">
        <w:rPr>
          <w:rtl w:val="0"/>
        </w:rPr>
      </w:r>
    </w:p>
    <w:p w:rsidR="00000000" w:rsidDel="00000000" w:rsidP="00000000" w:rsidRDefault="00000000" w:rsidRPr="00000000" w14:paraId="00000AD6">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is good when your array contains strings or numbers</w:t>
      </w:r>
    </w:p>
    <w:p w:rsidR="00000000" w:rsidDel="00000000" w:rsidP="00000000" w:rsidRDefault="00000000" w:rsidRPr="00000000" w14:paraId="00000AD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java.util.Arrays;  </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nameList = {</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"Natalie", "Brittany", "Zachary", "Ezra", "Ian", </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"Siddalee", "Elisha", "Pursalane", "Zephaniah"</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Arrays.sort(nameList);    </w:t>
      </w:r>
      <w:r w:rsidDel="00000000" w:rsidR="00000000" w:rsidRPr="00000000">
        <w:rPr>
          <w:rtl w:val="0"/>
        </w:rPr>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for(String name : nameList) {</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System.out.println(name);</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Brittany</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Elisha</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Ezra</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not all names shown ...</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Zachary</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Zephaniah</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uxtw84" w:id="143"/>
      <w:bookmarkEnd w:id="143"/>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AF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Copying an Array</w:t>
      </w:r>
      <w:r w:rsidDel="00000000" w:rsidR="00000000" w:rsidRPr="00000000">
        <w:rPr>
          <w:rtl w:val="0"/>
        </w:rPr>
      </w:r>
    </w:p>
    <w:p w:rsidR="00000000" w:rsidDel="00000000" w:rsidP="00000000" w:rsidRDefault="00000000" w:rsidRPr="00000000" w14:paraId="00000AF4">
      <w:pPr>
        <w:pStyle w:val="Heading4"/>
        <w:numPr>
          <w:ilvl w:val="0"/>
          <w:numId w:val="7"/>
        </w:numPr>
        <w:ind w:left="360" w:hanging="360"/>
        <w:rPr>
          <w:vertAlign w:val="baseline"/>
        </w:rPr>
      </w:pPr>
      <w:r w:rsidDel="00000000" w:rsidR="00000000" w:rsidRPr="00000000">
        <w:rPr>
          <w:b w:val="1"/>
          <w:vertAlign w:val="baseline"/>
          <w:rtl w:val="0"/>
        </w:rPr>
        <w:t xml:space="preserve">If you assign one array to another, it makes both variables reference the same underlying array</w:t>
      </w: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colors = {"red", "white", "blue"};</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copy = new String[3];</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copy = colors;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they **reference** the same underlying array</w:t>
      </w:r>
      <w:r w:rsidDel="00000000" w:rsidR="00000000" w:rsidRPr="00000000">
        <w:rPr>
          <w:rtl w:val="0"/>
        </w:rPr>
      </w:r>
    </w:p>
    <w:p w:rsidR="00000000" w:rsidDel="00000000" w:rsidP="00000000" w:rsidRDefault="00000000" w:rsidRPr="00000000" w14:paraId="00000AFA">
      <w:pPr>
        <w:pStyle w:val="Heading4"/>
        <w:numPr>
          <w:ilvl w:val="0"/>
          <w:numId w:val="7"/>
        </w:numPr>
        <w:ind w:left="360" w:hanging="360"/>
        <w:rPr>
          <w:vertAlign w:val="baseline"/>
        </w:rPr>
      </w:pPr>
      <w:r w:rsidDel="00000000" w:rsidR="00000000" w:rsidRPr="00000000">
        <w:rPr>
          <w:b w:val="1"/>
          <w:vertAlign w:val="baseline"/>
          <w:rtl w:val="0"/>
        </w:rPr>
        <w:t xml:space="preserve">If you want to copy the elements of one array to another, either use a </w:t>
      </w:r>
      <w:r w:rsidDel="00000000" w:rsidR="00000000" w:rsidRPr="00000000">
        <w:rPr>
          <w:rFonts w:ascii="Courier New" w:cs="Courier New" w:eastAsia="Courier New" w:hAnsi="Courier New"/>
          <w:b w:val="1"/>
          <w:vertAlign w:val="baseline"/>
          <w:rtl w:val="0"/>
        </w:rPr>
        <w:t xml:space="preserve">for</w:t>
      </w:r>
      <w:r w:rsidDel="00000000" w:rsidR="00000000" w:rsidRPr="00000000">
        <w:rPr>
          <w:b w:val="1"/>
          <w:vertAlign w:val="baseline"/>
          <w:rtl w:val="0"/>
        </w:rPr>
        <w:t xml:space="preserve"> loop and move them one at a time or use the </w:t>
      </w:r>
      <w:r w:rsidDel="00000000" w:rsidR="00000000" w:rsidRPr="00000000">
        <w:rPr>
          <w:rFonts w:ascii="Courier New" w:cs="Courier New" w:eastAsia="Courier New" w:hAnsi="Courier New"/>
          <w:b w:val="1"/>
          <w:vertAlign w:val="baseline"/>
          <w:rtl w:val="0"/>
        </w:rPr>
        <w:t xml:space="preserve">arrayCopy()</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AFB">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specify the index to start copying at in each array and how many to copy</w:t>
      </w:r>
    </w:p>
    <w:p w:rsidR="00000000" w:rsidDel="00000000" w:rsidP="00000000" w:rsidRDefault="00000000" w:rsidRPr="00000000" w14:paraId="00000AF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ArrayCopyDemo {</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colors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{"red", "white", "blue"};</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colorCopy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String[3];</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copy colors to colorCopy 1 at a time</w:t>
      </w:r>
      <w:r w:rsidDel="00000000" w:rsidR="00000000" w:rsidRPr="00000000">
        <w:rPr>
          <w:rtl w:val="0"/>
        </w:rPr>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for (int i = 0; i &lt; 3; i++) {</w:t>
      </w:r>
      <w:r w:rsidDel="00000000" w:rsidR="00000000" w:rsidRPr="00000000">
        <w:rPr>
          <w:rtl w:val="0"/>
        </w:rPr>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colorCopy[i] = colors[i];         </w:t>
      </w:r>
      <w:r w:rsidDel="00000000" w:rsidR="00000000" w:rsidRPr="00000000">
        <w:rPr>
          <w:rtl w:val="0"/>
        </w:rPr>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 (int i = 0; i &lt; 3; i++) {</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System.out.println(colorCopy[i]);           </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a346fx" w:id="144"/>
      <w:bookmarkEnd w:id="144"/>
      <w:r w:rsidDel="00000000" w:rsidR="00000000" w:rsidRPr="00000000">
        <w:rPr>
          <w:rtl w:val="0"/>
        </w:rPr>
      </w:r>
    </w:p>
    <w:p w:rsidR="00000000" w:rsidDel="00000000" w:rsidP="00000000" w:rsidRDefault="00000000" w:rsidRPr="00000000" w14:paraId="00000B0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Copying an Array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ArrayCopyDemo {</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colors = {"red", "white", "blue"};</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colorCopy = new String[3];</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copy from colors at subscript 0 to</w:t>
      </w: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colorCopy at 0 -- move 3 elements        </w:t>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System.arraycopy(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colors,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colorCopy,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0, 3)</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 (int i = 0; i &lt; 3; i++) {</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System.out.println(colorCopy[i]);           </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class ArrayCopyDemo {</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colors = {"red", "white", "blue"};</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colorCopy = new String[3];</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copy from colors at subscript 1 to</w:t>
      </w:r>
      <w:r w:rsidDel="00000000" w:rsidR="00000000" w:rsidRPr="00000000">
        <w:rPr>
          <w:rtl w:val="0"/>
        </w:rPr>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colorCopy at 0 -- move 2 elements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System.arraycopy(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colors, 1, colorCopy, 0, 2</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 (int i = 0; i &lt; 2; i++) {</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System.out.println(colorCopy[i]);           </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white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u2rp3q" w:id="145"/>
      <w:bookmarkEnd w:id="14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blue</w:t>
      </w:r>
    </w:p>
    <w:p w:rsidR="00000000" w:rsidDel="00000000" w:rsidP="00000000" w:rsidRDefault="00000000" w:rsidRPr="00000000" w14:paraId="00000B3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Other Array Methods</w:t>
      </w:r>
      <w:r w:rsidDel="00000000" w:rsidR="00000000" w:rsidRPr="00000000">
        <w:rPr>
          <w:rtl w:val="0"/>
        </w:rPr>
      </w:r>
    </w:p>
    <w:p w:rsidR="00000000" w:rsidDel="00000000" w:rsidP="00000000" w:rsidRDefault="00000000" w:rsidRPr="00000000" w14:paraId="00000B39">
      <w:pPr>
        <w:pStyle w:val="Heading4"/>
        <w:numPr>
          <w:ilvl w:val="0"/>
          <w:numId w:val="7"/>
        </w:numPr>
        <w:ind w:left="360" w:hanging="360"/>
        <w:rPr>
          <w:vertAlign w:val="baseline"/>
        </w:rPr>
      </w:pPr>
      <w:r w:rsidDel="00000000" w:rsidR="00000000" w:rsidRPr="00000000">
        <w:rPr>
          <w:b w:val="1"/>
          <w:vertAlign w:val="baseline"/>
          <w:rtl w:val="0"/>
        </w:rPr>
        <w:t xml:space="preserve">There are many other array methods that are interesting, including:</w:t>
      </w:r>
      <w:r w:rsidDel="00000000" w:rsidR="00000000" w:rsidRPr="00000000">
        <w:rPr>
          <w:rtl w:val="0"/>
        </w:rPr>
      </w:r>
    </w:p>
    <w:p w:rsidR="00000000" w:rsidDel="00000000" w:rsidP="00000000" w:rsidRDefault="00000000" w:rsidRPr="00000000" w14:paraId="00000B3A">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fill()</w:t>
      </w:r>
      <w:r w:rsidDel="00000000" w:rsidR="00000000" w:rsidRPr="00000000">
        <w:rPr>
          <w:vertAlign w:val="baseline"/>
          <w:rtl w:val="0"/>
        </w:rPr>
        <w:t xml:space="preserve">  -  Fills an array with a specific value</w:t>
      </w:r>
    </w:p>
    <w:p w:rsidR="00000000" w:rsidDel="00000000" w:rsidP="00000000" w:rsidRDefault="00000000" w:rsidRPr="00000000" w14:paraId="00000B3B">
      <w:pPr>
        <w:pStyle w:val="Heading5"/>
        <w:numPr>
          <w:ilvl w:val="0"/>
          <w:numId w:val="5"/>
        </w:numPr>
        <w:tabs>
          <w:tab w:val="left" w:leader="none" w:pos="720"/>
        </w:tabs>
        <w:ind w:left="504" w:firstLine="0"/>
        <w:rPr>
          <w:vertAlign w:val="baseline"/>
        </w:rPr>
      </w:pPr>
      <w:r w:rsidDel="00000000" w:rsidR="00000000" w:rsidRPr="00000000">
        <w:rPr>
          <w:rFonts w:ascii="Courier New" w:cs="Courier New" w:eastAsia="Courier New" w:hAnsi="Courier New"/>
          <w:vertAlign w:val="baseline"/>
          <w:rtl w:val="0"/>
        </w:rPr>
        <w:t xml:space="preserve">equals()</w:t>
      </w:r>
      <w:r w:rsidDel="00000000" w:rsidR="00000000" w:rsidRPr="00000000">
        <w:rPr>
          <w:vertAlign w:val="baseline"/>
          <w:rtl w:val="0"/>
        </w:rPr>
        <w:t xml:space="preserve">  -  Compares two arrays to determine if they are equal</w:t>
      </w:r>
    </w:p>
    <w:p w:rsidR="00000000" w:rsidDel="00000000" w:rsidP="00000000" w:rsidRDefault="00000000" w:rsidRPr="00000000" w14:paraId="00000B3C">
      <w:pPr>
        <w:pStyle w:val="Heading5"/>
        <w:numPr>
          <w:ilvl w:val="0"/>
          <w:numId w:val="5"/>
        </w:numPr>
        <w:tabs>
          <w:tab w:val="left" w:leader="none" w:pos="720"/>
        </w:tabs>
        <w:ind w:left="504" w:firstLine="0"/>
        <w:rPr>
          <w:vertAlign w:val="baseline"/>
        </w:rPr>
      </w:pPr>
      <w:bookmarkStart w:colFirst="0" w:colLast="0" w:name="_heading=h.2981zbj" w:id="146"/>
      <w:bookmarkEnd w:id="146"/>
      <w:r w:rsidDel="00000000" w:rsidR="00000000" w:rsidRPr="00000000">
        <w:rPr>
          <w:rFonts w:ascii="Courier New" w:cs="Courier New" w:eastAsia="Courier New" w:hAnsi="Courier New"/>
          <w:vertAlign w:val="baseline"/>
          <w:rtl w:val="0"/>
        </w:rPr>
        <w:t xml:space="preserve">binarySearch()</w:t>
      </w:r>
      <w:r w:rsidDel="00000000" w:rsidR="00000000" w:rsidRPr="00000000">
        <w:rPr>
          <w:vertAlign w:val="baseline"/>
          <w:rtl w:val="0"/>
        </w:rPr>
        <w:t xml:space="preserve">  -  Efficiently searches an </w:t>
      </w:r>
      <w:r w:rsidDel="00000000" w:rsidR="00000000" w:rsidRPr="00000000">
        <w:rPr>
          <w:b w:val="1"/>
          <w:i w:val="1"/>
          <w:sz w:val="36"/>
          <w:szCs w:val="36"/>
          <w:u w:val="single"/>
          <w:vertAlign w:val="baseline"/>
          <w:rtl w:val="0"/>
        </w:rPr>
        <w:t xml:space="preserve">ordered</w:t>
      </w:r>
      <w:r w:rsidDel="00000000" w:rsidR="00000000" w:rsidRPr="00000000">
        <w:rPr>
          <w:sz w:val="36"/>
          <w:szCs w:val="36"/>
          <w:vertAlign w:val="baseline"/>
          <w:rtl w:val="0"/>
        </w:rPr>
        <w:t xml:space="preserve"> array </w:t>
      </w:r>
      <w:r w:rsidDel="00000000" w:rsidR="00000000" w:rsidRPr="00000000">
        <w:rPr>
          <w:vertAlign w:val="baseline"/>
          <w:rtl w:val="0"/>
        </w:rPr>
        <w:t xml:space="preserve">for a specific value to find out where it is located </w:t>
      </w:r>
    </w:p>
    <w:p w:rsidR="00000000" w:rsidDel="00000000" w:rsidP="00000000" w:rsidRDefault="00000000" w:rsidRPr="00000000" w14:paraId="00000B3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Mod07</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has an array of 10 test scores.  Print out the following statistics on your test scores:</w:t>
      </w:r>
    </w:p>
    <w:p w:rsidR="00000000" w:rsidDel="00000000" w:rsidP="00000000" w:rsidRDefault="00000000" w:rsidRPr="00000000" w14:paraId="00000B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average</w:t>
      </w:r>
    </w:p>
    <w:p w:rsidR="00000000" w:rsidDel="00000000" w:rsidP="00000000" w:rsidRDefault="00000000" w:rsidRPr="00000000" w14:paraId="00000B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high score</w:t>
      </w:r>
    </w:p>
    <w:p w:rsidR="00000000" w:rsidDel="00000000" w:rsidP="00000000" w:rsidRDefault="00000000" w:rsidRPr="00000000" w14:paraId="00000B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low score</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Calculate and display the mean value.</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2</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manages the inventory for a used car dealership.  Users will use a menu to lookup vehicles or add vehicles to the list.</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class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Vehicle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Add the following data members to it:</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vehicleId - a long (ex: 101121)</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makeModel - a string (ex: Ford Explorer)</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color - a string (ex: Red)</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odometerReading - an int (ex: 32775)</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price - a float (ex: 12250.00)  (no Lamborghinis here!)</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constructor and get/set methods for each property of the car.</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Back in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create an array capable of holding up to 20 vehicles and a counter variable that tells you how many vehicles are in the array right now.</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Preload that array with 6 vehicles.</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loop and prompt the user for a command within the loop.  The code the user sees should be:</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odc9jc" w:id="147"/>
      <w:bookmarkEnd w:id="147"/>
      <w:r w:rsidDel="00000000" w:rsidR="00000000" w:rsidRPr="00000000">
        <w:rPr>
          <w:rtl w:val="0"/>
        </w:rPr>
      </w:r>
    </w:p>
    <w:p w:rsidR="00000000" w:rsidDel="00000000" w:rsidP="00000000" w:rsidRDefault="00000000" w:rsidRPr="00000000" w14:paraId="00000B5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What do you want to do?</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1 - Find vehicles that match make/mode</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2 - Find vehicles that fall within a price range</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3 - Find vehicles that match a color</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4 - List all vehicles</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5 - Add a vehicle</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6 - Quit</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your command:</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may not get all options in the command list done.  If not, focus on options 4, 2 and 5 first.</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Use methods wisely.  It seems like your loop could match a command to a number and then call a method to do the processing.  For example:</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System.out.println("What do you want to do?");</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  1 - Find vehicles that match make/mode");</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2 - Find vehicles that fall within a price range");</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  3 - Find vehicles that match a color");</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  4 - List all vehicles");</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  5 - Add a vehicle");</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  6 - Quit");</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System.out.println("Enter your command: ");</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int command = scanner.nextInt();</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switch(command) {</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2:</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findVehiclesByPrice();</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break;</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4:</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listAllVehicles();</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break;</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5:</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addAVehicle();</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break;</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case 6:</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8czs75" w:id="148"/>
      <w:bookmarkEnd w:id="148"/>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7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Self-Check</w:t>
      </w:r>
      <w:r w:rsidDel="00000000" w:rsidR="00000000" w:rsidRPr="00000000">
        <w:rPr>
          <w:rtl w:val="0"/>
        </w:rPr>
      </w:r>
    </w:p>
    <w:p w:rsidR="00000000" w:rsidDel="00000000" w:rsidP="00000000" w:rsidRDefault="00000000" w:rsidRPr="00000000" w14:paraId="00000B7E">
      <w:pPr>
        <w:pStyle w:val="Heading4"/>
        <w:numPr>
          <w:ilvl w:val="0"/>
          <w:numId w:val="7"/>
        </w:numPr>
        <w:ind w:left="360" w:hanging="360"/>
        <w:rPr>
          <w:vertAlign w:val="baseline"/>
        </w:rPr>
      </w:pPr>
      <w:r w:rsidDel="00000000" w:rsidR="00000000" w:rsidRPr="00000000">
        <w:rPr>
          <w:b w:val="1"/>
          <w:vertAlign w:val="baseline"/>
          <w:rtl w:val="0"/>
        </w:rPr>
        <w:t xml:space="preserve">You can check your understanding of Java thus far at:</w:t>
      </w:r>
      <w:r w:rsidDel="00000000" w:rsidR="00000000" w:rsidRPr="00000000">
        <w:rPr>
          <w:rtl w:val="0"/>
        </w:rPr>
      </w:r>
    </w:p>
    <w:p w:rsidR="00000000" w:rsidDel="00000000" w:rsidP="00000000" w:rsidRDefault="00000000" w:rsidRPr="00000000" w14:paraId="00000B7F">
      <w:pPr>
        <w:pStyle w:val="Heading5"/>
        <w:numPr>
          <w:ilvl w:val="0"/>
          <w:numId w:val="5"/>
        </w:numPr>
        <w:tabs>
          <w:tab w:val="left" w:leader="none" w:pos="720"/>
        </w:tabs>
        <w:ind w:left="504" w:firstLine="0"/>
        <w:rPr>
          <w:vertAlign w:val="baseline"/>
        </w:rPr>
      </w:pPr>
      <w:bookmarkStart w:colFirst="0" w:colLast="0" w:name="_heading=h.1nia2ey" w:id="149"/>
      <w:bookmarkEnd w:id="149"/>
      <w:hyperlink r:id="rId52">
        <w:r w:rsidDel="00000000" w:rsidR="00000000" w:rsidRPr="00000000">
          <w:rPr>
            <w:color w:val="0000ff"/>
            <w:u w:val="none"/>
            <w:vertAlign w:val="baseline"/>
            <w:rtl w:val="0"/>
          </w:rPr>
          <w:t xml:space="preserve">https://www.w3schools.com/java/java_exercises.asp</w:t>
        </w:r>
      </w:hyperlink>
      <w:r w:rsidDel="00000000" w:rsidR="00000000" w:rsidRPr="00000000">
        <w:rPr>
          <w:rtl w:val="0"/>
        </w:rPr>
      </w:r>
    </w:p>
    <w:p w:rsidR="00000000" w:rsidDel="00000000" w:rsidP="00000000" w:rsidRDefault="00000000" w:rsidRPr="00000000" w14:paraId="00000B80">
      <w:pPr>
        <w:pStyle w:val="Heading5"/>
        <w:numPr>
          <w:ilvl w:val="0"/>
          <w:numId w:val="5"/>
        </w:numPr>
        <w:tabs>
          <w:tab w:val="left" w:leader="none" w:pos="720"/>
        </w:tabs>
        <w:ind w:left="504" w:firstLine="0"/>
        <w:rPr>
          <w:vertAlign w:val="baseline"/>
        </w:rPr>
      </w:pPr>
      <w:hyperlink r:id="rId53">
        <w:r w:rsidDel="00000000" w:rsidR="00000000" w:rsidRPr="00000000">
          <w:rPr>
            <w:color w:val="0000ff"/>
            <w:u w:val="none"/>
            <w:vertAlign w:val="baseline"/>
            <w:rtl w:val="0"/>
          </w:rPr>
          <w:t xml:space="preserve">https://www.w3schools.com/java/java_quiz.asp</w:t>
        </w:r>
      </w:hyperlink>
      <w:r w:rsidDel="00000000" w:rsidR="00000000" w:rsidRPr="00000000">
        <w:rPr>
          <w:rtl w:val="0"/>
        </w:rPr>
      </w:r>
    </w:p>
    <w:p w:rsidR="00000000" w:rsidDel="00000000" w:rsidP="00000000" w:rsidRDefault="00000000" w:rsidRPr="00000000" w14:paraId="00000B81">
      <w:pPr>
        <w:pStyle w:val="Heading4"/>
        <w:numPr>
          <w:ilvl w:val="0"/>
          <w:numId w:val="7"/>
        </w:numPr>
        <w:ind w:left="360" w:hanging="360"/>
        <w:rPr>
          <w:vertAlign w:val="baseline"/>
        </w:rPr>
        <w:sectPr>
          <w:type w:val="nextPage"/>
          <w:pgSz w:h="15840" w:w="12240" w:orient="portrait"/>
          <w:pgMar w:bottom="720" w:top="720" w:left="1080" w:right="1080" w:header="0" w:footer="346"/>
          <w:pgNumType w:start="1"/>
        </w:sectPr>
      </w:pPr>
      <w:r w:rsidDel="00000000" w:rsidR="00000000" w:rsidRPr="00000000">
        <w:rPr>
          <w:b w:val="1"/>
          <w:vertAlign w:val="baseline"/>
          <w:rtl w:val="0"/>
        </w:rPr>
        <w:t xml:space="preserve">Clearly we haven't completed our study of Java yet, but you may be surprised at how many you get correct!</w:t>
      </w:r>
      <w:r w:rsidDel="00000000" w:rsidR="00000000" w:rsidRPr="00000000">
        <w:rPr>
          <w:rtl w:val="0"/>
        </w:rPr>
      </w:r>
    </w:p>
    <w:p w:rsidR="00000000" w:rsidDel="00000000" w:rsidP="00000000" w:rsidRDefault="00000000" w:rsidRPr="00000000" w14:paraId="00000B82">
      <w:pPr>
        <w:rPr>
          <w:rFonts w:ascii="PalmSprings" w:cs="PalmSprings" w:eastAsia="PalmSprings" w:hAnsi="PalmSprings"/>
          <w:sz w:val="32"/>
          <w:szCs w:val="32"/>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4292f"/>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4">
      <w:pPr>
        <w:pStyle w:val="Heading1"/>
        <w:numPr>
          <w:ilvl w:val="0"/>
          <w:numId w:val="9"/>
        </w:numPr>
        <w:ind w:left="0" w:firstLine="0"/>
        <w:rPr>
          <w:vertAlign w:val="baseline"/>
        </w:rPr>
      </w:pPr>
      <w:bookmarkStart w:colFirst="0" w:colLast="0" w:name="_heading=h.47hxl2r" w:id="150"/>
      <w:bookmarkEnd w:id="150"/>
      <w:r w:rsidDel="00000000" w:rsidR="00000000" w:rsidRPr="00000000">
        <w:rPr>
          <w:b w:val="1"/>
          <w:vertAlign w:val="baseline"/>
          <w:rtl w:val="0"/>
        </w:rPr>
        <w:br w:type="textWrapping"/>
        <w:br w:type="textWrapping"/>
        <w:br w:type="textWrapping"/>
        <w:br w:type="textWrapping"/>
        <w:t xml:space="preserve">File I/O</w:t>
      </w:r>
      <w:r w:rsidDel="00000000" w:rsidR="00000000" w:rsidRPr="00000000">
        <w:rPr>
          <w:rtl w:val="0"/>
        </w:rPr>
      </w:r>
    </w:p>
    <w:p w:rsidR="00000000" w:rsidDel="00000000" w:rsidP="00000000" w:rsidRDefault="00000000" w:rsidRPr="00000000" w14:paraId="00000B85">
      <w:pPr>
        <w:pStyle w:val="Heading2"/>
        <w:numPr>
          <w:ilvl w:val="1"/>
          <w:numId w:val="9"/>
        </w:numPr>
        <w:ind w:left="0" w:firstLine="0"/>
        <w:rPr>
          <w:vertAlign w:val="baseline"/>
        </w:rPr>
      </w:pPr>
      <w:bookmarkStart w:colFirst="0" w:colLast="0" w:name="_heading=h.2mn7vak" w:id="151"/>
      <w:bookmarkEnd w:id="151"/>
      <w:r w:rsidDel="00000000" w:rsidR="00000000" w:rsidRPr="00000000">
        <w:rPr>
          <w:b w:val="0"/>
          <w:vertAlign w:val="baseline"/>
          <w:rtl w:val="0"/>
        </w:rPr>
        <w:br w:type="textWrapping"/>
        <w:br w:type="textWrapping"/>
        <w:br w:type="textWrapping"/>
        <w:br w:type="textWrapping"/>
        <w:t xml:space="preserve">Using the </w:t>
      </w:r>
      <w:r w:rsidDel="00000000" w:rsidR="00000000" w:rsidRPr="00000000">
        <w:rPr>
          <w:rFonts w:ascii="Courier New" w:cs="Courier New" w:eastAsia="Courier New" w:hAnsi="Courier New"/>
          <w:b w:val="0"/>
          <w:vertAlign w:val="baseline"/>
          <w:rtl w:val="0"/>
        </w:rPr>
        <w:t xml:space="preserve">Scanner</w:t>
      </w:r>
      <w:r w:rsidDel="00000000" w:rsidR="00000000" w:rsidRPr="00000000">
        <w:rPr>
          <w:b w:val="0"/>
          <w:vertAlign w:val="baseline"/>
          <w:rtl w:val="0"/>
        </w:rPr>
        <w:t xml:space="preserve"> Class</w:t>
      </w:r>
      <w:r w:rsidDel="00000000" w:rsidR="00000000" w:rsidRPr="00000000">
        <w:rPr>
          <w:rtl w:val="0"/>
        </w:rPr>
      </w:r>
    </w:p>
    <w:p w:rsidR="00000000" w:rsidDel="00000000" w:rsidP="00000000" w:rsidRDefault="00000000" w:rsidRPr="00000000" w14:paraId="00000B86">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Scanner</w:t>
      </w:r>
      <w:r w:rsidDel="00000000" w:rsidR="00000000" w:rsidRPr="00000000">
        <w:rPr>
          <w:rtl w:val="0"/>
        </w:rPr>
      </w:r>
    </w:p>
    <w:p w:rsidR="00000000" w:rsidDel="00000000" w:rsidP="00000000" w:rsidRDefault="00000000" w:rsidRPr="00000000" w14:paraId="00000B87">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class from the </w:t>
      </w:r>
      <w:r w:rsidDel="00000000" w:rsidR="00000000" w:rsidRPr="00000000">
        <w:rPr>
          <w:rFonts w:ascii="Courier New" w:cs="Courier New" w:eastAsia="Courier New" w:hAnsi="Courier New"/>
          <w:b w:val="1"/>
          <w:vertAlign w:val="baseline"/>
          <w:rtl w:val="0"/>
        </w:rPr>
        <w:t xml:space="preserve">java.io</w:t>
      </w:r>
      <w:r w:rsidDel="00000000" w:rsidR="00000000" w:rsidRPr="00000000">
        <w:rPr>
          <w:b w:val="1"/>
          <w:vertAlign w:val="baseline"/>
          <w:rtl w:val="0"/>
        </w:rPr>
        <w:t xml:space="preserve"> package can be used to read a file</w:t>
      </w:r>
      <w:r w:rsidDel="00000000" w:rsidR="00000000" w:rsidRPr="00000000">
        <w:rPr>
          <w:rtl w:val="0"/>
        </w:rPr>
      </w:r>
    </w:p>
    <w:p w:rsidR="00000000" w:rsidDel="00000000" w:rsidP="00000000" w:rsidRDefault="00000000" w:rsidRPr="00000000" w14:paraId="00000B88">
      <w:pPr>
        <w:pStyle w:val="Heading4"/>
        <w:numPr>
          <w:ilvl w:val="0"/>
          <w:numId w:val="7"/>
        </w:numPr>
        <w:ind w:left="360" w:hanging="360"/>
        <w:rPr>
          <w:vertAlign w:val="baseline"/>
        </w:rPr>
      </w:pPr>
      <w:r w:rsidDel="00000000" w:rsidR="00000000" w:rsidRPr="00000000">
        <w:rPr>
          <w:b w:val="1"/>
          <w:vertAlign w:val="baseline"/>
          <w:rtl w:val="0"/>
        </w:rPr>
        <w:t xml:space="preserve">When you create a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have it reference a file by wrapping the name of the file inside a </w:t>
      </w:r>
      <w:r w:rsidDel="00000000" w:rsidR="00000000" w:rsidRPr="00000000">
        <w:rPr>
          <w:rFonts w:ascii="Courier New" w:cs="Courier New" w:eastAsia="Courier New" w:hAnsi="Courier New"/>
          <w:b w:val="1"/>
          <w:vertAlign w:val="baseline"/>
          <w:rtl w:val="0"/>
        </w:rPr>
        <w:t xml:space="preserve">FileInputStream</w:t>
      </w:r>
      <w:r w:rsidDel="00000000" w:rsidR="00000000" w:rsidRPr="00000000">
        <w:rPr>
          <w:b w:val="1"/>
          <w:vertAlign w:val="baseline"/>
          <w:rtl w:val="0"/>
        </w:rPr>
        <w:t xml:space="preserve"> object and passing that to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constructor</w:t>
      </w: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FileInputStream fis = new FileInputStream("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poem.txt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fis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8C">
      <w:pPr>
        <w:pStyle w:val="Heading4"/>
        <w:numPr>
          <w:ilvl w:val="0"/>
          <w:numId w:val="7"/>
        </w:numPr>
        <w:ind w:left="360" w:hanging="360"/>
        <w:rPr>
          <w:vertAlign w:val="baseline"/>
        </w:rPr>
      </w:pPr>
      <w:r w:rsidDel="00000000" w:rsidR="00000000" w:rsidRPr="00000000">
        <w:rPr>
          <w:b w:val="1"/>
          <w:vertAlign w:val="baseline"/>
          <w:rtl w:val="0"/>
        </w:rPr>
        <w:t xml:space="preserve">With </w:t>
      </w:r>
      <w:r w:rsidDel="00000000" w:rsidR="00000000" w:rsidRPr="00000000">
        <w:rPr>
          <w:rFonts w:ascii="Courier New" w:cs="Courier New" w:eastAsia="Courier New" w:hAnsi="Courier New"/>
          <w:b w:val="1"/>
          <w:vertAlign w:val="baseline"/>
          <w:rtl w:val="0"/>
        </w:rPr>
        <w:t xml:space="preserve">nextLine()</w:t>
      </w:r>
      <w:r w:rsidDel="00000000" w:rsidR="00000000" w:rsidRPr="00000000">
        <w:rPr>
          <w:b w:val="1"/>
          <w:vertAlign w:val="baseline"/>
          <w:rtl w:val="0"/>
        </w:rPr>
        <w:t xml:space="preserve">, you can read a line of text from the file</w:t>
      </w:r>
      <w:r w:rsidDel="00000000" w:rsidR="00000000" w:rsidRPr="00000000">
        <w:rPr>
          <w:rtl w:val="0"/>
        </w:rPr>
      </w:r>
    </w:p>
    <w:p w:rsidR="00000000" w:rsidDel="00000000" w:rsidP="00000000" w:rsidRDefault="00000000" w:rsidRPr="00000000" w14:paraId="00000B8D">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hasNextLine()</w:t>
      </w:r>
      <w:r w:rsidDel="00000000" w:rsidR="00000000" w:rsidRPr="00000000">
        <w:rPr>
          <w:vertAlign w:val="baseline"/>
          <w:rtl w:val="0"/>
        </w:rPr>
        <w:t xml:space="preserve"> method returns </w:t>
      </w:r>
      <w:r w:rsidDel="00000000" w:rsidR="00000000" w:rsidRPr="00000000">
        <w:rPr>
          <w:rFonts w:ascii="Courier New" w:cs="Courier New" w:eastAsia="Courier New" w:hAnsi="Courier New"/>
          <w:vertAlign w:val="baseline"/>
          <w:rtl w:val="0"/>
        </w:rPr>
        <w:t xml:space="preserve">true</w:t>
      </w:r>
      <w:r w:rsidDel="00000000" w:rsidR="00000000" w:rsidRPr="00000000">
        <w:rPr>
          <w:vertAlign w:val="baseline"/>
          <w:rtl w:val="0"/>
        </w:rPr>
        <w:t xml:space="preserve"> if there are more lines in the file</w:t>
      </w:r>
    </w:p>
    <w:p w:rsidR="00000000" w:rsidDel="00000000" w:rsidP="00000000" w:rsidRDefault="00000000" w:rsidRPr="00000000" w14:paraId="00000B8E">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while(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scanner.hasNextLine()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input = scanner.nextLine();</w:t>
      </w: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System.out.println(input);</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93">
      <w:pPr>
        <w:pStyle w:val="Heading4"/>
        <w:numPr>
          <w:ilvl w:val="0"/>
          <w:numId w:val="7"/>
        </w:numPr>
        <w:ind w:left="360" w:hanging="360"/>
        <w:rPr>
          <w:vertAlign w:val="baseline"/>
        </w:rPr>
      </w:pPr>
      <w:r w:rsidDel="00000000" w:rsidR="00000000" w:rsidRPr="00000000">
        <w:rPr>
          <w:b w:val="1"/>
          <w:vertAlign w:val="baseline"/>
          <w:rtl w:val="0"/>
        </w:rPr>
        <w:t xml:space="preserve">When you are finished with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call its </w:t>
      </w:r>
      <w:r w:rsidDel="00000000" w:rsidR="00000000" w:rsidRPr="00000000">
        <w:rPr>
          <w:rFonts w:ascii="Courier New" w:cs="Courier New" w:eastAsia="Courier New" w:hAnsi="Courier New"/>
          <w:b w:val="1"/>
          <w:vertAlign w:val="baseline"/>
          <w:rtl w:val="0"/>
        </w:rPr>
        <w:t xml:space="preserve">close()</w:t>
      </w:r>
      <w:r w:rsidDel="00000000" w:rsidR="00000000" w:rsidRPr="00000000">
        <w:rPr>
          <w:b w:val="1"/>
          <w:vertAlign w:val="baseline"/>
          <w:rtl w:val="0"/>
        </w:rPr>
        <w:t xml:space="preserve"> method so that it releases resources</w:t>
      </w:r>
      <w:r w:rsidDel="00000000" w:rsidR="00000000" w:rsidRPr="00000000">
        <w:rPr>
          <w:rtl w:val="0"/>
        </w:rPr>
      </w:r>
    </w:p>
    <w:p w:rsidR="00000000" w:rsidDel="00000000" w:rsidP="00000000" w:rsidRDefault="00000000" w:rsidRPr="00000000" w14:paraId="00000B9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scanner.close();    </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1si5id" w:id="152"/>
      <w:bookmarkEnd w:id="152"/>
      <w:r w:rsidDel="00000000" w:rsidR="00000000" w:rsidRPr="00000000">
        <w:rPr>
          <w:rtl w:val="0"/>
        </w:rPr>
      </w:r>
    </w:p>
    <w:p w:rsidR="00000000" w:rsidDel="00000000" w:rsidP="00000000" w:rsidRDefault="00000000" w:rsidRPr="00000000" w14:paraId="00000B97">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Using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to Read a File</w:t>
      </w:r>
      <w:r w:rsidDel="00000000" w:rsidR="00000000" w:rsidRPr="00000000">
        <w:rPr>
          <w:rtl w:val="0"/>
        </w:rPr>
      </w:r>
    </w:p>
    <w:p w:rsidR="00000000" w:rsidDel="00000000" w:rsidP="00000000" w:rsidRDefault="00000000" w:rsidRPr="00000000" w14:paraId="00000B98">
      <w:pPr>
        <w:pStyle w:val="Heading4"/>
        <w:numPr>
          <w:ilvl w:val="0"/>
          <w:numId w:val="7"/>
        </w:numPr>
        <w:ind w:left="360" w:hanging="360"/>
        <w:rPr>
          <w:vertAlign w:val="baseline"/>
        </w:rPr>
      </w:pPr>
      <w:r w:rsidDel="00000000" w:rsidR="00000000" w:rsidRPr="00000000">
        <w:rPr>
          <w:b w:val="1"/>
          <w:vertAlign w:val="baseline"/>
          <w:rtl w:val="0"/>
        </w:rPr>
        <w:t xml:space="preserve">In this example, we use </w:t>
      </w:r>
      <w:r w:rsidDel="00000000" w:rsidR="00000000" w:rsidRPr="00000000">
        <w:rPr>
          <w:rFonts w:ascii="Courier New" w:cs="Courier New" w:eastAsia="Courier New" w:hAnsi="Courier New"/>
          <w:b w:val="1"/>
          <w:vertAlign w:val="baseline"/>
          <w:rtl w:val="0"/>
        </w:rPr>
        <w:t xml:space="preserve">try/catch</w:t>
      </w:r>
      <w:r w:rsidDel="00000000" w:rsidR="00000000" w:rsidRPr="00000000">
        <w:rPr>
          <w:b w:val="1"/>
          <w:vertAlign w:val="baseline"/>
          <w:rtl w:val="0"/>
        </w:rPr>
        <w:t xml:space="preserve"> to handle the exception generated if the file isn't found</w:t>
      </w:r>
      <w:r w:rsidDel="00000000" w:rsidR="00000000" w:rsidRPr="00000000">
        <w:rPr>
          <w:rtl w:val="0"/>
        </w:rPr>
      </w:r>
    </w:p>
    <w:p w:rsidR="00000000" w:rsidDel="00000000" w:rsidP="00000000" w:rsidRDefault="00000000" w:rsidRPr="00000000" w14:paraId="00000B9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We will learn more about </w:t>
      </w:r>
      <w:r w:rsidDel="00000000" w:rsidR="00000000" w:rsidRPr="00000000">
        <w:rPr>
          <w:rFonts w:ascii="Courier New" w:cs="Courier New" w:eastAsia="Courier New" w:hAnsi="Courier New"/>
          <w:vertAlign w:val="baseline"/>
          <w:rtl w:val="0"/>
        </w:rPr>
        <w:t xml:space="preserve">try/catch</w:t>
      </w:r>
      <w:r w:rsidDel="00000000" w:rsidR="00000000" w:rsidRPr="00000000">
        <w:rPr>
          <w:vertAlign w:val="baseline"/>
          <w:rtl w:val="0"/>
        </w:rPr>
        <w:t xml:space="preserve"> later</w:t>
      </w:r>
    </w:p>
    <w:p w:rsidR="00000000" w:rsidDel="00000000" w:rsidP="00000000" w:rsidRDefault="00000000" w:rsidRPr="00000000" w14:paraId="00000B9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java.io.*;</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java.util.Scanner;  </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try  </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FileInputStream object pointing to </w:t>
      </w: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a specific file</w:t>
      </w: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FileInputStream fis = new FileInputStream("poem.txt");    </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Scanner to reference the file to be read</w: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Scanner scanner = new Scanner(fis); </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input;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read until there is no more data</w:t>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while(scanner.hasNextLine()) {    </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input = scanner.nextLine();</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System.out.println(input);</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close the scanner and release the resources  </w:t>
      </w: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scanner.close();    </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catch(IOException e) { </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display stack trace if there was an error </w:t>
      </w: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e.printStackTrace();  </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ls5o66" w:id="153"/>
      <w:bookmarkEnd w:id="153"/>
      <w:r w:rsidDel="00000000" w:rsidR="00000000" w:rsidRPr="00000000">
        <w:rPr>
          <w:rtl w:val="0"/>
        </w:rPr>
      </w:r>
    </w:p>
    <w:p w:rsidR="00000000" w:rsidDel="00000000" w:rsidP="00000000" w:rsidRDefault="00000000" w:rsidRPr="00000000" w14:paraId="00000BB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Using the </w:t>
      </w:r>
      <w:r w:rsidDel="00000000" w:rsidR="00000000" w:rsidRPr="00000000">
        <w:rPr>
          <w:rFonts w:ascii="Courier New" w:cs="Courier New" w:eastAsia="Courier New" w:hAnsi="Courier New"/>
          <w:b w:val="1"/>
          <w:vertAlign w:val="baseline"/>
          <w:rtl w:val="0"/>
        </w:rPr>
        <w:t xml:space="preserve">Scanner</w:t>
      </w:r>
      <w:r w:rsidDel="00000000" w:rsidR="00000000" w:rsidRPr="00000000">
        <w:rPr>
          <w:b w:val="1"/>
          <w:vertAlign w:val="baseline"/>
          <w:rtl w:val="0"/>
        </w:rPr>
        <w:t xml:space="preserve"> to Read a File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poem.txt</w:t>
      </w:r>
      <w:r w:rsidDel="00000000" w:rsidR="00000000" w:rsidRPr="00000000">
        <w:rPr>
          <w:rtl w:val="0"/>
        </w:rPr>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lamb</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lab</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it's fleece was white as snow</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lamb</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lab</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it's fleece was white as snow</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E">
      <w:pPr>
        <w:pStyle w:val="Heading2"/>
        <w:numPr>
          <w:ilvl w:val="1"/>
          <w:numId w:val="9"/>
        </w:numPr>
        <w:ind w:left="0" w:firstLine="0"/>
        <w:rPr>
          <w:vertAlign w:val="baseline"/>
        </w:rPr>
      </w:pPr>
      <w:bookmarkStart w:colFirst="0" w:colLast="0" w:name="_heading=h.20xfydz" w:id="154"/>
      <w:bookmarkEnd w:id="154"/>
      <w:r w:rsidDel="00000000" w:rsidR="00000000" w:rsidRPr="00000000">
        <w:rPr>
          <w:b w:val="0"/>
          <w:vertAlign w:val="baseline"/>
          <w:rtl w:val="0"/>
        </w:rPr>
        <w:br w:type="textWrapping"/>
        <w:br w:type="textWrapping"/>
        <w:br w:type="textWrapping"/>
        <w:br w:type="textWrapping"/>
        <w:t xml:space="preserve">Using </w:t>
      </w:r>
      <w:r w:rsidDel="00000000" w:rsidR="00000000" w:rsidRPr="00000000">
        <w:rPr>
          <w:rFonts w:ascii="Courier New" w:cs="Courier New" w:eastAsia="Courier New" w:hAnsi="Courier New"/>
          <w:b w:val="0"/>
          <w:vertAlign w:val="baseline"/>
          <w:rtl w:val="0"/>
        </w:rPr>
        <w:t xml:space="preserve">BufferedReader</w:t>
      </w:r>
      <w:r w:rsidDel="00000000" w:rsidR="00000000" w:rsidRPr="00000000">
        <w:rPr>
          <w:b w:val="0"/>
          <w:vertAlign w:val="baseline"/>
          <w:rtl w:val="0"/>
        </w:rPr>
        <w:t xml:space="preserve"> and </w:t>
      </w:r>
      <w:r w:rsidDel="00000000" w:rsidR="00000000" w:rsidRPr="00000000">
        <w:rPr>
          <w:rFonts w:ascii="Courier New" w:cs="Courier New" w:eastAsia="Courier New" w:hAnsi="Courier New"/>
          <w:b w:val="0"/>
          <w:vertAlign w:val="baseline"/>
          <w:rtl w:val="0"/>
        </w:rPr>
        <w:t xml:space="preserve">BufferedWriter</w:t>
      </w:r>
      <w:r w:rsidDel="00000000" w:rsidR="00000000" w:rsidRPr="00000000">
        <w:rPr>
          <w:rtl w:val="0"/>
        </w:rPr>
      </w:r>
    </w:p>
    <w:p w:rsidR="00000000" w:rsidDel="00000000" w:rsidP="00000000" w:rsidRDefault="00000000" w:rsidRPr="00000000" w14:paraId="00000BCF">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BufferedReader</w:t>
      </w:r>
      <w:r w:rsidDel="00000000" w:rsidR="00000000" w:rsidRPr="00000000">
        <w:rPr>
          <w:rtl w:val="0"/>
        </w:rPr>
      </w:r>
    </w:p>
    <w:p w:rsidR="00000000" w:rsidDel="00000000" w:rsidP="00000000" w:rsidRDefault="00000000" w:rsidRPr="00000000" w14:paraId="00000BD0">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BufferedReader</w:t>
      </w:r>
      <w:r w:rsidDel="00000000" w:rsidR="00000000" w:rsidRPr="00000000">
        <w:rPr>
          <w:b w:val="1"/>
          <w:vertAlign w:val="baseline"/>
          <w:rtl w:val="0"/>
        </w:rPr>
        <w:t xml:space="preserve"> from the </w:t>
      </w:r>
      <w:r w:rsidDel="00000000" w:rsidR="00000000" w:rsidRPr="00000000">
        <w:rPr>
          <w:rFonts w:ascii="Courier New" w:cs="Courier New" w:eastAsia="Courier New" w:hAnsi="Courier New"/>
          <w:b w:val="1"/>
          <w:vertAlign w:val="baseline"/>
          <w:rtl w:val="0"/>
        </w:rPr>
        <w:t xml:space="preserve">java.io</w:t>
      </w:r>
      <w:r w:rsidDel="00000000" w:rsidR="00000000" w:rsidRPr="00000000">
        <w:rPr>
          <w:b w:val="1"/>
          <w:vertAlign w:val="baseline"/>
          <w:rtl w:val="0"/>
        </w:rPr>
        <w:t xml:space="preserve"> package reads text from a stream of characters</w:t>
      </w:r>
      <w:r w:rsidDel="00000000" w:rsidR="00000000" w:rsidRPr="00000000">
        <w:rPr>
          <w:rtl w:val="0"/>
        </w:rPr>
      </w:r>
    </w:p>
    <w:p w:rsidR="00000000" w:rsidDel="00000000" w:rsidP="00000000" w:rsidRDefault="00000000" w:rsidRPr="00000000" w14:paraId="00000BD1">
      <w:pPr>
        <w:pStyle w:val="Heading4"/>
        <w:numPr>
          <w:ilvl w:val="0"/>
          <w:numId w:val="7"/>
        </w:numPr>
        <w:ind w:left="360" w:hanging="360"/>
        <w:rPr>
          <w:vertAlign w:val="baseline"/>
        </w:rPr>
      </w:pPr>
      <w:r w:rsidDel="00000000" w:rsidR="00000000" w:rsidRPr="00000000">
        <w:rPr>
          <w:b w:val="1"/>
          <w:vertAlign w:val="baseline"/>
          <w:rtl w:val="0"/>
        </w:rPr>
        <w:t xml:space="preserve">It provides buffering to make the process very efficient</w:t>
      </w:r>
      <w:r w:rsidDel="00000000" w:rsidR="00000000" w:rsidRPr="00000000">
        <w:rPr>
          <w:rtl w:val="0"/>
        </w:rPr>
      </w:r>
    </w:p>
    <w:p w:rsidR="00000000" w:rsidDel="00000000" w:rsidP="00000000" w:rsidRDefault="00000000" w:rsidRPr="00000000" w14:paraId="00000BD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To do this, it reads blocks of characters from the stream and stores them in a buffer while waiting to be read</w:t>
      </w:r>
    </w:p>
    <w:p w:rsidR="00000000" w:rsidDel="00000000" w:rsidP="00000000" w:rsidRDefault="00000000" w:rsidRPr="00000000" w14:paraId="00000BD3">
      <w:pPr>
        <w:pStyle w:val="Heading4"/>
        <w:numPr>
          <w:ilvl w:val="0"/>
          <w:numId w:val="7"/>
        </w:numPr>
        <w:ind w:left="360" w:hanging="360"/>
        <w:rPr>
          <w:vertAlign w:val="baseline"/>
        </w:rPr>
      </w:pPr>
      <w:r w:rsidDel="00000000" w:rsidR="00000000" w:rsidRPr="00000000">
        <w:rPr>
          <w:b w:val="1"/>
          <w:vertAlign w:val="baseline"/>
          <w:rtl w:val="0"/>
        </w:rPr>
        <w:t xml:space="preserve">To create a </w:t>
      </w:r>
      <w:r w:rsidDel="00000000" w:rsidR="00000000" w:rsidRPr="00000000">
        <w:rPr>
          <w:rFonts w:ascii="Courier New" w:cs="Courier New" w:eastAsia="Courier New" w:hAnsi="Courier New"/>
          <w:b w:val="1"/>
          <w:vertAlign w:val="baseline"/>
          <w:rtl w:val="0"/>
        </w:rPr>
        <w:t xml:space="preserve">BufferedReader</w:t>
      </w:r>
      <w:r w:rsidDel="00000000" w:rsidR="00000000" w:rsidRPr="00000000">
        <w:rPr>
          <w:b w:val="1"/>
          <w:vertAlign w:val="baseline"/>
          <w:rtl w:val="0"/>
        </w:rPr>
        <w:t xml:space="preserve">, pass a </w:t>
      </w:r>
      <w:r w:rsidDel="00000000" w:rsidR="00000000" w:rsidRPr="00000000">
        <w:rPr>
          <w:rFonts w:ascii="Courier New" w:cs="Courier New" w:eastAsia="Courier New" w:hAnsi="Courier New"/>
          <w:b w:val="1"/>
          <w:vertAlign w:val="baseline"/>
          <w:rtl w:val="0"/>
        </w:rPr>
        <w:t xml:space="preserve">FileReader</w:t>
      </w:r>
      <w:r w:rsidDel="00000000" w:rsidR="00000000" w:rsidRPr="00000000">
        <w:rPr>
          <w:b w:val="1"/>
          <w:vertAlign w:val="baseline"/>
          <w:rtl w:val="0"/>
        </w:rPr>
        <w:t xml:space="preserve"> to its constructor</w:t>
      </w: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FileReader fileReader = new FileReader("poem.txt");</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BufferedReader bufReader = new BufferedReader(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fileReader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D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can do it in one step if you want to</w:t>
      </w:r>
    </w:p>
    <w:p w:rsidR="00000000" w:rsidDel="00000000" w:rsidP="00000000" w:rsidRDefault="00000000" w:rsidRPr="00000000" w14:paraId="00000BD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BufferedReader bufReader = </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BufferedReader(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new FileReader("poem.txt")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BDB">
      <w:pPr>
        <w:pStyle w:val="Heading4"/>
        <w:numPr>
          <w:ilvl w:val="0"/>
          <w:numId w:val="7"/>
        </w:numPr>
        <w:ind w:left="360" w:hanging="360"/>
        <w:rPr>
          <w:vertAlign w:val="baseline"/>
        </w:rPr>
      </w:pPr>
      <w:r w:rsidDel="00000000" w:rsidR="00000000" w:rsidRPr="00000000">
        <w:rPr>
          <w:b w:val="1"/>
          <w:vertAlign w:val="baseline"/>
          <w:rtl w:val="0"/>
        </w:rPr>
        <w:t xml:space="preserve">Use </w:t>
      </w:r>
      <w:r w:rsidDel="00000000" w:rsidR="00000000" w:rsidRPr="00000000">
        <w:rPr>
          <w:rFonts w:ascii="Courier New" w:cs="Courier New" w:eastAsia="Courier New" w:hAnsi="Courier New"/>
          <w:b w:val="1"/>
          <w:vertAlign w:val="baseline"/>
          <w:rtl w:val="0"/>
        </w:rPr>
        <w:t xml:space="preserve">readLine()</w:t>
      </w:r>
      <w:r w:rsidDel="00000000" w:rsidR="00000000" w:rsidRPr="00000000">
        <w:rPr>
          <w:b w:val="1"/>
          <w:vertAlign w:val="baseline"/>
          <w:rtl w:val="0"/>
        </w:rPr>
        <w:t xml:space="preserve">to read a line of text from the file</w:t>
      </w:r>
      <w:r w:rsidDel="00000000" w:rsidR="00000000" w:rsidRPr="00000000">
        <w:rPr>
          <w:rtl w:val="0"/>
        </w:rPr>
      </w:r>
    </w:p>
    <w:p w:rsidR="00000000" w:rsidDel="00000000" w:rsidP="00000000" w:rsidRDefault="00000000" w:rsidRPr="00000000" w14:paraId="00000BD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line must have a </w:t>
      </w:r>
      <w:r w:rsidDel="00000000" w:rsidR="00000000" w:rsidRPr="00000000">
        <w:rPr>
          <w:rFonts w:ascii="Courier New" w:cs="Courier New" w:eastAsia="Courier New" w:hAnsi="Courier New"/>
          <w:vertAlign w:val="baseline"/>
          <w:rtl w:val="0"/>
        </w:rPr>
        <w:t xml:space="preserve">\n</w:t>
      </w:r>
      <w:r w:rsidDel="00000000" w:rsidR="00000000" w:rsidRPr="00000000">
        <w:rPr>
          <w:vertAlign w:val="baseline"/>
          <w:rtl w:val="0"/>
        </w:rPr>
        <w:t xml:space="preserve"> or </w:t>
      </w:r>
      <w:r w:rsidDel="00000000" w:rsidR="00000000" w:rsidRPr="00000000">
        <w:rPr>
          <w:rFonts w:ascii="Courier New" w:cs="Courier New" w:eastAsia="Courier New" w:hAnsi="Courier New"/>
          <w:vertAlign w:val="baseline"/>
          <w:rtl w:val="0"/>
        </w:rPr>
        <w:t xml:space="preserve">\r</w:t>
      </w:r>
      <w:r w:rsidDel="00000000" w:rsidR="00000000" w:rsidRPr="00000000">
        <w:rPr>
          <w:vertAlign w:val="baseline"/>
          <w:rtl w:val="0"/>
        </w:rPr>
        <w:t xml:space="preserve"> at the end of it</w:t>
      </w:r>
    </w:p>
    <w:p w:rsidR="00000000" w:rsidDel="00000000" w:rsidP="00000000" w:rsidRDefault="00000000" w:rsidRPr="00000000" w14:paraId="00000BD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kx3h1s" w:id="155"/>
      <w:bookmarkEnd w:id="155"/>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String input = bufReader.readLine();</w:t>
      </w:r>
    </w:p>
    <w:p w:rsidR="00000000" w:rsidDel="00000000" w:rsidP="00000000" w:rsidRDefault="00000000" w:rsidRPr="00000000" w14:paraId="00000BDF">
      <w:pPr>
        <w:pStyle w:val="Heading3"/>
        <w:tabs>
          <w:tab w:val="left" w:leader="none" w:pos="360"/>
          <w:tab w:val="left" w:leader="none" w:pos="720"/>
          <w:tab w:val="left" w:leader="none" w:pos="1080"/>
        </w:tabs>
        <w:rPr>
          <w:vertAlign w:val="baseline"/>
        </w:rPr>
      </w:pPr>
      <w:r w:rsidDel="00000000" w:rsidR="00000000" w:rsidRPr="00000000">
        <w:rPr>
          <w:rFonts w:ascii="Courier New" w:cs="Courier New" w:eastAsia="Courier New" w:hAnsi="Courier New"/>
          <w:b w:val="1"/>
          <w:vertAlign w:val="baseline"/>
          <w:rtl w:val="0"/>
        </w:rPr>
        <w:t xml:space="preserve">BufferedReader</w:t>
      </w:r>
      <w:r w:rsidDel="00000000" w:rsidR="00000000" w:rsidRPr="00000000">
        <w:rPr>
          <w:b w:val="1"/>
          <w:vertAlign w:val="baseline"/>
          <w:rtl w:val="0"/>
        </w:rPr>
        <w:t xml:space="preserv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BE0">
      <w:pPr>
        <w:pStyle w:val="Heading4"/>
        <w:numPr>
          <w:ilvl w:val="0"/>
          <w:numId w:val="7"/>
        </w:numPr>
        <w:ind w:left="360" w:hanging="360"/>
        <w:rPr>
          <w:vertAlign w:val="baseline"/>
        </w:rPr>
      </w:pPr>
      <w:r w:rsidDel="00000000" w:rsidR="00000000" w:rsidRPr="00000000">
        <w:rPr>
          <w:b w:val="1"/>
          <w:vertAlign w:val="baseline"/>
          <w:rtl w:val="0"/>
        </w:rPr>
        <w:t xml:space="preserve">When you reach the end-of-file, </w:t>
      </w:r>
      <w:r w:rsidDel="00000000" w:rsidR="00000000" w:rsidRPr="00000000">
        <w:rPr>
          <w:rFonts w:ascii="Courier New" w:cs="Courier New" w:eastAsia="Courier New" w:hAnsi="Courier New"/>
          <w:b w:val="1"/>
          <w:vertAlign w:val="baseline"/>
          <w:rtl w:val="0"/>
        </w:rPr>
        <w:t xml:space="preserve">readLine()</w:t>
      </w:r>
      <w:r w:rsidDel="00000000" w:rsidR="00000000" w:rsidRPr="00000000">
        <w:rPr>
          <w:b w:val="1"/>
          <w:vertAlign w:val="baseline"/>
          <w:rtl w:val="0"/>
        </w:rPr>
        <w:t xml:space="preserve">returns </w:t>
      </w:r>
      <w:r w:rsidDel="00000000" w:rsidR="00000000" w:rsidRPr="00000000">
        <w:rPr>
          <w:rFonts w:ascii="Courier New" w:cs="Courier New" w:eastAsia="Courier New" w:hAnsi="Courier New"/>
          <w:b w:val="1"/>
          <w:vertAlign w:val="baseline"/>
          <w:rtl w:val="0"/>
        </w:rPr>
        <w:t xml:space="preserve">null</w:t>
      </w:r>
      <w:r w:rsidDel="00000000" w:rsidR="00000000" w:rsidRPr="00000000">
        <w:rPr>
          <w:rtl w:val="0"/>
        </w:rPr>
      </w:r>
    </w:p>
    <w:p w:rsidR="00000000" w:rsidDel="00000000" w:rsidP="00000000" w:rsidRDefault="00000000" w:rsidRPr="00000000" w14:paraId="00000BE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means you can create a </w:t>
      </w:r>
      <w:r w:rsidDel="00000000" w:rsidR="00000000" w:rsidRPr="00000000">
        <w:rPr>
          <w:rFonts w:ascii="Courier New" w:cs="Courier New" w:eastAsia="Courier New" w:hAnsi="Courier New"/>
          <w:vertAlign w:val="baseline"/>
          <w:rtl w:val="0"/>
        </w:rPr>
        <w:t xml:space="preserve">while</w:t>
      </w:r>
      <w:r w:rsidDel="00000000" w:rsidR="00000000" w:rsidRPr="00000000">
        <w:rPr>
          <w:vertAlign w:val="baseline"/>
          <w:rtl w:val="0"/>
        </w:rPr>
        <w:t xml:space="preserve"> loop to read until end-of-file</w:t>
      </w:r>
    </w:p>
    <w:p w:rsidR="00000000" w:rsidDel="00000000" w:rsidP="00000000" w:rsidRDefault="00000000" w:rsidRPr="00000000" w14:paraId="00000BE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while(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input = bufReader.readLine()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null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System.out.println(input);</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E6">
      <w:pPr>
        <w:pStyle w:val="Heading4"/>
        <w:numPr>
          <w:ilvl w:val="0"/>
          <w:numId w:val="7"/>
        </w:numPr>
        <w:ind w:left="360" w:hanging="360"/>
        <w:rPr>
          <w:vertAlign w:val="baseline"/>
        </w:rPr>
      </w:pPr>
      <w:r w:rsidDel="00000000" w:rsidR="00000000" w:rsidRPr="00000000">
        <w:rPr>
          <w:b w:val="1"/>
          <w:vertAlign w:val="baseline"/>
          <w:rtl w:val="0"/>
        </w:rPr>
        <w:t xml:space="preserve">When you finish reading the file, you must call </w:t>
      </w:r>
      <w:r w:rsidDel="00000000" w:rsidR="00000000" w:rsidRPr="00000000">
        <w:rPr>
          <w:rFonts w:ascii="Courier New" w:cs="Courier New" w:eastAsia="Courier New" w:hAnsi="Courier New"/>
          <w:b w:val="1"/>
          <w:vertAlign w:val="baseline"/>
          <w:rtl w:val="0"/>
        </w:rPr>
        <w:t xml:space="preserve">close()</w:t>
      </w:r>
      <w:r w:rsidDel="00000000" w:rsidR="00000000" w:rsidRPr="00000000">
        <w:rPr>
          <w:b w:val="1"/>
          <w:vertAlign w:val="baseline"/>
          <w:rtl w:val="0"/>
        </w:rPr>
        <w:t xml:space="preserve">  to release the system resources being used</w:t>
      </w: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bufReader.close();   </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02dr9l" w:id="156"/>
      <w:bookmarkEnd w:id="156"/>
      <w:r w:rsidDel="00000000" w:rsidR="00000000" w:rsidRPr="00000000">
        <w:rPr>
          <w:rtl w:val="0"/>
        </w:rPr>
      </w:r>
    </w:p>
    <w:p w:rsidR="00000000" w:rsidDel="00000000" w:rsidP="00000000" w:rsidRDefault="00000000" w:rsidRPr="00000000" w14:paraId="00000BEA">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Reading a File with </w:t>
      </w:r>
      <w:r w:rsidDel="00000000" w:rsidR="00000000" w:rsidRPr="00000000">
        <w:rPr>
          <w:rFonts w:ascii="Courier New" w:cs="Courier New" w:eastAsia="Courier New" w:hAnsi="Courier New"/>
          <w:b w:val="1"/>
          <w:vertAlign w:val="baseline"/>
          <w:rtl w:val="0"/>
        </w:rPr>
        <w:t xml:space="preserve">BufferedReader</w:t>
      </w: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java.io.*;  </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try  </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FileReader object connected to the File</w:t>
      </w: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FileReader fileReader = new FileReader("poem.txt");   </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BufferedReader to manage input stream</w:t>
      </w: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BufferedReader bufReader = </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BufferedReader(fileReader); </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input;  </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read until there is no more data</w:t>
      </w:r>
      <w:r w:rsidDel="00000000" w:rsidR="00000000" w:rsidRPr="00000000">
        <w:rPr>
          <w:rtl w:val="0"/>
        </w:rPr>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while((input = bufReader.readLine()) != null) { </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System.out.println(input);</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close the stream and release the resources  </w:t>
      </w: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bufReader.close();    </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catch(IOException e) { </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display stack trace if there was an error </w:t>
      </w: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e.printStackTrace();  </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poem.txt</w:t>
      </w: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lamb</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lab</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it's fleece was white as snow</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f7o1he" w:id="157"/>
      <w:bookmarkEnd w:id="157"/>
      <w:r w:rsidDel="00000000" w:rsidR="00000000" w:rsidRPr="00000000">
        <w:rPr>
          <w:rtl w:val="0"/>
        </w:rPr>
      </w:r>
    </w:p>
    <w:p w:rsidR="00000000" w:rsidDel="00000000" w:rsidP="00000000" w:rsidRDefault="00000000" w:rsidRPr="00000000" w14:paraId="00000C1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Reading a File with </w:t>
      </w:r>
      <w:r w:rsidDel="00000000" w:rsidR="00000000" w:rsidRPr="00000000">
        <w:rPr>
          <w:rFonts w:ascii="Courier New" w:cs="Courier New" w:eastAsia="Courier New" w:hAnsi="Courier New"/>
          <w:b w:val="1"/>
          <w:vertAlign w:val="baseline"/>
          <w:rtl w:val="0"/>
        </w:rPr>
        <w:t xml:space="preserve">BufferedReader</w:t>
      </w:r>
      <w:r w:rsidDel="00000000" w:rsidR="00000000" w:rsidRPr="00000000">
        <w:rPr>
          <w:b w:val="1"/>
          <w:vertAlign w:val="baseline"/>
          <w:rtl w:val="0"/>
        </w:rPr>
        <w:t xml:space="preserv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lamb</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little lamb</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Mary had a little lab</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it's fleece was white as snow</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z7bk57" w:id="158"/>
      <w:bookmarkEnd w:id="158"/>
      <w:r w:rsidDel="00000000" w:rsidR="00000000" w:rsidRPr="00000000">
        <w:rPr>
          <w:rtl w:val="0"/>
        </w:rPr>
      </w:r>
    </w:p>
    <w:p w:rsidR="00000000" w:rsidDel="00000000" w:rsidP="00000000" w:rsidRDefault="00000000" w:rsidRPr="00000000" w14:paraId="00000C1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Mod07</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Mod07</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Java application read employee data from a file and generates pay information.  You can reads the file using either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Scanner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or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BufferedReader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 file will contain several lines of employee data in the form:</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id|name|hours-worked|pay-rate</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For example:</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10|</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sz w:val="25"/>
          <w:szCs w:val="25"/>
          <w:rtl w:val="0"/>
        </w:rPr>
        <w:t xml:space="preserve">sahgal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|52.5|12.50</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20|Ezra Aiden|17|16.75</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30|Brittany Thibbs|40|16.50</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40|Zephaniah Hughes|2|10.0</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To being with, create an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Employee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 as described below:</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Private data members (attributes):</w:t>
      </w:r>
    </w:p>
    <w:p w:rsidR="00000000" w:rsidDel="00000000" w:rsidP="00000000" w:rsidRDefault="00000000" w:rsidRPr="00000000" w14:paraId="00000C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employeeId</w:t>
      </w:r>
    </w:p>
    <w:p w:rsidR="00000000" w:rsidDel="00000000" w:rsidP="00000000" w:rsidRDefault="00000000" w:rsidRPr="00000000" w14:paraId="00000C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C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hoursWorked</w:t>
      </w:r>
    </w:p>
    <w:p w:rsidR="00000000" w:rsidDel="00000000" w:rsidP="00000000" w:rsidRDefault="00000000" w:rsidRPr="00000000" w14:paraId="00000C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payRate</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Methods:</w:t>
      </w:r>
    </w:p>
    <w:p w:rsidR="00000000" w:rsidDel="00000000" w:rsidP="00000000" w:rsidRDefault="00000000" w:rsidRPr="00000000" w14:paraId="00000C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parameterized constructor</w:t>
      </w:r>
    </w:p>
    <w:p w:rsidR="00000000" w:rsidDel="00000000" w:rsidP="00000000" w:rsidRDefault="00000000" w:rsidRPr="00000000" w14:paraId="00000C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getEmployeeId() </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and get/set for other attributes</w:t>
      </w:r>
    </w:p>
    <w:p w:rsidR="00000000" w:rsidDel="00000000" w:rsidP="00000000" w:rsidRDefault="00000000" w:rsidRPr="00000000" w14:paraId="00000C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getGrossPay() </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that calculates and returns that employye's gross pay based on their hours worked and pay rate</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To make the main program work, you will need to:</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Read a line of text in</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bookmarkStart w:colFirst="0" w:colLast="0" w:name="_heading=h.2eclud0" w:id="159"/>
      <w:bookmarkEnd w:id="159"/>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Split it into individual fields using the | character as the delimiter</w:t>
      </w:r>
    </w:p>
    <w:p w:rsidR="00000000" w:rsidDel="00000000" w:rsidP="00000000" w:rsidRDefault="00000000" w:rsidRPr="00000000" w14:paraId="00000C3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the data from the tokens array into variables that match the data and then use that to create an employee object</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Display the employee using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printf</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by calling the employee's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getEmployeeId()</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getName()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getGrossPay()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methods</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Repeat for each line in the input file</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do NOT need an array to hold the employees.</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3C">
      <w:pPr>
        <w:pStyle w:val="Heading2"/>
        <w:numPr>
          <w:ilvl w:val="1"/>
          <w:numId w:val="9"/>
        </w:numPr>
        <w:ind w:left="0" w:firstLine="0"/>
        <w:rPr>
          <w:vertAlign w:val="baseline"/>
        </w:rPr>
      </w:pPr>
      <w:bookmarkStart w:colFirst="0" w:colLast="0" w:name="_heading=h.thw4kt" w:id="160"/>
      <w:bookmarkEnd w:id="160"/>
      <w:r w:rsidDel="00000000" w:rsidR="00000000" w:rsidRPr="00000000">
        <w:rPr>
          <w:b w:val="0"/>
          <w:vertAlign w:val="baseline"/>
          <w:rtl w:val="0"/>
        </w:rPr>
        <w:br w:type="textWrapping"/>
        <w:br w:type="textWrapping"/>
        <w:br w:type="textWrapping"/>
        <w:br w:type="textWrapping"/>
        <w:t xml:space="preserve">Writing to Files</w:t>
      </w:r>
      <w:r w:rsidDel="00000000" w:rsidR="00000000" w:rsidRPr="00000000">
        <w:rPr>
          <w:rtl w:val="0"/>
        </w:rPr>
      </w:r>
    </w:p>
    <w:p w:rsidR="00000000" w:rsidDel="00000000" w:rsidP="00000000" w:rsidRDefault="00000000" w:rsidRPr="00000000" w14:paraId="00000C3D">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FileWriter</w:t>
      </w:r>
      <w:r w:rsidDel="00000000" w:rsidR="00000000" w:rsidRPr="00000000">
        <w:rPr>
          <w:rtl w:val="0"/>
        </w:rPr>
      </w:r>
    </w:p>
    <w:p w:rsidR="00000000" w:rsidDel="00000000" w:rsidP="00000000" w:rsidRDefault="00000000" w:rsidRPr="00000000" w14:paraId="00000C3E">
      <w:pPr>
        <w:pStyle w:val="Heading4"/>
        <w:numPr>
          <w:ilvl w:val="0"/>
          <w:numId w:val="7"/>
        </w:numPr>
        <w:ind w:left="360" w:hanging="360"/>
        <w:rPr>
          <w:vertAlign w:val="baseline"/>
        </w:rPr>
      </w:pPr>
      <w:r w:rsidDel="00000000" w:rsidR="00000000" w:rsidRPr="00000000">
        <w:rPr>
          <w:b w:val="1"/>
          <w:vertAlign w:val="baseline"/>
          <w:rtl w:val="0"/>
        </w:rPr>
        <w:t xml:space="preserve">The FileWriter class is used to write streams of characters to a file</w:t>
      </w:r>
      <w:r w:rsidDel="00000000" w:rsidR="00000000" w:rsidRPr="00000000">
        <w:rPr>
          <w:rtl w:val="0"/>
        </w:rPr>
      </w:r>
    </w:p>
    <w:p w:rsidR="00000000" w:rsidDel="00000000" w:rsidP="00000000" w:rsidRDefault="00000000" w:rsidRPr="00000000" w14:paraId="00000C3F">
      <w:pPr>
        <w:pStyle w:val="Heading4"/>
        <w:numPr>
          <w:ilvl w:val="0"/>
          <w:numId w:val="7"/>
        </w:numPr>
        <w:ind w:left="360" w:hanging="360"/>
        <w:rPr>
          <w:vertAlign w:val="baseline"/>
        </w:rPr>
      </w:pPr>
      <w:r w:rsidDel="00000000" w:rsidR="00000000" w:rsidRPr="00000000">
        <w:rPr>
          <w:b w:val="1"/>
          <w:vertAlign w:val="baseline"/>
          <w:rtl w:val="0"/>
        </w:rPr>
        <w:t xml:space="preserve">When you instantiate it, pass it the name of the file that it will create</w:t>
      </w:r>
      <w:r w:rsidDel="00000000" w:rsidR="00000000" w:rsidRPr="00000000">
        <w:rPr>
          <w:rtl w:val="0"/>
        </w:rPr>
      </w:r>
    </w:p>
    <w:p w:rsidR="00000000" w:rsidDel="00000000" w:rsidP="00000000" w:rsidRDefault="00000000" w:rsidRPr="00000000" w14:paraId="00000C4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you pass true as the second argument, it will append to an existing file rather than create a file or overwrite it if it exists</w:t>
      </w:r>
    </w:p>
    <w:p w:rsidR="00000000" w:rsidDel="00000000" w:rsidP="00000000" w:rsidRDefault="00000000" w:rsidRPr="00000000" w14:paraId="00000C4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java.io.*;   </w:t>
      </w: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WriterApp1 {</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try {</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open the file</w:t>
      </w: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FileWriter writer = new FileWriter("skills.txt");</w:t>
      </w: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write to the file</w:t>
      </w:r>
      <w:r w:rsidDel="00000000" w:rsidR="00000000" w:rsidRPr="00000000">
        <w:rPr>
          <w:rtl w:val="0"/>
        </w:rPr>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writer.write("Skills:\n");</w:t>
      </w: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writer.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write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("Git, HTML, CSS, Bootstrap\n");</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writer.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write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"JavaScript/ES6, jQuery, REST API, Node.js, Express\n");</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writer.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write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("Angular\n");</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writer.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write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("Java");</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close the file when you are finished using it</w:t>
      </w:r>
      <w:r w:rsidDel="00000000" w:rsidR="00000000" w:rsidRPr="00000000">
        <w:rPr>
          <w:rtl w:val="0"/>
        </w:rPr>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writer.</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close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catch (IOException e) {</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"ERROR:  An unexpected error occurred");</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e.printStackTrace();</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dhjn8m" w:id="161"/>
      <w:bookmarkEnd w:id="161"/>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5E">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BufferedWriter</w:t>
      </w:r>
      <w:r w:rsidDel="00000000" w:rsidR="00000000" w:rsidRPr="00000000">
        <w:rPr>
          <w:rtl w:val="0"/>
        </w:rPr>
      </w:r>
    </w:p>
    <w:p w:rsidR="00000000" w:rsidDel="00000000" w:rsidP="00000000" w:rsidRDefault="00000000" w:rsidRPr="00000000" w14:paraId="00000C5F">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BufferedWriter</w:t>
      </w:r>
      <w:r w:rsidDel="00000000" w:rsidR="00000000" w:rsidRPr="00000000">
        <w:rPr>
          <w:b w:val="1"/>
          <w:vertAlign w:val="baseline"/>
          <w:rtl w:val="0"/>
        </w:rPr>
        <w:t xml:space="preserve"> writes text efficiently to a file</w:t>
      </w:r>
      <w:r w:rsidDel="00000000" w:rsidR="00000000" w:rsidRPr="00000000">
        <w:rPr>
          <w:rtl w:val="0"/>
        </w:rPr>
      </w:r>
    </w:p>
    <w:p w:rsidR="00000000" w:rsidDel="00000000" w:rsidP="00000000" w:rsidRDefault="00000000" w:rsidRPr="00000000" w14:paraId="00000C6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It writes to an 8K buffer and only writes the buffer to the file when the buffer is full</w:t>
      </w:r>
    </w:p>
    <w:p w:rsidR="00000000" w:rsidDel="00000000" w:rsidP="00000000" w:rsidRDefault="00000000" w:rsidRPr="00000000" w14:paraId="00000C6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java.io.*;</w:t>
      </w: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WriterApp2 {</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try {</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FileWriter</w:t>
      </w:r>
      <w:r w:rsidDel="00000000" w:rsidR="00000000" w:rsidRPr="00000000">
        <w:rPr>
          <w:rtl w:val="0"/>
        </w:rPr>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FileWriter fileWriter = new FileWriter("text.txt");</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create a BufferedWriter</w:t>
      </w:r>
      <w:r w:rsidDel="00000000" w:rsidR="00000000" w:rsidRPr="00000000">
        <w:rPr>
          <w:rtl w:val="0"/>
        </w:rPr>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BufferedWriter bufWriter = </w:t>
      </w: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new BufferedWriter(fileWriter);</w:t>
      </w: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write to the file</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text;</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for(int i = 1; i &lt;= 10; i++) {</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text = String.format("Counting %d\n", i);</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bufWriter.write(text);</w:t>
      </w: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close the writer</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bufWriter.close();</w:t>
      </w:r>
      <w:r w:rsidDel="00000000" w:rsidR="00000000" w:rsidRPr="00000000">
        <w:rPr>
          <w:rtl w:val="0"/>
        </w:rPr>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catch (IOException e) {</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"ERROR:  An unexpected error occurred");</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e.getStackTrace();</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smtxgf" w:id="162"/>
      <w:bookmarkEnd w:id="162"/>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81">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Mod07</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(Optional) EXERCISE 1</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Continue working in the file-based employee payroll program.</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Instead of displaying your payroll report to the screen, write it to a file.  The name of the file to write to should be passed in on the command line.  It will arrive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main()</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in the args parameter.</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When your program finishes running, view the output in Notepad.</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Instead of writing the pay data to the file as formatted text, write it as JSON data.  For example:</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"id": 111, "name" : "Cameron Tay", "grossPay" : 3277.65 },</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"id": 222, "name" : "James Tee", "grossPay" : 2150.00 }</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C8E">
      <w:pPr>
        <w:pStyle w:val="Heading4"/>
        <w:ind w:left="360" w:hanging="360"/>
        <w:rPr>
          <w:vertAlign w:val="baseline"/>
        </w:rPr>
      </w:pPr>
      <w:r w:rsidDel="00000000" w:rsidR="00000000" w:rsidRPr="00000000">
        <w:rPr>
          <w:rtl w:val="0"/>
        </w:rPr>
      </w:r>
    </w:p>
    <w:p w:rsidR="00000000" w:rsidDel="00000000" w:rsidP="00000000" w:rsidRDefault="00000000" w:rsidRPr="00000000" w14:paraId="00000C8F">
      <w:pPr>
        <w:pStyle w:val="Heading1"/>
        <w:numPr>
          <w:ilvl w:val="0"/>
          <w:numId w:val="9"/>
        </w:numPr>
        <w:ind w:left="0" w:firstLine="0"/>
        <w:rPr>
          <w:vertAlign w:val="baseline"/>
        </w:rPr>
      </w:pPr>
      <w:bookmarkStart w:colFirst="0" w:colLast="0" w:name="_heading=h.4cmhg48" w:id="163"/>
      <w:bookmarkEnd w:id="163"/>
      <w:r w:rsidDel="00000000" w:rsidR="00000000" w:rsidRPr="00000000">
        <w:rPr>
          <w:b w:val="1"/>
          <w:vertAlign w:val="baseline"/>
          <w:rtl w:val="0"/>
        </w:rPr>
        <w:br w:type="textWrapping"/>
        <w:br w:type="textWrapping"/>
        <w:br w:type="textWrapping"/>
        <w:br w:type="textWrapping"/>
        <w:t xml:space="preserve">Collections</w:t>
      </w:r>
      <w:r w:rsidDel="00000000" w:rsidR="00000000" w:rsidRPr="00000000">
        <w:rPr>
          <w:rtl w:val="0"/>
        </w:rPr>
      </w:r>
    </w:p>
    <w:p w:rsidR="00000000" w:rsidDel="00000000" w:rsidP="00000000" w:rsidRDefault="00000000" w:rsidRPr="00000000" w14:paraId="00000C90">
      <w:pPr>
        <w:pStyle w:val="Heading2"/>
        <w:numPr>
          <w:ilvl w:val="1"/>
          <w:numId w:val="9"/>
        </w:numPr>
        <w:ind w:left="0" w:firstLine="0"/>
        <w:rPr>
          <w:vertAlign w:val="baseline"/>
        </w:rPr>
      </w:pPr>
      <w:bookmarkStart w:colFirst="0" w:colLast="0" w:name="_heading=h.2rrrqc1" w:id="164"/>
      <w:bookmarkEnd w:id="164"/>
      <w:r w:rsidDel="00000000" w:rsidR="00000000" w:rsidRPr="00000000">
        <w:rPr>
          <w:b w:val="0"/>
          <w:vertAlign w:val="baseline"/>
          <w:rtl w:val="0"/>
        </w:rPr>
        <w:br w:type="textWrapping"/>
        <w:br w:type="textWrapping"/>
        <w:br w:type="textWrapping"/>
        <w:br w:type="textWrapping"/>
        <w:t xml:space="preserve">Collections</w:t>
      </w:r>
      <w:r w:rsidDel="00000000" w:rsidR="00000000" w:rsidRPr="00000000">
        <w:rPr>
          <w:rtl w:val="0"/>
        </w:rPr>
      </w:r>
    </w:p>
    <w:p w:rsidR="00000000" w:rsidDel="00000000" w:rsidP="00000000" w:rsidRDefault="00000000" w:rsidRPr="00000000" w14:paraId="00000C91">
      <w:pPr>
        <w:pStyle w:val="Heading3"/>
        <w:tabs>
          <w:tab w:val="left" w:leader="none" w:pos="360"/>
          <w:tab w:val="left" w:leader="none" w:pos="720"/>
          <w:tab w:val="left" w:leader="none" w:pos="1080"/>
        </w:tabs>
        <w:rPr>
          <w:vertAlign w:val="baseline"/>
        </w:rPr>
      </w:pPr>
      <w:bookmarkStart w:colFirst="0" w:colLast="0" w:name="_heading=h.16x20ju" w:id="165"/>
      <w:bookmarkEnd w:id="165"/>
      <w:r w:rsidDel="00000000" w:rsidR="00000000" w:rsidRPr="00000000">
        <w:rPr>
          <w:b w:val="1"/>
          <w:vertAlign w:val="baseline"/>
          <w:rtl w:val="0"/>
        </w:rPr>
        <w:t xml:space="preserve">Collections</w:t>
      </w:r>
      <w:r w:rsidDel="00000000" w:rsidR="00000000" w:rsidRPr="00000000">
        <w:rPr>
          <w:rtl w:val="0"/>
        </w:rPr>
      </w:r>
    </w:p>
    <w:p w:rsidR="00000000" w:rsidDel="00000000" w:rsidP="00000000" w:rsidRDefault="00000000" w:rsidRPr="00000000" w14:paraId="00000C92">
      <w:pPr>
        <w:pStyle w:val="Heading4"/>
        <w:numPr>
          <w:ilvl w:val="0"/>
          <w:numId w:val="7"/>
        </w:numPr>
        <w:ind w:left="360" w:hanging="360"/>
        <w:rPr>
          <w:sz w:val="24"/>
          <w:szCs w:val="24"/>
          <w:vertAlign w:val="baseline"/>
        </w:rPr>
      </w:pPr>
      <w:r w:rsidDel="00000000" w:rsidR="00000000" w:rsidRPr="00000000">
        <w:rPr>
          <w:b w:val="1"/>
          <w:vertAlign w:val="baseline"/>
          <w:rtl w:val="0"/>
        </w:rPr>
        <w:t xml:space="preserve">In Java, a collection is a single "container" object that contains zero or more individual objects</w:t>
      </w:r>
      <w:r w:rsidDel="00000000" w:rsidR="00000000" w:rsidRPr="00000000">
        <w:rPr>
          <w:rtl w:val="0"/>
        </w:rPr>
      </w:r>
    </w:p>
    <w:p w:rsidR="00000000" w:rsidDel="00000000" w:rsidP="00000000" w:rsidRDefault="00000000" w:rsidRPr="00000000" w14:paraId="00000C93">
      <w:pPr>
        <w:numPr>
          <w:ilvl w:val="0"/>
          <w:numId w:val="5"/>
        </w:numPr>
        <w:tabs>
          <w:tab w:val="left" w:leader="none" w:pos="720"/>
        </w:tabs>
        <w:spacing w:before="240" w:lineRule="auto"/>
        <w:ind w:left="720" w:hanging="360"/>
        <w:rPr>
          <w:rFonts w:ascii="PalmSprings" w:cs="PalmSprings" w:eastAsia="PalmSprings" w:hAnsi="PalmSprings"/>
          <w:sz w:val="24"/>
          <w:szCs w:val="24"/>
          <w:vertAlign w:val="baseline"/>
        </w:rPr>
      </w:pPr>
      <w:r w:rsidDel="00000000" w:rsidR="00000000" w:rsidRPr="00000000">
        <w:rPr>
          <w:rFonts w:ascii="PalmSprings" w:cs="PalmSprings" w:eastAsia="PalmSprings" w:hAnsi="PalmSprings"/>
          <w:sz w:val="32"/>
          <w:szCs w:val="32"/>
          <w:vertAlign w:val="baseline"/>
          <w:rtl w:val="0"/>
        </w:rPr>
        <w:t xml:space="preserve">Informally, you can think of an array as a collection </w:t>
      </w:r>
      <w:r w:rsidDel="00000000" w:rsidR="00000000" w:rsidRPr="00000000">
        <w:rPr>
          <w:rtl w:val="0"/>
        </w:rPr>
      </w:r>
    </w:p>
    <w:p w:rsidR="00000000" w:rsidDel="00000000" w:rsidP="00000000" w:rsidRDefault="00000000" w:rsidRPr="00000000" w14:paraId="00000C94">
      <w:pPr>
        <w:pStyle w:val="Heading4"/>
        <w:numPr>
          <w:ilvl w:val="0"/>
          <w:numId w:val="7"/>
        </w:numPr>
        <w:ind w:left="360" w:hanging="360"/>
        <w:rPr>
          <w:vertAlign w:val="baseline"/>
        </w:rPr>
      </w:pPr>
      <w:r w:rsidDel="00000000" w:rsidR="00000000" w:rsidRPr="00000000">
        <w:rPr>
          <w:b w:val="1"/>
          <w:vertAlign w:val="baseline"/>
          <w:rtl w:val="0"/>
        </w:rPr>
        <w:t xml:space="preserve">But Java formally introduced something called the </w:t>
      </w:r>
      <w:r w:rsidDel="00000000" w:rsidR="00000000" w:rsidRPr="00000000">
        <w:rPr>
          <w:b w:val="1"/>
          <w:i w:val="1"/>
          <w:vertAlign w:val="baseline"/>
          <w:rtl w:val="0"/>
        </w:rPr>
        <w:t xml:space="preserve">Collections Framework</w:t>
      </w:r>
      <w:r w:rsidDel="00000000" w:rsidR="00000000" w:rsidRPr="00000000">
        <w:rPr>
          <w:b w:val="1"/>
          <w:vertAlign w:val="baseline"/>
          <w:rtl w:val="0"/>
        </w:rPr>
        <w:t xml:space="preserve"> in JDK 1.2 </w:t>
      </w:r>
      <w:r w:rsidDel="00000000" w:rsidR="00000000" w:rsidRPr="00000000">
        <w:rPr>
          <w:rtl w:val="0"/>
        </w:rPr>
      </w:r>
    </w:p>
    <w:p w:rsidR="00000000" w:rsidDel="00000000" w:rsidP="00000000" w:rsidRDefault="00000000" w:rsidRPr="00000000" w14:paraId="00000C95">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Important places to find them include </w:t>
      </w:r>
      <w:r w:rsidDel="00000000" w:rsidR="00000000" w:rsidRPr="00000000">
        <w:rPr>
          <w:rFonts w:ascii="Courier New" w:cs="Courier New" w:eastAsia="Courier New" w:hAnsi="Courier New"/>
          <w:sz w:val="32"/>
          <w:szCs w:val="32"/>
          <w:vertAlign w:val="baseline"/>
          <w:rtl w:val="0"/>
        </w:rPr>
        <w:t xml:space="preserve">java.util.Collection</w:t>
      </w:r>
      <w:r w:rsidDel="00000000" w:rsidR="00000000" w:rsidRPr="00000000">
        <w:rPr>
          <w:rFonts w:ascii="PalmSprings" w:cs="PalmSprings" w:eastAsia="PalmSprings" w:hAnsi="PalmSprings"/>
          <w:sz w:val="32"/>
          <w:szCs w:val="32"/>
          <w:vertAlign w:val="baseline"/>
          <w:rtl w:val="0"/>
        </w:rPr>
        <w:t xml:space="preserve"> and </w:t>
      </w:r>
      <w:r w:rsidDel="00000000" w:rsidR="00000000" w:rsidRPr="00000000">
        <w:rPr>
          <w:rFonts w:ascii="Courier New" w:cs="Courier New" w:eastAsia="Courier New" w:hAnsi="Courier New"/>
          <w:sz w:val="32"/>
          <w:szCs w:val="32"/>
          <w:vertAlign w:val="baseline"/>
          <w:rtl w:val="0"/>
        </w:rPr>
        <w:t xml:space="preserve">java.util.Map</w:t>
      </w:r>
      <w:r w:rsidDel="00000000" w:rsidR="00000000" w:rsidRPr="00000000">
        <w:rPr>
          <w:rtl w:val="0"/>
        </w:rPr>
      </w:r>
    </w:p>
    <w:p w:rsidR="00000000" w:rsidDel="00000000" w:rsidP="00000000" w:rsidRDefault="00000000" w:rsidRPr="00000000" w14:paraId="00000C96">
      <w:pPr>
        <w:pStyle w:val="Heading4"/>
        <w:numPr>
          <w:ilvl w:val="0"/>
          <w:numId w:val="7"/>
        </w:numPr>
        <w:ind w:left="360" w:hanging="360"/>
        <w:rPr>
          <w:vertAlign w:val="baseline"/>
        </w:rPr>
      </w:pPr>
      <w:r w:rsidDel="00000000" w:rsidR="00000000" w:rsidRPr="00000000">
        <w:rPr>
          <w:b w:val="1"/>
          <w:vertAlign w:val="baseline"/>
          <w:rtl w:val="0"/>
        </w:rPr>
        <w:t xml:space="preserve">The Collections Framework defines many interfaces and classes that help you manage collections of data</w:t>
      </w:r>
      <w:r w:rsidDel="00000000" w:rsidR="00000000" w:rsidRPr="00000000">
        <w:rPr>
          <w:rtl w:val="0"/>
        </w:rPr>
      </w:r>
    </w:p>
    <w:p w:rsidR="00000000" w:rsidDel="00000000" w:rsidP="00000000" w:rsidRDefault="00000000" w:rsidRPr="00000000" w14:paraId="00000C97">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This keeps you from having to build classes from the ground up</w:t>
      </w:r>
    </w:p>
    <w:p w:rsidR="00000000" w:rsidDel="00000000" w:rsidP="00000000" w:rsidRDefault="00000000" w:rsidRPr="00000000" w14:paraId="00000C98">
      <w:pPr>
        <w:keepNext w:val="1"/>
        <w:numPr>
          <w:ilvl w:val="0"/>
          <w:numId w:val="7"/>
        </w:numPr>
        <w:spacing w:before="520" w:lineRule="auto"/>
        <w:ind w:left="0"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Collections include:</w:t>
      </w:r>
      <w:r w:rsidDel="00000000" w:rsidR="00000000" w:rsidRPr="00000000">
        <w:rPr>
          <w:rtl w:val="0"/>
        </w:rPr>
      </w:r>
    </w:p>
    <w:p w:rsidR="00000000" w:rsidDel="00000000" w:rsidP="00000000" w:rsidRDefault="00000000" w:rsidRPr="00000000" w14:paraId="00000C99">
      <w:pPr>
        <w:rPr>
          <w:vertAlign w:val="baseline"/>
        </w:rPr>
      </w:pPr>
      <w:r w:rsidDel="00000000" w:rsidR="00000000" w:rsidRPr="00000000">
        <w:rPr>
          <w:rtl w:val="0"/>
        </w:rPr>
      </w:r>
    </w:p>
    <w:p w:rsidR="00000000" w:rsidDel="00000000" w:rsidP="00000000" w:rsidRDefault="00000000" w:rsidRPr="00000000" w14:paraId="00000C9A">
      <w:pPr>
        <w:jc w:val="center"/>
        <w:rPr>
          <w:vertAlign w:val="baseline"/>
        </w:rPr>
      </w:pPr>
      <w:bookmarkStart w:colFirst="0" w:colLast="0" w:name="_heading=h.3qwpj7n" w:id="166"/>
      <w:bookmarkEnd w:id="166"/>
      <w:r w:rsidDel="00000000" w:rsidR="00000000" w:rsidRPr="00000000">
        <w:rPr>
          <w:vertAlign w:val="baseline"/>
        </w:rPr>
        <w:drawing>
          <wp:inline distB="0" distT="0" distL="114300" distR="114300">
            <wp:extent cx="5720080" cy="2980690"/>
            <wp:effectExtent b="0" l="0" r="0" t="0"/>
            <wp:docPr id="1039"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20080" cy="2980690"/>
                    </a:xfrm>
                    <a:prstGeom prst="rect"/>
                    <a:ln/>
                  </pic:spPr>
                </pic:pic>
              </a:graphicData>
            </a:graphic>
          </wp:inline>
        </w:drawing>
      </w:r>
      <w:r w:rsidDel="00000000" w:rsidR="00000000" w:rsidRPr="00000000">
        <w:rPr>
          <w:rtl w:val="0"/>
        </w:rPr>
      </w:r>
    </w:p>
    <w:p w:rsidR="00000000" w:rsidDel="00000000" w:rsidP="00000000" w:rsidRDefault="00000000" w:rsidRPr="00000000" w14:paraId="00000C9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Collections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C9C">
      <w:pPr>
        <w:pStyle w:val="Heading4"/>
        <w:numPr>
          <w:ilvl w:val="0"/>
          <w:numId w:val="7"/>
        </w:numPr>
        <w:ind w:left="360" w:hanging="360"/>
        <w:rPr>
          <w:vertAlign w:val="baseline"/>
        </w:rPr>
      </w:pPr>
      <w:r w:rsidDel="00000000" w:rsidR="00000000" w:rsidRPr="00000000">
        <w:rPr>
          <w:b w:val="1"/>
          <w:vertAlign w:val="baseline"/>
          <w:rtl w:val="0"/>
        </w:rPr>
        <w:t xml:space="preserve">Maps are also considered an important type of collection and include:</w:t>
      </w:r>
      <w:r w:rsidDel="00000000" w:rsidR="00000000" w:rsidRPr="00000000">
        <w:rPr>
          <w:rtl w:val="0"/>
        </w:rPr>
      </w:r>
    </w:p>
    <w:p w:rsidR="00000000" w:rsidDel="00000000" w:rsidP="00000000" w:rsidRDefault="00000000" w:rsidRPr="00000000" w14:paraId="00000C9D">
      <w:pPr>
        <w:rPr>
          <w:vertAlign w:val="baseline"/>
        </w:rPr>
      </w:pPr>
      <w:r w:rsidDel="00000000" w:rsidR="00000000" w:rsidRPr="00000000">
        <w:rPr>
          <w:rtl w:val="0"/>
        </w:rPr>
      </w:r>
    </w:p>
    <w:p w:rsidR="00000000" w:rsidDel="00000000" w:rsidP="00000000" w:rsidRDefault="00000000" w:rsidRPr="00000000" w14:paraId="00000C9E">
      <w:pPr>
        <w:jc w:val="center"/>
        <w:rPr>
          <w:vertAlign w:val="baseline"/>
        </w:rPr>
      </w:pPr>
      <w:bookmarkStart w:colFirst="0" w:colLast="0" w:name="_heading=h.261ztfg" w:id="167"/>
      <w:bookmarkEnd w:id="167"/>
      <w:r w:rsidDel="00000000" w:rsidR="00000000" w:rsidRPr="00000000">
        <w:rPr>
          <w:vertAlign w:val="baseline"/>
        </w:rPr>
        <w:drawing>
          <wp:inline distB="0" distT="0" distL="114300" distR="114300">
            <wp:extent cx="4006850" cy="2859405"/>
            <wp:effectExtent b="0" l="0" r="0" t="0"/>
            <wp:docPr id="1038"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4006850" cy="2859405"/>
                    </a:xfrm>
                    <a:prstGeom prst="rect"/>
                    <a:ln/>
                  </pic:spPr>
                </pic:pic>
              </a:graphicData>
            </a:graphic>
          </wp:inline>
        </w:drawing>
      </w:r>
      <w:r w:rsidDel="00000000" w:rsidR="00000000" w:rsidRPr="00000000">
        <w:rPr>
          <w:rtl w:val="0"/>
        </w:rPr>
      </w:r>
    </w:p>
    <w:p w:rsidR="00000000" w:rsidDel="00000000" w:rsidP="00000000" w:rsidRDefault="00000000" w:rsidRPr="00000000" w14:paraId="00000C9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Advantages of Using the Collection Framework</w:t>
      </w:r>
      <w:r w:rsidDel="00000000" w:rsidR="00000000" w:rsidRPr="00000000">
        <w:rPr>
          <w:rtl w:val="0"/>
        </w:rPr>
      </w:r>
    </w:p>
    <w:p w:rsidR="00000000" w:rsidDel="00000000" w:rsidP="00000000" w:rsidRDefault="00000000" w:rsidRPr="00000000" w14:paraId="00000CA0">
      <w:pPr>
        <w:pStyle w:val="Heading4"/>
        <w:numPr>
          <w:ilvl w:val="0"/>
          <w:numId w:val="7"/>
        </w:numPr>
        <w:ind w:left="360" w:hanging="360"/>
        <w:rPr>
          <w:vertAlign w:val="baseline"/>
        </w:rPr>
      </w:pPr>
      <w:r w:rsidDel="00000000" w:rsidR="00000000" w:rsidRPr="00000000">
        <w:rPr>
          <w:b w:val="1"/>
          <w:vertAlign w:val="baseline"/>
          <w:rtl w:val="0"/>
        </w:rPr>
        <w:t xml:space="preserve">Good programmers could and have created their own collection classes</w:t>
      </w:r>
      <w:r w:rsidDel="00000000" w:rsidR="00000000" w:rsidRPr="00000000">
        <w:rPr>
          <w:rtl w:val="0"/>
        </w:rPr>
      </w:r>
    </w:p>
    <w:p w:rsidR="00000000" w:rsidDel="00000000" w:rsidP="00000000" w:rsidRDefault="00000000" w:rsidRPr="00000000" w14:paraId="00000CA1">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But that takes time</w:t>
      </w:r>
    </w:p>
    <w:p w:rsidR="00000000" w:rsidDel="00000000" w:rsidP="00000000" w:rsidRDefault="00000000" w:rsidRPr="00000000" w14:paraId="00000CA2">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They have to be tested</w:t>
      </w:r>
    </w:p>
    <w:p w:rsidR="00000000" w:rsidDel="00000000" w:rsidP="00000000" w:rsidRDefault="00000000" w:rsidRPr="00000000" w14:paraId="00000CA3">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And they are usually only robust enough for the situation at hand</w:t>
      </w:r>
    </w:p>
    <w:p w:rsidR="00000000" w:rsidDel="00000000" w:rsidP="00000000" w:rsidRDefault="00000000" w:rsidRPr="00000000" w14:paraId="00000CA4">
      <w:pPr>
        <w:pStyle w:val="Heading4"/>
        <w:numPr>
          <w:ilvl w:val="0"/>
          <w:numId w:val="7"/>
        </w:numPr>
        <w:ind w:left="360" w:hanging="360"/>
        <w:rPr>
          <w:vertAlign w:val="baseline"/>
        </w:rPr>
      </w:pPr>
      <w:r w:rsidDel="00000000" w:rsidR="00000000" w:rsidRPr="00000000">
        <w:rPr>
          <w:b w:val="1"/>
          <w:vertAlign w:val="baseline"/>
          <w:rtl w:val="0"/>
        </w:rPr>
        <w:t xml:space="preserve">Java's Collection Framework classes implement as set of common interfaces</w:t>
      </w:r>
      <w:r w:rsidDel="00000000" w:rsidR="00000000" w:rsidRPr="00000000">
        <w:rPr>
          <w:rtl w:val="0"/>
        </w:rPr>
      </w:r>
    </w:p>
    <w:p w:rsidR="00000000" w:rsidDel="00000000" w:rsidP="00000000" w:rsidRDefault="00000000" w:rsidRPr="00000000" w14:paraId="00000CA5">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This means that although each collection may manage their items differently, the way you interact with them feels familiar</w:t>
      </w:r>
    </w:p>
    <w:p w:rsidR="00000000" w:rsidDel="00000000" w:rsidP="00000000" w:rsidRDefault="00000000" w:rsidRPr="00000000" w14:paraId="00000CA6">
      <w:pPr>
        <w:pStyle w:val="Heading4"/>
        <w:numPr>
          <w:ilvl w:val="0"/>
          <w:numId w:val="7"/>
        </w:numPr>
        <w:ind w:left="360" w:hanging="360"/>
        <w:rPr>
          <w:vertAlign w:val="baseline"/>
        </w:rPr>
      </w:pPr>
      <w:r w:rsidDel="00000000" w:rsidR="00000000" w:rsidRPr="00000000">
        <w:rPr>
          <w:b w:val="1"/>
          <w:vertAlign w:val="baseline"/>
          <w:rtl w:val="0"/>
        </w:rPr>
        <w:t xml:space="preserve">Java's Collection Framework classes have code to:</w:t>
      </w:r>
      <w:r w:rsidDel="00000000" w:rsidR="00000000" w:rsidRPr="00000000">
        <w:rPr>
          <w:rtl w:val="0"/>
        </w:rPr>
      </w:r>
    </w:p>
    <w:p w:rsidR="00000000" w:rsidDel="00000000" w:rsidP="00000000" w:rsidRDefault="00000000" w:rsidRPr="00000000" w14:paraId="00000CA7">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provide fast access to data </w:t>
      </w:r>
    </w:p>
    <w:p w:rsidR="00000000" w:rsidDel="00000000" w:rsidP="00000000" w:rsidRDefault="00000000" w:rsidRPr="00000000" w14:paraId="00000CA8">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efficiently manage the data </w:t>
      </w:r>
    </w:p>
    <w:p w:rsidR="00000000" w:rsidDel="00000000" w:rsidP="00000000" w:rsidRDefault="00000000" w:rsidRPr="00000000" w14:paraId="00000CA9">
      <w:pPr>
        <w:pStyle w:val="Heading4"/>
        <w:numPr>
          <w:ilvl w:val="0"/>
          <w:numId w:val="7"/>
        </w:numPr>
        <w:ind w:left="360" w:hanging="360"/>
        <w:rPr>
          <w:vertAlign w:val="baseline"/>
        </w:rPr>
      </w:pPr>
      <w:bookmarkStart w:colFirst="0" w:colLast="0" w:name="_heading=h.l7a3n9" w:id="168"/>
      <w:bookmarkEnd w:id="168"/>
      <w:r w:rsidDel="00000000" w:rsidR="00000000" w:rsidRPr="00000000">
        <w:rPr>
          <w:b w:val="1"/>
          <w:vertAlign w:val="baseline"/>
          <w:rtl w:val="0"/>
        </w:rPr>
        <w:t xml:space="preserve">It is better to spend a few hours or days learning about the Collections Framework and have the tools available at your disposal than to spend similar amounts of time trying to code your own collections</w:t>
      </w:r>
      <w:r w:rsidDel="00000000" w:rsidR="00000000" w:rsidRPr="00000000">
        <w:rPr>
          <w:rtl w:val="0"/>
        </w:rPr>
      </w:r>
    </w:p>
    <w:p w:rsidR="00000000" w:rsidDel="00000000" w:rsidP="00000000" w:rsidRDefault="00000000" w:rsidRPr="00000000" w14:paraId="00000CAA">
      <w:pPr>
        <w:pStyle w:val="Heading2"/>
        <w:numPr>
          <w:ilvl w:val="1"/>
          <w:numId w:val="9"/>
        </w:numPr>
        <w:ind w:left="0" w:firstLine="0"/>
        <w:rPr>
          <w:vertAlign w:val="baseline"/>
        </w:rPr>
      </w:pPr>
      <w:bookmarkStart w:colFirst="0" w:colLast="0" w:name="_heading=h.356xmb2" w:id="169"/>
      <w:bookmarkEnd w:id="169"/>
      <w:r w:rsidDel="00000000" w:rsidR="00000000" w:rsidRPr="00000000">
        <w:rPr>
          <w:b w:val="0"/>
          <w:vertAlign w:val="baseline"/>
          <w:rtl w:val="0"/>
        </w:rPr>
        <w:br w:type="textWrapping"/>
        <w:br w:type="textWrapping"/>
        <w:br w:type="textWrapping"/>
        <w:br w:type="textWrapping"/>
        <w:t xml:space="preserve">Using an </w:t>
      </w:r>
      <w:r w:rsidDel="00000000" w:rsidR="00000000" w:rsidRPr="00000000">
        <w:rPr>
          <w:rFonts w:ascii="Courier New" w:cs="Courier New" w:eastAsia="Courier New" w:hAnsi="Courier New"/>
          <w:b w:val="0"/>
          <w:vertAlign w:val="baseline"/>
          <w:rtl w:val="0"/>
        </w:rPr>
        <w:t xml:space="preserve">ArrayList</w:t>
      </w:r>
      <w:r w:rsidDel="00000000" w:rsidR="00000000" w:rsidRPr="00000000">
        <w:rPr>
          <w:rtl w:val="0"/>
        </w:rPr>
      </w:r>
    </w:p>
    <w:p w:rsidR="00000000" w:rsidDel="00000000" w:rsidP="00000000" w:rsidRDefault="00000000" w:rsidRPr="00000000" w14:paraId="00000CAB">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tl w:val="0"/>
        </w:rPr>
      </w:r>
    </w:p>
    <w:p w:rsidR="00000000" w:rsidDel="00000000" w:rsidP="00000000" w:rsidRDefault="00000000" w:rsidRPr="00000000" w14:paraId="00000CAC">
      <w:pPr>
        <w:pStyle w:val="Heading4"/>
        <w:numPr>
          <w:ilvl w:val="0"/>
          <w:numId w:val="7"/>
        </w:numPr>
        <w:ind w:left="360" w:hanging="360"/>
        <w:rPr>
          <w:vertAlign w:val="baseline"/>
        </w:rPr>
      </w:pPr>
      <w:r w:rsidDel="00000000" w:rsidR="00000000" w:rsidRPr="00000000">
        <w:rPr>
          <w:b w:val="1"/>
          <w:vertAlign w:val="baseline"/>
          <w:rtl w:val="0"/>
        </w:rPr>
        <w:t xml:space="preserve">Java's</w:t>
      </w:r>
      <w:r w:rsidDel="00000000" w:rsidR="00000000" w:rsidRPr="00000000">
        <w:rPr>
          <w:rFonts w:ascii="Calibri" w:cs="Calibri" w:eastAsia="Calibri" w:hAnsi="Calibri"/>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class manages a resizable</w:t>
      </w:r>
      <w:r w:rsidDel="00000000" w:rsidR="00000000" w:rsidRPr="00000000">
        <w:rPr>
          <w:rFonts w:ascii="Calibri" w:cs="Calibri" w:eastAsia="Calibri" w:hAnsi="Calibri"/>
          <w:b w:val="1"/>
          <w:vertAlign w:val="baseline"/>
          <w:rtl w:val="0"/>
        </w:rPr>
        <w:t xml:space="preserve"> </w:t>
      </w:r>
      <w:hyperlink r:id="rId56">
        <w:r w:rsidDel="00000000" w:rsidR="00000000" w:rsidRPr="00000000">
          <w:rPr>
            <w:b w:val="1"/>
            <w:vertAlign w:val="baseline"/>
            <w:rtl w:val="0"/>
          </w:rPr>
          <w:t xml:space="preserve">array</w:t>
        </w:r>
      </w:hyperlink>
      <w:r w:rsidDel="00000000" w:rsidR="00000000" w:rsidRPr="00000000">
        <w:rPr>
          <w:rtl w:val="0"/>
        </w:rPr>
      </w:r>
    </w:p>
    <w:p w:rsidR="00000000" w:rsidDel="00000000" w:rsidP="00000000" w:rsidRDefault="00000000" w:rsidRPr="00000000" w14:paraId="00000CAD">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It maintains the order of the elements you add to the </w:t>
      </w:r>
      <w:r w:rsidDel="00000000" w:rsidR="00000000" w:rsidRPr="00000000">
        <w:rPr>
          <w:rFonts w:ascii="Courier New" w:cs="Courier New" w:eastAsia="Courier New" w:hAnsi="Courier New"/>
          <w:sz w:val="32"/>
          <w:szCs w:val="32"/>
          <w:vertAlign w:val="baseline"/>
          <w:rtl w:val="0"/>
        </w:rPr>
        <w:t xml:space="preserve">ArrayList</w:t>
      </w:r>
      <w:r w:rsidDel="00000000" w:rsidR="00000000" w:rsidRPr="00000000">
        <w:rPr>
          <w:rtl w:val="0"/>
        </w:rPr>
      </w:r>
    </w:p>
    <w:p w:rsidR="00000000" w:rsidDel="00000000" w:rsidP="00000000" w:rsidRDefault="00000000" w:rsidRPr="00000000" w14:paraId="00000CAE">
      <w:pPr>
        <w:pStyle w:val="Heading4"/>
        <w:numPr>
          <w:ilvl w:val="0"/>
          <w:numId w:val="7"/>
        </w:numPr>
        <w:ind w:left="360" w:hanging="360"/>
        <w:rPr>
          <w:vertAlign w:val="baseline"/>
        </w:rPr>
      </w:pPr>
      <w:r w:rsidDel="00000000" w:rsidR="00000000" w:rsidRPr="00000000">
        <w:rPr>
          <w:b w:val="1"/>
          <w:vertAlign w:val="baseline"/>
          <w:rtl w:val="0"/>
        </w:rPr>
        <w:t xml:space="preserve">You will find it in the </w:t>
      </w:r>
      <w:r w:rsidDel="00000000" w:rsidR="00000000" w:rsidRPr="00000000">
        <w:rPr>
          <w:rFonts w:ascii="Courier New" w:cs="Courier New" w:eastAsia="Courier New" w:hAnsi="Courier New"/>
          <w:b w:val="1"/>
          <w:vertAlign w:val="baseline"/>
          <w:rtl w:val="0"/>
        </w:rPr>
        <w:t xml:space="preserve">java.util</w:t>
      </w:r>
      <w:r w:rsidDel="00000000" w:rsidR="00000000" w:rsidRPr="00000000">
        <w:rPr>
          <w:b w:val="1"/>
          <w:vertAlign w:val="baseline"/>
          <w:rtl w:val="0"/>
        </w:rPr>
        <w:t xml:space="preserve"> package</w:t>
      </w:r>
      <w:r w:rsidDel="00000000" w:rsidR="00000000" w:rsidRPr="00000000">
        <w:rPr>
          <w:rtl w:val="0"/>
        </w:rPr>
      </w:r>
    </w:p>
    <w:p w:rsidR="00000000" w:rsidDel="00000000" w:rsidP="00000000" w:rsidRDefault="00000000" w:rsidRPr="00000000" w14:paraId="00000CAF">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CB0">
      <w:pPr>
        <w:ind w:left="360" w:right="144" w:firstLine="0"/>
        <w:rPr>
          <w:rFonts w:ascii="Courier New" w:cs="Courier New" w:eastAsia="Courier New" w:hAnsi="Courier New"/>
          <w:vertAlign w:val="baseline"/>
        </w:rPr>
      </w:pPr>
      <w:r w:rsidDel="00000000" w:rsidR="00000000" w:rsidRPr="00000000">
        <w:rPr>
          <w:rFonts w:ascii="Courier New" w:cs="Courier New" w:eastAsia="Courier New" w:hAnsi="Courier New"/>
          <w:sz w:val="25"/>
          <w:szCs w:val="25"/>
          <w:vertAlign w:val="baseline"/>
          <w:rtl w:val="0"/>
        </w:rPr>
        <w:t xml:space="preserve">import</w:t>
      </w:r>
      <w:r w:rsidDel="00000000" w:rsidR="00000000" w:rsidRPr="00000000">
        <w:rPr>
          <w:rFonts w:ascii="Courier New" w:cs="Courier New" w:eastAsia="Courier New" w:hAnsi="Courier New"/>
          <w:vertAlign w:val="baseline"/>
          <w:rtl w:val="0"/>
        </w:rPr>
        <w:t xml:space="preserve"> </w:t>
      </w:r>
      <w:r w:rsidDel="00000000" w:rsidR="00000000" w:rsidRPr="00000000">
        <w:rPr>
          <w:rFonts w:ascii="Courier New" w:cs="Courier New" w:eastAsia="Courier New" w:hAnsi="Courier New"/>
          <w:sz w:val="25"/>
          <w:szCs w:val="25"/>
          <w:vertAlign w:val="baseline"/>
          <w:rtl w:val="0"/>
        </w:rPr>
        <w:t xml:space="preserve">java.util.ArrayList;</w:t>
      </w:r>
      <w:r w:rsidDel="00000000" w:rsidR="00000000" w:rsidRPr="00000000">
        <w:rPr>
          <w:rFonts w:ascii="Courier New" w:cs="Courier New" w:eastAsia="Courier New" w:hAnsi="Courier New"/>
          <w:vertAlign w:val="baseline"/>
          <w:rtl w:val="0"/>
        </w:rPr>
        <w:t xml:space="preserve"> </w:t>
      </w:r>
    </w:p>
    <w:p w:rsidR="00000000" w:rsidDel="00000000" w:rsidP="00000000" w:rsidRDefault="00000000" w:rsidRPr="00000000" w14:paraId="00000CB1">
      <w:pPr>
        <w:pStyle w:val="Heading4"/>
        <w:numPr>
          <w:ilvl w:val="0"/>
          <w:numId w:val="7"/>
        </w:numPr>
        <w:ind w:left="360" w:hanging="360"/>
        <w:rPr>
          <w:vertAlign w:val="baseline"/>
        </w:rPr>
      </w:pPr>
      <w:r w:rsidDel="00000000" w:rsidR="00000000" w:rsidRPr="00000000">
        <w:rPr>
          <w:b w:val="1"/>
          <w:vertAlign w:val="baseline"/>
          <w:rtl w:val="0"/>
        </w:rPr>
        <w:t xml:space="preserve">But unlike a built-in array, the size of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b w:val="1"/>
          <w:vertAlign w:val="baseline"/>
          <w:rtl w:val="0"/>
        </w:rPr>
        <w:t xml:space="preserve"> isn't fixed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B2">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It can grow or shrink over time as you add and remove elements</w:t>
      </w:r>
    </w:p>
    <w:p w:rsidR="00000000" w:rsidDel="00000000" w:rsidP="00000000" w:rsidRDefault="00000000" w:rsidRPr="00000000" w14:paraId="00000CB3">
      <w:pPr>
        <w:pStyle w:val="Heading4"/>
        <w:numPr>
          <w:ilvl w:val="0"/>
          <w:numId w:val="7"/>
        </w:numPr>
        <w:ind w:left="360" w:hanging="360"/>
        <w:rPr>
          <w:vertAlign w:val="baseline"/>
        </w:rPr>
      </w:pPr>
      <w:r w:rsidDel="00000000" w:rsidR="00000000" w:rsidRPr="00000000">
        <w:rPr>
          <w:b w:val="1"/>
          <w:vertAlign w:val="baseline"/>
          <w:rtl w:val="0"/>
        </w:rPr>
        <w:t xml:space="preserve">Because it is a generic class, you must specify the type of data that it manages</w:t>
      </w:r>
      <w:r w:rsidDel="00000000" w:rsidR="00000000" w:rsidRPr="00000000">
        <w:rPr>
          <w:rtl w:val="0"/>
        </w:rPr>
      </w:r>
    </w:p>
    <w:p w:rsidR="00000000" w:rsidDel="00000000" w:rsidP="00000000" w:rsidRDefault="00000000" w:rsidRPr="00000000" w14:paraId="00000CB4">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CB5">
      <w:pPr>
        <w:ind w:left="360" w:right="144" w:firstLine="0"/>
        <w:rPr>
          <w:rFonts w:ascii="Courier New" w:cs="Courier New" w:eastAsia="Courier New" w:hAnsi="Courier New"/>
          <w:sz w:val="25"/>
          <w:szCs w:val="25"/>
          <w:vertAlign w:val="baseline"/>
        </w:rPr>
      </w:pPr>
      <w:bookmarkStart w:colFirst="0" w:colLast="0" w:name="_heading=h.1kc7wiv" w:id="170"/>
      <w:bookmarkEnd w:id="170"/>
      <w:r w:rsidDel="00000000" w:rsidR="00000000" w:rsidRPr="00000000">
        <w:rPr>
          <w:rFonts w:ascii="Courier New" w:cs="Courier New" w:eastAsia="Courier New" w:hAnsi="Courier New"/>
          <w:b w:val="1"/>
          <w:sz w:val="25"/>
          <w:szCs w:val="25"/>
          <w:vertAlign w:val="baseline"/>
          <w:rtl w:val="0"/>
        </w:rPr>
        <w:t xml:space="preserve">ArrayList&lt;</w:t>
      </w:r>
      <w:r w:rsidDel="00000000" w:rsidR="00000000" w:rsidRPr="00000000">
        <w:rPr>
          <w:rFonts w:ascii="Courier New" w:cs="Courier New" w:eastAsia="Courier New" w:hAnsi="Courier New"/>
          <w:b w:val="1"/>
          <w:sz w:val="25"/>
          <w:szCs w:val="25"/>
          <w:rtl w:val="0"/>
        </w:rPr>
        <w:t xml:space="preserve">String</w:t>
      </w:r>
      <w:r w:rsidDel="00000000" w:rsidR="00000000" w:rsidRPr="00000000">
        <w:rPr>
          <w:rFonts w:ascii="Courier New" w:cs="Courier New" w:eastAsia="Courier New" w:hAnsi="Courier New"/>
          <w:b w:val="1"/>
          <w:sz w:val="25"/>
          <w:szCs w:val="25"/>
          <w:vertAlign w:val="baseline"/>
          <w:rtl w:val="0"/>
        </w:rPr>
        <w:t xml:space="preserve">&gt;</w:t>
      </w:r>
      <w:r w:rsidDel="00000000" w:rsidR="00000000" w:rsidRPr="00000000">
        <w:rPr>
          <w:rFonts w:ascii="Courier New" w:cs="Courier New" w:eastAsia="Courier New" w:hAnsi="Courier New"/>
          <w:vertAlign w:val="baseline"/>
          <w:rtl w:val="0"/>
        </w:rPr>
        <w:t xml:space="preserve"> kids </w:t>
      </w:r>
      <w:r w:rsidDel="00000000" w:rsidR="00000000" w:rsidRPr="00000000">
        <w:rPr>
          <w:rFonts w:ascii="Courier New" w:cs="Courier New" w:eastAsia="Courier New" w:hAnsi="Courier New"/>
          <w:sz w:val="25"/>
          <w:szCs w:val="25"/>
          <w:vertAlign w:val="baseline"/>
          <w:rtl w:val="0"/>
        </w:rPr>
        <w:t xml:space="preserve">=</w:t>
      </w:r>
      <w:r w:rsidDel="00000000" w:rsidR="00000000" w:rsidRPr="00000000">
        <w:rPr>
          <w:rFonts w:ascii="Courier New" w:cs="Courier New" w:eastAsia="Courier New" w:hAnsi="Courier New"/>
          <w:vertAlign w:val="baseline"/>
          <w:rtl w:val="0"/>
        </w:rPr>
        <w:t xml:space="preserve"> </w:t>
      </w:r>
      <w:r w:rsidDel="00000000" w:rsidR="00000000" w:rsidRPr="00000000">
        <w:rPr>
          <w:rFonts w:ascii="Courier New" w:cs="Courier New" w:eastAsia="Courier New" w:hAnsi="Courier New"/>
          <w:sz w:val="25"/>
          <w:szCs w:val="25"/>
          <w:vertAlign w:val="baseline"/>
          <w:rtl w:val="0"/>
        </w:rPr>
        <w:t xml:space="preserve">new</w:t>
      </w:r>
      <w:r w:rsidDel="00000000" w:rsidR="00000000" w:rsidRPr="00000000">
        <w:rPr>
          <w:rFonts w:ascii="Courier New" w:cs="Courier New" w:eastAsia="Courier New" w:hAnsi="Courier New"/>
          <w:vertAlign w:val="baseline"/>
          <w:rtl w:val="0"/>
        </w:rPr>
        <w:t xml:space="preserve"> </w:t>
      </w:r>
      <w:r w:rsidDel="00000000" w:rsidR="00000000" w:rsidRPr="00000000">
        <w:rPr>
          <w:rFonts w:ascii="Courier New" w:cs="Courier New" w:eastAsia="Courier New" w:hAnsi="Courier New"/>
          <w:b w:val="1"/>
          <w:sz w:val="25"/>
          <w:szCs w:val="25"/>
          <w:vertAlign w:val="baseline"/>
          <w:rtl w:val="0"/>
        </w:rPr>
        <w:t xml:space="preserve">ArrayList&lt;String&gt;</w:t>
      </w:r>
      <w:r w:rsidDel="00000000" w:rsidR="00000000" w:rsidRPr="00000000">
        <w:rPr>
          <w:rFonts w:ascii="Courier New" w:cs="Courier New" w:eastAsia="Courier New" w:hAnsi="Courier New"/>
          <w:sz w:val="25"/>
          <w:szCs w:val="25"/>
          <w:vertAlign w:val="baseline"/>
          <w:rtl w:val="0"/>
        </w:rPr>
        <w:t xml:space="preserve">();</w:t>
      </w:r>
      <w:r w:rsidDel="00000000" w:rsidR="00000000" w:rsidRPr="00000000">
        <w:rPr>
          <w:rFonts w:ascii="Courier New" w:cs="Courier New" w:eastAsia="Courier New" w:hAnsi="Courier New"/>
          <w:vertAlign w:val="baseline"/>
          <w:rtl w:val="0"/>
        </w:rPr>
        <w:t xml:space="preserve"> </w:t>
      </w:r>
      <w:r w:rsidDel="00000000" w:rsidR="00000000" w:rsidRPr="00000000">
        <w:rPr>
          <w:rtl w:val="0"/>
        </w:rPr>
      </w:r>
    </w:p>
    <w:p w:rsidR="00000000" w:rsidDel="00000000" w:rsidP="00000000" w:rsidRDefault="00000000" w:rsidRPr="00000000" w14:paraId="00000CB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Adding Items to an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tl w:val="0"/>
        </w:rPr>
      </w:r>
    </w:p>
    <w:p w:rsidR="00000000" w:rsidDel="00000000" w:rsidP="00000000" w:rsidRDefault="00000000" w:rsidRPr="00000000" w14:paraId="00000CB7">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add()</w:t>
      </w:r>
      <w:r w:rsidDel="00000000" w:rsidR="00000000" w:rsidRPr="00000000">
        <w:rPr>
          <w:b w:val="1"/>
          <w:vertAlign w:val="baseline"/>
          <w:rtl w:val="0"/>
        </w:rPr>
        <w:t xml:space="preserve"> method is used to add an element to the end of the collection</w:t>
      </w:r>
      <w:r w:rsidDel="00000000" w:rsidR="00000000" w:rsidRPr="00000000">
        <w:rPr>
          <w:rtl w:val="0"/>
        </w:rPr>
      </w:r>
    </w:p>
    <w:p w:rsidR="00000000" w:rsidDel="00000000" w:rsidP="00000000" w:rsidRDefault="00000000" w:rsidRPr="00000000" w14:paraId="00000CB8">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CB9">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import java.util.ArrayList;</w:t>
      </w:r>
      <w:r w:rsidDel="00000000" w:rsidR="00000000" w:rsidRPr="00000000">
        <w:rPr>
          <w:rtl w:val="0"/>
        </w:rPr>
      </w:r>
    </w:p>
    <w:p w:rsidR="00000000" w:rsidDel="00000000" w:rsidP="00000000" w:rsidRDefault="00000000" w:rsidRPr="00000000" w14:paraId="00000CBA">
      <w:pPr>
        <w:ind w:left="360" w:right="144" w:firstLine="0"/>
        <w:rPr>
          <w:rFonts w:ascii="Courier New" w:cs="Courier New" w:eastAsia="Courier New" w:hAnsi="Courier New"/>
          <w:b w:val="0"/>
          <w:sz w:val="25"/>
          <w:szCs w:val="25"/>
          <w:vertAlign w:val="baseline"/>
        </w:rPr>
      </w:pPr>
      <w:r w:rsidDel="00000000" w:rsidR="00000000" w:rsidRPr="00000000">
        <w:rPr>
          <w:rtl w:val="0"/>
        </w:rPr>
      </w:r>
    </w:p>
    <w:p w:rsidR="00000000" w:rsidDel="00000000" w:rsidP="00000000" w:rsidRDefault="00000000" w:rsidRPr="00000000" w14:paraId="00000CBB">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public class ArrayListApp { </w:t>
      </w:r>
    </w:p>
    <w:p w:rsidR="00000000" w:rsidDel="00000000" w:rsidP="00000000" w:rsidRDefault="00000000" w:rsidRPr="00000000" w14:paraId="00000CBC">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BD">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public static void main(String[] args) { </w:t>
      </w:r>
    </w:p>
    <w:p w:rsidR="00000000" w:rsidDel="00000000" w:rsidP="00000000" w:rsidRDefault="00000000" w:rsidRPr="00000000" w14:paraId="00000CBE">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BF">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ArrayList&lt;String&gt; kids </w:t>
      </w:r>
      <w:r w:rsidDel="00000000" w:rsidR="00000000" w:rsidRPr="00000000">
        <w:rPr>
          <w:rFonts w:ascii="Courier New" w:cs="Courier New" w:eastAsia="Courier New" w:hAnsi="Courier New"/>
          <w:sz w:val="25"/>
          <w:szCs w:val="25"/>
          <w:vertAlign w:val="baseline"/>
          <w:rtl w:val="0"/>
        </w:rPr>
        <w:t xml:space="preserve">= new ArrayList&lt;String&gt;();</w:t>
      </w:r>
      <w:r w:rsidDel="00000000" w:rsidR="00000000" w:rsidRPr="00000000">
        <w:rPr>
          <w:rtl w:val="0"/>
        </w:rPr>
      </w:r>
    </w:p>
    <w:p w:rsidR="00000000" w:rsidDel="00000000" w:rsidP="00000000" w:rsidRDefault="00000000" w:rsidRPr="00000000" w14:paraId="00000CC0">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C1">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kids.add("Natalie");</w:t>
      </w:r>
      <w:r w:rsidDel="00000000" w:rsidR="00000000" w:rsidRPr="00000000">
        <w:rPr>
          <w:rtl w:val="0"/>
        </w:rPr>
      </w:r>
    </w:p>
    <w:p w:rsidR="00000000" w:rsidDel="00000000" w:rsidP="00000000" w:rsidRDefault="00000000" w:rsidRPr="00000000" w14:paraId="00000CC2">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kids.add("Brittany");</w:t>
      </w:r>
      <w:r w:rsidDel="00000000" w:rsidR="00000000" w:rsidRPr="00000000">
        <w:rPr>
          <w:rtl w:val="0"/>
        </w:rPr>
      </w:r>
    </w:p>
    <w:p w:rsidR="00000000" w:rsidDel="00000000" w:rsidP="00000000" w:rsidRDefault="00000000" w:rsidRPr="00000000" w14:paraId="00000CC3">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kids.add("Zachary");</w:t>
      </w:r>
      <w:r w:rsidDel="00000000" w:rsidR="00000000" w:rsidRPr="00000000">
        <w:rPr>
          <w:rtl w:val="0"/>
        </w:rPr>
      </w:r>
    </w:p>
    <w:p w:rsidR="00000000" w:rsidDel="00000000" w:rsidP="00000000" w:rsidRDefault="00000000" w:rsidRPr="00000000" w14:paraId="00000CC4">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C5">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System.out.println(kids);</w:t>
      </w:r>
      <w:r w:rsidDel="00000000" w:rsidR="00000000" w:rsidRPr="00000000">
        <w:rPr>
          <w:rtl w:val="0"/>
        </w:rPr>
      </w:r>
    </w:p>
    <w:p w:rsidR="00000000" w:rsidDel="00000000" w:rsidP="00000000" w:rsidRDefault="00000000" w:rsidRPr="00000000" w14:paraId="00000CC6">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 </w:t>
      </w:r>
    </w:p>
    <w:p w:rsidR="00000000" w:rsidDel="00000000" w:rsidP="00000000" w:rsidRDefault="00000000" w:rsidRPr="00000000" w14:paraId="00000CC7">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w:t>
      </w:r>
    </w:p>
    <w:p w:rsidR="00000000" w:rsidDel="00000000" w:rsidP="00000000" w:rsidRDefault="00000000" w:rsidRPr="00000000" w14:paraId="00000CC8">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C9">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CCA">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CB">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["Natalie", "Brittany", "Zachary"]</w:t>
      </w:r>
    </w:p>
    <w:p w:rsidR="00000000" w:rsidDel="00000000" w:rsidP="00000000" w:rsidRDefault="00000000" w:rsidRPr="00000000" w14:paraId="00000CCC">
      <w:pPr>
        <w:ind w:left="360" w:right="144" w:firstLine="0"/>
        <w:rPr>
          <w:rFonts w:ascii="Courier New" w:cs="Courier New" w:eastAsia="Courier New" w:hAnsi="Courier New"/>
          <w:sz w:val="25"/>
          <w:szCs w:val="25"/>
          <w:vertAlign w:val="baseline"/>
        </w:rPr>
      </w:pPr>
      <w:bookmarkStart w:colFirst="0" w:colLast="0" w:name="_heading=h.44bvf6o" w:id="171"/>
      <w:bookmarkEnd w:id="171"/>
      <w:r w:rsidDel="00000000" w:rsidR="00000000" w:rsidRPr="00000000">
        <w:rPr>
          <w:rtl w:val="0"/>
        </w:rPr>
      </w:r>
    </w:p>
    <w:p w:rsidR="00000000" w:rsidDel="00000000" w:rsidP="00000000" w:rsidRDefault="00000000" w:rsidRPr="00000000" w14:paraId="00000CC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Accessing an Item in an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tl w:val="0"/>
        </w:rPr>
      </w:r>
    </w:p>
    <w:p w:rsidR="00000000" w:rsidDel="00000000" w:rsidP="00000000" w:rsidRDefault="00000000" w:rsidRPr="00000000" w14:paraId="00000CCE">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get()</w:t>
      </w:r>
      <w:r w:rsidDel="00000000" w:rsidR="00000000" w:rsidRPr="00000000">
        <w:rPr>
          <w:b w:val="1"/>
          <w:vertAlign w:val="baseline"/>
          <w:rtl w:val="0"/>
        </w:rPr>
        <w:t xml:space="preserve"> method is used to access an element by its position</w:t>
      </w:r>
      <w:r w:rsidDel="00000000" w:rsidR="00000000" w:rsidRPr="00000000">
        <w:rPr>
          <w:rtl w:val="0"/>
        </w:rPr>
      </w:r>
    </w:p>
    <w:p w:rsidR="00000000" w:rsidDel="00000000" w:rsidP="00000000" w:rsidRDefault="00000000" w:rsidRPr="00000000" w14:paraId="00000CCF">
      <w:pPr>
        <w:pStyle w:val="Heading4"/>
        <w:numPr>
          <w:ilvl w:val="0"/>
          <w:numId w:val="7"/>
        </w:numPr>
        <w:ind w:left="360" w:hanging="360"/>
        <w:rPr>
          <w:vertAlign w:val="baseline"/>
        </w:rPr>
      </w:pPr>
      <w:r w:rsidDel="00000000" w:rsidR="00000000" w:rsidRPr="00000000">
        <w:rPr>
          <w:b w:val="1"/>
          <w:vertAlign w:val="baseline"/>
          <w:rtl w:val="0"/>
        </w:rPr>
        <w:t xml:space="preserve">NOTE: To use the </w:t>
      </w:r>
      <w:r w:rsidDel="00000000" w:rsidR="00000000" w:rsidRPr="00000000">
        <w:rPr>
          <w:rFonts w:ascii="Courier New" w:cs="Courier New" w:eastAsia="Courier New" w:hAnsi="Courier New"/>
          <w:b w:val="1"/>
          <w:vertAlign w:val="baseline"/>
          <w:rtl w:val="0"/>
        </w:rPr>
        <w:t xml:space="preserve">get()</w:t>
      </w:r>
      <w:r w:rsidDel="00000000" w:rsidR="00000000" w:rsidRPr="00000000">
        <w:rPr>
          <w:b w:val="1"/>
          <w:vertAlign w:val="baseline"/>
          <w:rtl w:val="0"/>
        </w:rPr>
        <w:t xml:space="preserve"> method in a loop, you can use the </w:t>
      </w:r>
      <w:r w:rsidDel="00000000" w:rsidR="00000000" w:rsidRPr="00000000">
        <w:rPr>
          <w:rFonts w:ascii="Courier New" w:cs="Courier New" w:eastAsia="Courier New" w:hAnsi="Courier New"/>
          <w:b w:val="1"/>
          <w:vertAlign w:val="baseline"/>
          <w:rtl w:val="0"/>
        </w:rPr>
        <w:t xml:space="preserve">size()</w:t>
      </w:r>
      <w:r w:rsidDel="00000000" w:rsidR="00000000" w:rsidRPr="00000000">
        <w:rPr>
          <w:b w:val="1"/>
          <w:vertAlign w:val="baseline"/>
          <w:rtl w:val="0"/>
        </w:rPr>
        <w:t xml:space="preserve"> methods to return the number of elements in the </w:t>
      </w:r>
      <w:r w:rsidDel="00000000" w:rsidR="00000000" w:rsidRPr="00000000">
        <w:rPr>
          <w:rtl w:val="0"/>
        </w:rPr>
      </w:r>
    </w:p>
    <w:p w:rsidR="00000000" w:rsidDel="00000000" w:rsidP="00000000" w:rsidRDefault="00000000" w:rsidRPr="00000000" w14:paraId="00000CD0">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CD1">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import java.util.ArrayList;</w:t>
      </w:r>
    </w:p>
    <w:p w:rsidR="00000000" w:rsidDel="00000000" w:rsidP="00000000" w:rsidRDefault="00000000" w:rsidRPr="00000000" w14:paraId="00000CD2">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D3">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public class ArrayListApp { </w:t>
      </w:r>
    </w:p>
    <w:p w:rsidR="00000000" w:rsidDel="00000000" w:rsidP="00000000" w:rsidRDefault="00000000" w:rsidRPr="00000000" w14:paraId="00000CD4">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D5">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public static void main(String[] args) { </w:t>
      </w:r>
    </w:p>
    <w:p w:rsidR="00000000" w:rsidDel="00000000" w:rsidP="00000000" w:rsidRDefault="00000000" w:rsidRPr="00000000" w14:paraId="00000CD6">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D7">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ArrayList&lt;String&gt; </w:t>
      </w:r>
      <w:r w:rsidDel="00000000" w:rsidR="00000000" w:rsidRPr="00000000">
        <w:rPr>
          <w:rFonts w:ascii="Courier New" w:cs="Courier New" w:eastAsia="Courier New" w:hAnsi="Courier New"/>
          <w:sz w:val="25"/>
          <w:szCs w:val="25"/>
          <w:vertAlign w:val="baseline"/>
          <w:rtl w:val="0"/>
        </w:rPr>
        <w:t xml:space="preserve">kids = new ArrayList&lt;String&gt;();</w:t>
      </w:r>
      <w:r w:rsidDel="00000000" w:rsidR="00000000" w:rsidRPr="00000000">
        <w:rPr>
          <w:rtl w:val="0"/>
        </w:rPr>
      </w:r>
    </w:p>
    <w:p w:rsidR="00000000" w:rsidDel="00000000" w:rsidP="00000000" w:rsidRDefault="00000000" w:rsidRPr="00000000" w14:paraId="00000CD8">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CD9">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kids.add("Natalie");</w:t>
      </w:r>
    </w:p>
    <w:p w:rsidR="00000000" w:rsidDel="00000000" w:rsidP="00000000" w:rsidRDefault="00000000" w:rsidRPr="00000000" w14:paraId="00000CDA">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kids.add("Brittany");</w:t>
      </w:r>
    </w:p>
    <w:p w:rsidR="00000000" w:rsidDel="00000000" w:rsidP="00000000" w:rsidRDefault="00000000" w:rsidRPr="00000000" w14:paraId="00000CDB">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kids.add("Zachary");</w:t>
      </w:r>
    </w:p>
    <w:p w:rsidR="00000000" w:rsidDel="00000000" w:rsidP="00000000" w:rsidRDefault="00000000" w:rsidRPr="00000000" w14:paraId="00000CDC">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DD">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for (int i = 0; i &lt; kids.size(); i++) {</w:t>
      </w:r>
      <w:r w:rsidDel="00000000" w:rsidR="00000000" w:rsidRPr="00000000">
        <w:rPr>
          <w:rtl w:val="0"/>
        </w:rPr>
      </w:r>
    </w:p>
    <w:p w:rsidR="00000000" w:rsidDel="00000000" w:rsidP="00000000" w:rsidRDefault="00000000" w:rsidRPr="00000000" w14:paraId="00000CDE">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System.out.println((i + 1) + " : " + kids.get(i));</w:t>
      </w:r>
      <w:r w:rsidDel="00000000" w:rsidR="00000000" w:rsidRPr="00000000">
        <w:rPr>
          <w:rtl w:val="0"/>
        </w:rPr>
      </w:r>
    </w:p>
    <w:p w:rsidR="00000000" w:rsidDel="00000000" w:rsidP="00000000" w:rsidRDefault="00000000" w:rsidRPr="00000000" w14:paraId="00000CDF">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E0">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 </w:t>
      </w:r>
    </w:p>
    <w:p w:rsidR="00000000" w:rsidDel="00000000" w:rsidP="00000000" w:rsidRDefault="00000000" w:rsidRPr="00000000" w14:paraId="00000CE1">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w:t>
      </w:r>
    </w:p>
    <w:p w:rsidR="00000000" w:rsidDel="00000000" w:rsidP="00000000" w:rsidRDefault="00000000" w:rsidRPr="00000000" w14:paraId="00000CE2">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E3">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CE4">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E5">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1 : Natalie</w:t>
      </w:r>
    </w:p>
    <w:p w:rsidR="00000000" w:rsidDel="00000000" w:rsidP="00000000" w:rsidRDefault="00000000" w:rsidRPr="00000000" w14:paraId="00000CE6">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2 : Brittany</w:t>
      </w:r>
    </w:p>
    <w:p w:rsidR="00000000" w:rsidDel="00000000" w:rsidP="00000000" w:rsidRDefault="00000000" w:rsidRPr="00000000" w14:paraId="00000CE7">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3 : Zachary</w:t>
      </w:r>
    </w:p>
    <w:p w:rsidR="00000000" w:rsidDel="00000000" w:rsidP="00000000" w:rsidRDefault="00000000" w:rsidRPr="00000000" w14:paraId="00000CE8">
      <w:pPr>
        <w:ind w:left="360" w:right="144" w:firstLine="0"/>
        <w:rPr>
          <w:rFonts w:ascii="Courier New" w:cs="Courier New" w:eastAsia="Courier New" w:hAnsi="Courier New"/>
          <w:sz w:val="25"/>
          <w:szCs w:val="25"/>
          <w:vertAlign w:val="baseline"/>
        </w:rPr>
      </w:pPr>
      <w:bookmarkStart w:colFirst="0" w:colLast="0" w:name="_heading=h.2jh5peh" w:id="172"/>
      <w:bookmarkEnd w:id="172"/>
      <w:r w:rsidDel="00000000" w:rsidR="00000000" w:rsidRPr="00000000">
        <w:rPr>
          <w:rtl w:val="0"/>
        </w:rPr>
      </w:r>
    </w:p>
    <w:p w:rsidR="00000000" w:rsidDel="00000000" w:rsidP="00000000" w:rsidRDefault="00000000" w:rsidRPr="00000000" w14:paraId="00000CE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Updating an Item in an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tl w:val="0"/>
        </w:rPr>
      </w:r>
    </w:p>
    <w:p w:rsidR="00000000" w:rsidDel="00000000" w:rsidP="00000000" w:rsidRDefault="00000000" w:rsidRPr="00000000" w14:paraId="00000CEA">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set()</w:t>
      </w:r>
      <w:r w:rsidDel="00000000" w:rsidR="00000000" w:rsidRPr="00000000">
        <w:rPr>
          <w:b w:val="1"/>
          <w:vertAlign w:val="baseline"/>
          <w:rtl w:val="0"/>
        </w:rPr>
        <w:t xml:space="preserve"> method is used to update an element </w:t>
      </w:r>
      <w:r w:rsidDel="00000000" w:rsidR="00000000" w:rsidRPr="00000000">
        <w:rPr>
          <w:rtl w:val="0"/>
        </w:rPr>
      </w:r>
    </w:p>
    <w:p w:rsidR="00000000" w:rsidDel="00000000" w:rsidP="00000000" w:rsidRDefault="00000000" w:rsidRPr="00000000" w14:paraId="00000CEB">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Specify its position and it's new value</w:t>
      </w:r>
    </w:p>
    <w:p w:rsidR="00000000" w:rsidDel="00000000" w:rsidP="00000000" w:rsidRDefault="00000000" w:rsidRPr="00000000" w14:paraId="00000CEC">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CED">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import java.util.ArrayList;</w:t>
      </w:r>
    </w:p>
    <w:p w:rsidR="00000000" w:rsidDel="00000000" w:rsidP="00000000" w:rsidRDefault="00000000" w:rsidRPr="00000000" w14:paraId="00000CEE">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EF">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public class ArrayListApp { </w:t>
      </w:r>
    </w:p>
    <w:p w:rsidR="00000000" w:rsidDel="00000000" w:rsidP="00000000" w:rsidRDefault="00000000" w:rsidRPr="00000000" w14:paraId="00000CF0">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public static void main(String[] args) { </w:t>
      </w:r>
    </w:p>
    <w:p w:rsidR="00000000" w:rsidDel="00000000" w:rsidP="00000000" w:rsidRDefault="00000000" w:rsidRPr="00000000" w14:paraId="00000CF1">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F2">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ArrayList&lt;String&gt; </w:t>
      </w:r>
      <w:r w:rsidDel="00000000" w:rsidR="00000000" w:rsidRPr="00000000">
        <w:rPr>
          <w:rFonts w:ascii="Courier New" w:cs="Courier New" w:eastAsia="Courier New" w:hAnsi="Courier New"/>
          <w:sz w:val="25"/>
          <w:szCs w:val="25"/>
          <w:vertAlign w:val="baseline"/>
          <w:rtl w:val="0"/>
        </w:rPr>
        <w:t xml:space="preserve">kids = new ArrayList&lt;String&gt;();</w:t>
      </w:r>
      <w:r w:rsidDel="00000000" w:rsidR="00000000" w:rsidRPr="00000000">
        <w:rPr>
          <w:rtl w:val="0"/>
        </w:rPr>
      </w:r>
    </w:p>
    <w:p w:rsidR="00000000" w:rsidDel="00000000" w:rsidP="00000000" w:rsidRDefault="00000000" w:rsidRPr="00000000" w14:paraId="00000CF3">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CF4">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kids.add("Natalie");</w:t>
      </w:r>
    </w:p>
    <w:p w:rsidR="00000000" w:rsidDel="00000000" w:rsidP="00000000" w:rsidRDefault="00000000" w:rsidRPr="00000000" w14:paraId="00000CF5">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kids.add("Brittany");</w:t>
      </w:r>
    </w:p>
    <w:p w:rsidR="00000000" w:rsidDel="00000000" w:rsidP="00000000" w:rsidRDefault="00000000" w:rsidRPr="00000000" w14:paraId="00000CF6">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kids.add("Zachary");</w:t>
      </w:r>
    </w:p>
    <w:p w:rsidR="00000000" w:rsidDel="00000000" w:rsidP="00000000" w:rsidRDefault="00000000" w:rsidRPr="00000000" w14:paraId="00000CF7">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CF8">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kids.set(2, "Zach");</w:t>
      </w:r>
      <w:r w:rsidDel="00000000" w:rsidR="00000000" w:rsidRPr="00000000">
        <w:rPr>
          <w:rtl w:val="0"/>
        </w:rPr>
      </w:r>
    </w:p>
    <w:p w:rsidR="00000000" w:rsidDel="00000000" w:rsidP="00000000" w:rsidRDefault="00000000" w:rsidRPr="00000000" w14:paraId="00000CF9">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CFA">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for (int i = 0; i &lt; kids.size(); i++) {</w:t>
      </w:r>
    </w:p>
    <w:p w:rsidR="00000000" w:rsidDel="00000000" w:rsidP="00000000" w:rsidRDefault="00000000" w:rsidRPr="00000000" w14:paraId="00000CFB">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System.out.println((i + 1) + " : " + kids.get(i));</w:t>
      </w:r>
    </w:p>
    <w:p w:rsidR="00000000" w:rsidDel="00000000" w:rsidP="00000000" w:rsidRDefault="00000000" w:rsidRPr="00000000" w14:paraId="00000CFC">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CFD">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 </w:t>
      </w:r>
    </w:p>
    <w:p w:rsidR="00000000" w:rsidDel="00000000" w:rsidP="00000000" w:rsidRDefault="00000000" w:rsidRPr="00000000" w14:paraId="00000CFE">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w:t>
      </w:r>
    </w:p>
    <w:p w:rsidR="00000000" w:rsidDel="00000000" w:rsidP="00000000" w:rsidRDefault="00000000" w:rsidRPr="00000000" w14:paraId="00000CFF">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00">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D01">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02">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1 : Natalie</w:t>
      </w:r>
    </w:p>
    <w:p w:rsidR="00000000" w:rsidDel="00000000" w:rsidP="00000000" w:rsidRDefault="00000000" w:rsidRPr="00000000" w14:paraId="00000D03">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2 : Brittany</w:t>
      </w:r>
    </w:p>
    <w:p w:rsidR="00000000" w:rsidDel="00000000" w:rsidP="00000000" w:rsidRDefault="00000000" w:rsidRPr="00000000" w14:paraId="00000D04">
      <w:pPr>
        <w:ind w:left="360" w:right="144" w:firstLine="0"/>
        <w:rPr>
          <w:rFonts w:ascii="Courier New" w:cs="Courier New" w:eastAsia="Courier New" w:hAnsi="Courier New"/>
          <w:sz w:val="25"/>
          <w:szCs w:val="25"/>
          <w:vertAlign w:val="baseline"/>
        </w:rPr>
      </w:pPr>
      <w:bookmarkStart w:colFirst="0" w:colLast="0" w:name="_heading=h.ymfzma" w:id="173"/>
      <w:bookmarkEnd w:id="173"/>
      <w:r w:rsidDel="00000000" w:rsidR="00000000" w:rsidRPr="00000000">
        <w:rPr>
          <w:rFonts w:ascii="Courier New" w:cs="Courier New" w:eastAsia="Courier New" w:hAnsi="Courier New"/>
          <w:sz w:val="25"/>
          <w:szCs w:val="25"/>
          <w:vertAlign w:val="baseline"/>
          <w:rtl w:val="0"/>
        </w:rPr>
        <w:t xml:space="preserve">3 : Zach</w:t>
      </w:r>
    </w:p>
    <w:p w:rsidR="00000000" w:rsidDel="00000000" w:rsidP="00000000" w:rsidRDefault="00000000" w:rsidRPr="00000000" w14:paraId="00000D0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Removing an Item in an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tl w:val="0"/>
        </w:rPr>
      </w:r>
    </w:p>
    <w:p w:rsidR="00000000" w:rsidDel="00000000" w:rsidP="00000000" w:rsidRDefault="00000000" w:rsidRPr="00000000" w14:paraId="00000D06">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remove()</w:t>
      </w:r>
      <w:r w:rsidDel="00000000" w:rsidR="00000000" w:rsidRPr="00000000">
        <w:rPr>
          <w:b w:val="1"/>
          <w:vertAlign w:val="baseline"/>
          <w:rtl w:val="0"/>
        </w:rPr>
        <w:t xml:space="preserve"> method is used to remove an element based on its position </w:t>
      </w:r>
      <w:r w:rsidDel="00000000" w:rsidR="00000000" w:rsidRPr="00000000">
        <w:rPr>
          <w:rtl w:val="0"/>
        </w:rPr>
      </w:r>
    </w:p>
    <w:p w:rsidR="00000000" w:rsidDel="00000000" w:rsidP="00000000" w:rsidRDefault="00000000" w:rsidRPr="00000000" w14:paraId="00000D07">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Once the item is removed, all elements below it in the list shift forward in the list and the size is reduced by one </w:t>
      </w:r>
    </w:p>
    <w:p w:rsidR="00000000" w:rsidDel="00000000" w:rsidP="00000000" w:rsidRDefault="00000000" w:rsidRPr="00000000" w14:paraId="00000D08">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09">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import java.util.ArrayList;</w:t>
      </w:r>
    </w:p>
    <w:p w:rsidR="00000000" w:rsidDel="00000000" w:rsidP="00000000" w:rsidRDefault="00000000" w:rsidRPr="00000000" w14:paraId="00000D0A">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0B">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public class ArrayListApp { </w:t>
      </w:r>
    </w:p>
    <w:p w:rsidR="00000000" w:rsidDel="00000000" w:rsidP="00000000" w:rsidRDefault="00000000" w:rsidRPr="00000000" w14:paraId="00000D0C">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public static void main(String[] args) { </w:t>
      </w:r>
    </w:p>
    <w:p w:rsidR="00000000" w:rsidDel="00000000" w:rsidP="00000000" w:rsidRDefault="00000000" w:rsidRPr="00000000" w14:paraId="00000D0D">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D0E">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ArrayList&lt;String&gt; </w:t>
      </w:r>
      <w:r w:rsidDel="00000000" w:rsidR="00000000" w:rsidRPr="00000000">
        <w:rPr>
          <w:rFonts w:ascii="Courier New" w:cs="Courier New" w:eastAsia="Courier New" w:hAnsi="Courier New"/>
          <w:sz w:val="25"/>
          <w:szCs w:val="25"/>
          <w:vertAlign w:val="baseline"/>
          <w:rtl w:val="0"/>
        </w:rPr>
        <w:t xml:space="preserve">kids = new ArrayList&lt;String&gt;();</w:t>
      </w:r>
      <w:r w:rsidDel="00000000" w:rsidR="00000000" w:rsidRPr="00000000">
        <w:rPr>
          <w:rtl w:val="0"/>
        </w:rPr>
      </w:r>
    </w:p>
    <w:p w:rsidR="00000000" w:rsidDel="00000000" w:rsidP="00000000" w:rsidRDefault="00000000" w:rsidRPr="00000000" w14:paraId="00000D0F">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D10">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kids.add("Natalie");</w:t>
      </w:r>
    </w:p>
    <w:p w:rsidR="00000000" w:rsidDel="00000000" w:rsidP="00000000" w:rsidRDefault="00000000" w:rsidRPr="00000000" w14:paraId="00000D11">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kids.add("Brittany");</w:t>
      </w:r>
    </w:p>
    <w:p w:rsidR="00000000" w:rsidDel="00000000" w:rsidP="00000000" w:rsidRDefault="00000000" w:rsidRPr="00000000" w14:paraId="00000D12">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kids.add("Zachary");</w:t>
      </w:r>
    </w:p>
    <w:p w:rsidR="00000000" w:rsidDel="00000000" w:rsidP="00000000" w:rsidRDefault="00000000" w:rsidRPr="00000000" w14:paraId="00000D13">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14">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kids.remove(1);</w:t>
      </w:r>
      <w:r w:rsidDel="00000000" w:rsidR="00000000" w:rsidRPr="00000000">
        <w:rPr>
          <w:rtl w:val="0"/>
        </w:rPr>
      </w:r>
    </w:p>
    <w:p w:rsidR="00000000" w:rsidDel="00000000" w:rsidP="00000000" w:rsidRDefault="00000000" w:rsidRPr="00000000" w14:paraId="00000D15">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D16">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System.out.println("After Brittany removed: ");</w:t>
      </w:r>
    </w:p>
    <w:p w:rsidR="00000000" w:rsidDel="00000000" w:rsidP="00000000" w:rsidRDefault="00000000" w:rsidRPr="00000000" w14:paraId="00000D17">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for (int i = 0; i &lt; kids.size(); i++) {</w:t>
      </w:r>
    </w:p>
    <w:p w:rsidR="00000000" w:rsidDel="00000000" w:rsidP="00000000" w:rsidRDefault="00000000" w:rsidRPr="00000000" w14:paraId="00000D18">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System.out.println((i + 1) + " : " + kids.get(i));</w:t>
      </w:r>
    </w:p>
    <w:p w:rsidR="00000000" w:rsidDel="00000000" w:rsidP="00000000" w:rsidRDefault="00000000" w:rsidRPr="00000000" w14:paraId="00000D19">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D1A">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1B">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kids.add("Brittany");</w:t>
      </w:r>
      <w:r w:rsidDel="00000000" w:rsidR="00000000" w:rsidRPr="00000000">
        <w:rPr>
          <w:rtl w:val="0"/>
        </w:rPr>
      </w:r>
    </w:p>
    <w:p w:rsidR="00000000" w:rsidDel="00000000" w:rsidP="00000000" w:rsidRDefault="00000000" w:rsidRPr="00000000" w14:paraId="00000D1C">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    </w:t>
      </w:r>
      <w:r w:rsidDel="00000000" w:rsidR="00000000" w:rsidRPr="00000000">
        <w:rPr>
          <w:rtl w:val="0"/>
        </w:rPr>
      </w:r>
    </w:p>
    <w:p w:rsidR="00000000" w:rsidDel="00000000" w:rsidP="00000000" w:rsidRDefault="00000000" w:rsidRPr="00000000" w14:paraId="00000D1D">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System.out.println("After Brittany re-added: ");</w:t>
      </w:r>
    </w:p>
    <w:p w:rsidR="00000000" w:rsidDel="00000000" w:rsidP="00000000" w:rsidRDefault="00000000" w:rsidRPr="00000000" w14:paraId="00000D1E">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for (int i = 0; i &lt; kids.size(); i++) {</w:t>
      </w:r>
    </w:p>
    <w:p w:rsidR="00000000" w:rsidDel="00000000" w:rsidP="00000000" w:rsidRDefault="00000000" w:rsidRPr="00000000" w14:paraId="00000D1F">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System.out.println((i + 1) + " : " + kids.get(i));</w:t>
      </w:r>
    </w:p>
    <w:p w:rsidR="00000000" w:rsidDel="00000000" w:rsidP="00000000" w:rsidRDefault="00000000" w:rsidRPr="00000000" w14:paraId="00000D20">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D21">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 </w:t>
      </w:r>
    </w:p>
    <w:p w:rsidR="00000000" w:rsidDel="00000000" w:rsidP="00000000" w:rsidRDefault="00000000" w:rsidRPr="00000000" w14:paraId="00000D22">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w:t>
      </w:r>
    </w:p>
    <w:p w:rsidR="00000000" w:rsidDel="00000000" w:rsidP="00000000" w:rsidRDefault="00000000" w:rsidRPr="00000000" w14:paraId="00000D23">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24">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D25">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26">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1 : Natalie</w:t>
      </w:r>
    </w:p>
    <w:p w:rsidR="00000000" w:rsidDel="00000000" w:rsidP="00000000" w:rsidRDefault="00000000" w:rsidRPr="00000000" w14:paraId="00000D27">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2 : Zach</w:t>
      </w:r>
    </w:p>
    <w:p w:rsidR="00000000" w:rsidDel="00000000" w:rsidP="00000000" w:rsidRDefault="00000000" w:rsidRPr="00000000" w14:paraId="00000D28">
      <w:pPr>
        <w:ind w:left="360" w:right="144" w:firstLine="0"/>
        <w:rPr>
          <w:rFonts w:ascii="Courier New" w:cs="Courier New" w:eastAsia="Courier New" w:hAnsi="Courier New"/>
          <w:sz w:val="25"/>
          <w:szCs w:val="25"/>
          <w:vertAlign w:val="baseline"/>
        </w:rPr>
      </w:pPr>
      <w:bookmarkStart w:colFirst="0" w:colLast="0" w:name="_heading=h.3im3ia3" w:id="174"/>
      <w:bookmarkEnd w:id="174"/>
      <w:r w:rsidDel="00000000" w:rsidR="00000000" w:rsidRPr="00000000">
        <w:rPr>
          <w:rFonts w:ascii="Courier New" w:cs="Courier New" w:eastAsia="Courier New" w:hAnsi="Courier New"/>
          <w:sz w:val="25"/>
          <w:szCs w:val="25"/>
          <w:vertAlign w:val="baseline"/>
          <w:rtl w:val="0"/>
        </w:rPr>
        <w:t xml:space="preserve">3 : Brittany</w:t>
      </w:r>
    </w:p>
    <w:p w:rsidR="00000000" w:rsidDel="00000000" w:rsidP="00000000" w:rsidRDefault="00000000" w:rsidRPr="00000000" w14:paraId="00000D2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Other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b w:val="1"/>
          <w:vertAlign w:val="baseline"/>
          <w:rtl w:val="0"/>
        </w:rPr>
        <w:t xml:space="preserve"> Methods</w:t>
      </w:r>
      <w:r w:rsidDel="00000000" w:rsidR="00000000" w:rsidRPr="00000000">
        <w:rPr>
          <w:rtl w:val="0"/>
        </w:rPr>
      </w:r>
    </w:p>
    <w:p w:rsidR="00000000" w:rsidDel="00000000" w:rsidP="00000000" w:rsidRDefault="00000000" w:rsidRPr="00000000" w14:paraId="00000D2A">
      <w:pPr>
        <w:pStyle w:val="Heading4"/>
        <w:numPr>
          <w:ilvl w:val="0"/>
          <w:numId w:val="7"/>
        </w:numPr>
        <w:ind w:left="360" w:hanging="360"/>
        <w:rPr>
          <w:vertAlign w:val="baseline"/>
        </w:rPr>
      </w:pPr>
      <w:r w:rsidDel="00000000" w:rsidR="00000000" w:rsidRPr="00000000">
        <w:rPr>
          <w:b w:val="1"/>
          <w:vertAlign w:val="baseline"/>
          <w:rtl w:val="0"/>
        </w:rPr>
        <w:t xml:space="preserve">There are many other array list methods, including:</w:t>
      </w:r>
      <w:r w:rsidDel="00000000" w:rsidR="00000000" w:rsidRPr="00000000">
        <w:rPr>
          <w:rtl w:val="0"/>
        </w:rPr>
      </w:r>
    </w:p>
    <w:p w:rsidR="00000000" w:rsidDel="00000000" w:rsidP="00000000" w:rsidRDefault="00000000" w:rsidRPr="00000000" w14:paraId="00000D2B">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Courier New" w:cs="Courier New" w:eastAsia="Courier New" w:hAnsi="Courier New"/>
          <w:sz w:val="32"/>
          <w:szCs w:val="32"/>
          <w:vertAlign w:val="baseline"/>
          <w:rtl w:val="0"/>
        </w:rPr>
        <w:t xml:space="preserve">Collections.sort()</w:t>
      </w:r>
      <w:r w:rsidDel="00000000" w:rsidR="00000000" w:rsidRPr="00000000">
        <w:rPr>
          <w:rFonts w:ascii="PalmSprings" w:cs="PalmSprings" w:eastAsia="PalmSprings" w:hAnsi="PalmSprings"/>
          <w:sz w:val="32"/>
          <w:szCs w:val="32"/>
          <w:vertAlign w:val="baseline"/>
          <w:rtl w:val="0"/>
        </w:rPr>
        <w:t xml:space="preserve">  -  sorting an </w:t>
      </w:r>
      <w:r w:rsidDel="00000000" w:rsidR="00000000" w:rsidRPr="00000000">
        <w:rPr>
          <w:rFonts w:ascii="Courier New" w:cs="Courier New" w:eastAsia="Courier New" w:hAnsi="Courier New"/>
          <w:sz w:val="32"/>
          <w:szCs w:val="32"/>
          <w:vertAlign w:val="baseline"/>
          <w:rtl w:val="0"/>
        </w:rPr>
        <w:t xml:space="preserve">ArrayList</w:t>
      </w:r>
      <w:r w:rsidDel="00000000" w:rsidR="00000000" w:rsidRPr="00000000">
        <w:rPr>
          <w:rtl w:val="0"/>
        </w:rPr>
      </w:r>
    </w:p>
    <w:p w:rsidR="00000000" w:rsidDel="00000000" w:rsidP="00000000" w:rsidRDefault="00000000" w:rsidRPr="00000000" w14:paraId="00000D2C">
      <w:pPr>
        <w:numPr>
          <w:ilvl w:val="0"/>
          <w:numId w:val="3"/>
        </w:numPr>
        <w:tabs>
          <w:tab w:val="left" w:leader="none" w:pos="936"/>
        </w:tabs>
        <w:spacing w:before="200" w:lineRule="auto"/>
        <w:ind w:left="936" w:hanging="215.99999999999994"/>
        <w:rPr>
          <w:rFonts w:ascii="PalmSprings" w:cs="PalmSprings" w:eastAsia="PalmSprings" w:hAnsi="PalmSprings"/>
          <w:sz w:val="28"/>
          <w:szCs w:val="28"/>
          <w:vertAlign w:val="baseline"/>
        </w:rPr>
      </w:pPr>
      <w:r w:rsidDel="00000000" w:rsidR="00000000" w:rsidRPr="00000000">
        <w:rPr>
          <w:rFonts w:ascii="PalmSprings" w:cs="PalmSprings" w:eastAsia="PalmSprings" w:hAnsi="PalmSprings"/>
          <w:sz w:val="28"/>
          <w:szCs w:val="28"/>
          <w:vertAlign w:val="baseline"/>
          <w:rtl w:val="0"/>
        </w:rPr>
        <w:t xml:space="preserve">It can sort lists alphabetically or numerically</w:t>
      </w:r>
    </w:p>
    <w:p w:rsidR="00000000" w:rsidDel="00000000" w:rsidP="00000000" w:rsidRDefault="00000000" w:rsidRPr="00000000" w14:paraId="00000D2D">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Courier New" w:cs="Courier New" w:eastAsia="Courier New" w:hAnsi="Courier New"/>
          <w:sz w:val="32"/>
          <w:szCs w:val="32"/>
          <w:vertAlign w:val="baseline"/>
          <w:rtl w:val="0"/>
        </w:rPr>
        <w:t xml:space="preserve">clear()</w:t>
      </w:r>
      <w:r w:rsidDel="00000000" w:rsidR="00000000" w:rsidRPr="00000000">
        <w:rPr>
          <w:rFonts w:ascii="PalmSprings" w:cs="PalmSprings" w:eastAsia="PalmSprings" w:hAnsi="PalmSprings"/>
          <w:sz w:val="32"/>
          <w:szCs w:val="32"/>
          <w:vertAlign w:val="baseline"/>
          <w:rtl w:val="0"/>
        </w:rPr>
        <w:t xml:space="preserve">  -  clearing all items in an </w:t>
      </w:r>
      <w:r w:rsidDel="00000000" w:rsidR="00000000" w:rsidRPr="00000000">
        <w:rPr>
          <w:rFonts w:ascii="Courier New" w:cs="Courier New" w:eastAsia="Courier New" w:hAnsi="Courier New"/>
          <w:sz w:val="32"/>
          <w:szCs w:val="32"/>
          <w:vertAlign w:val="baseline"/>
          <w:rtl w:val="0"/>
        </w:rPr>
        <w:t xml:space="preserve">ArrayList</w:t>
      </w:r>
      <w:r w:rsidDel="00000000" w:rsidR="00000000" w:rsidRPr="00000000">
        <w:rPr>
          <w:rtl w:val="0"/>
        </w:rPr>
      </w:r>
    </w:p>
    <w:p w:rsidR="00000000" w:rsidDel="00000000" w:rsidP="00000000" w:rsidRDefault="00000000" w:rsidRPr="00000000" w14:paraId="00000D2E">
      <w:pPr>
        <w:ind w:left="360" w:right="144" w:firstLine="0"/>
        <w:rPr>
          <w:rFonts w:ascii="Courier New" w:cs="Courier New" w:eastAsia="Courier New" w:hAnsi="Courier New"/>
          <w:sz w:val="25"/>
          <w:szCs w:val="25"/>
          <w:vertAlign w:val="baseline"/>
        </w:rPr>
      </w:pPr>
      <w:bookmarkStart w:colFirst="0" w:colLast="0" w:name="_heading=h.1xrdshw" w:id="175"/>
      <w:bookmarkEnd w:id="175"/>
      <w:r w:rsidDel="00000000" w:rsidR="00000000" w:rsidRPr="00000000">
        <w:rPr>
          <w:rtl w:val="0"/>
        </w:rPr>
      </w:r>
    </w:p>
    <w:p w:rsidR="00000000" w:rsidDel="00000000" w:rsidP="00000000" w:rsidRDefault="00000000" w:rsidRPr="00000000" w14:paraId="00000D2F">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Manage a Collection of Data using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rtl w:val="0"/>
        </w:rPr>
      </w:r>
    </w:p>
    <w:p w:rsidR="00000000" w:rsidDel="00000000" w:rsidP="00000000" w:rsidRDefault="00000000" w:rsidRPr="00000000" w14:paraId="00000D3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Product.java</w:t>
      </w:r>
      <w:r w:rsidDel="00000000" w:rsidR="00000000" w:rsidRPr="00000000">
        <w:rPr>
          <w:rtl w:val="0"/>
        </w:rPr>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Product { </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id;</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 </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float price;</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Product(int id, String name, float price) {</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this.id = id;</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this.price = price;</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getId() {</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this.id;</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float getPrice() {</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this.price;</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Store.java</w:t>
      </w: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java.util.ArrayList; </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java.util.Scanner; </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hr1b5p" w:id="176"/>
      <w:bookmarkEnd w:id="176"/>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StoreApp { </w:t>
      </w:r>
    </w:p>
    <w:p w:rsidR="00000000" w:rsidDel="00000000" w:rsidP="00000000" w:rsidRDefault="00000000" w:rsidRPr="00000000" w14:paraId="00000D53">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Manage a Collection of Data using </w:t>
      </w:r>
      <w:r w:rsidDel="00000000" w:rsidR="00000000" w:rsidRPr="00000000">
        <w:rPr>
          <w:rFonts w:ascii="Courier New" w:cs="Courier New" w:eastAsia="Courier New" w:hAnsi="Courier New"/>
          <w:b w:val="1"/>
          <w:vertAlign w:val="baseline"/>
          <w:rtl w:val="0"/>
        </w:rPr>
        <w:t xml:space="preserve">ArrayList</w:t>
      </w:r>
      <w:r w:rsidDel="00000000" w:rsidR="00000000" w:rsidRPr="00000000">
        <w:rPr>
          <w:b w:val="1"/>
          <w:vertAlign w:val="baseline"/>
          <w:rtl w:val="0"/>
        </w:rPr>
        <w:t xml:space="preserv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static void main(String[] args) {</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ArrayList&lt;Product&gt; inventory = getInventory();</w:t>
      </w: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Scanner scanner = new Scanner(System.in);</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System.out.println("We carry the following inventory: ");</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for (int i = 0; i &lt; inventory.size(); i++) {</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Product p = inventory.get(i);</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System.out.printf("id: %d %s - Price: $%.2f", </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p.getId(), p.getName(), p.getPrice()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ArrayList&lt;Product&gt; getInventory() {</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ArrayList&lt;Product&gt; inventory =</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new ArrayList&lt;Product&gt;();</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method loads product objects into inventory</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and its details are not shown</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inventory;</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wwbldi" w:id="177"/>
      <w:bookmarkEnd w:id="17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D71">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Mod08</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Mod08</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D73">
      <w:pPr>
        <w:rPr>
          <w:rFonts w:ascii="PalmSprings" w:cs="PalmSprings" w:eastAsia="PalmSprings" w:hAnsi="PalmSprings"/>
          <w:b w:val="0"/>
          <w:sz w:val="32"/>
          <w:szCs w:val="32"/>
          <w:u w:val="single"/>
          <w:vertAlign w:val="baseline"/>
        </w:rPr>
      </w:pPr>
      <w:r w:rsidDel="00000000" w:rsidR="00000000" w:rsidRPr="00000000">
        <w:rPr>
          <w:rtl w:val="0"/>
        </w:rPr>
      </w:r>
    </w:p>
    <w:p w:rsidR="00000000" w:rsidDel="00000000" w:rsidP="00000000" w:rsidRDefault="00000000" w:rsidRPr="00000000" w14:paraId="00000D74">
      <w:pPr>
        <w:rPr>
          <w:rFonts w:ascii="PalmSprings" w:cs="PalmSprings" w:eastAsia="PalmSprings" w:hAnsi="PalmSprings"/>
          <w:b w:val="0"/>
          <w:sz w:val="32"/>
          <w:szCs w:val="32"/>
          <w:u w:val="single"/>
          <w:vertAlign w:val="baseline"/>
        </w:rPr>
      </w:pPr>
      <w:r w:rsidDel="00000000" w:rsidR="00000000" w:rsidRPr="00000000">
        <w:rPr>
          <w:rFonts w:ascii="PalmSprings" w:cs="PalmSprings" w:eastAsia="PalmSprings" w:hAnsi="PalmSprings"/>
          <w:b w:val="1"/>
          <w:sz w:val="32"/>
          <w:szCs w:val="32"/>
          <w:u w:val="single"/>
          <w:vertAlign w:val="baseline"/>
          <w:rtl w:val="0"/>
        </w:rPr>
        <w:t xml:space="preserve">EXERCISE 1</w:t>
      </w:r>
      <w:r w:rsidDel="00000000" w:rsidR="00000000" w:rsidRPr="00000000">
        <w:rPr>
          <w:rtl w:val="0"/>
        </w:rPr>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Java application.  Code the application we just saw that displays inventory our store carries.</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will need to code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getInventory()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and create at least 5 product objects.  An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 size can change and will continue to grow as long as you have the energy to place products in the list.</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Test the app.</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Sort the products by name before you display them.  Hint: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https://www.bezkoder.com/java-sort-arraylist-of-objects/</w:t>
      </w:r>
      <w:r w:rsidDel="00000000" w:rsidR="00000000" w:rsidRPr="00000000">
        <w:rPr>
          <w:rtl w:val="0"/>
        </w:rPr>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Replace the code that loaded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with code that reads data from a file.  Create a file containing products that resembles the following.</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4567|10' 2x4  (grade B)|9.99</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1234|Hammer|19.49</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2345|Box of nails|9.29</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Read the file a line at a time.  Split the string where you find the pipe (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 character and use the parts to create a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Product </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object.  Add the object to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ArrayList</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The list will be able to accommodate however many products you add to the file.</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Replace the user interface of the program with a menu drive one.  Provide a loop and prompt the user using a style resembling the following:</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What do you want to do?</w:t>
      </w:r>
    </w:p>
    <w:p w:rsidR="00000000" w:rsidDel="00000000" w:rsidP="00000000" w:rsidRDefault="00000000" w:rsidRPr="00000000" w14:paraId="00000D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6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List all products</w:t>
      </w:r>
    </w:p>
    <w:p w:rsidR="00000000" w:rsidDel="00000000" w:rsidP="00000000" w:rsidRDefault="00000000" w:rsidRPr="00000000" w14:paraId="00000D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6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Lookup a product by its id</w:t>
      </w:r>
    </w:p>
    <w:p w:rsidR="00000000" w:rsidDel="00000000" w:rsidP="00000000" w:rsidRDefault="00000000" w:rsidRPr="00000000" w14:paraId="00000D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6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Find all products within a price range</w:t>
      </w:r>
    </w:p>
    <w:p w:rsidR="00000000" w:rsidDel="00000000" w:rsidP="00000000" w:rsidRDefault="00000000" w:rsidRPr="00000000" w14:paraId="00000D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6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Add a new product</w:t>
      </w:r>
    </w:p>
    <w:p w:rsidR="00000000" w:rsidDel="00000000" w:rsidP="00000000" w:rsidRDefault="00000000" w:rsidRPr="00000000" w14:paraId="00000D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660" w:right="144" w:hanging="36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Quit the application</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1c1lvlb" w:id="178"/>
      <w:bookmarkEnd w:id="178"/>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Enter comm</w:t>
      </w:r>
      <w:r w:rsidDel="00000000" w:rsidR="00000000" w:rsidRPr="00000000">
        <w:rPr>
          <w:rFonts w:ascii="Courier New" w:cs="Courier New" w:eastAsia="Courier New" w:hAnsi="Courier New"/>
          <w:sz w:val="25"/>
          <w:szCs w:val="25"/>
          <w:rtl w:val="0"/>
        </w:rPr>
        <w:t xml:space="preserve">a</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nd: </w:t>
      </w:r>
      <w:r w:rsidDel="00000000" w:rsidR="00000000" w:rsidRPr="00000000">
        <w:rPr>
          <w:rtl w:val="0"/>
        </w:rPr>
      </w:r>
    </w:p>
    <w:p w:rsidR="00000000" w:rsidDel="00000000" w:rsidP="00000000" w:rsidRDefault="00000000" w:rsidRPr="00000000" w14:paraId="00000D88">
      <w:pPr>
        <w:pStyle w:val="Heading2"/>
        <w:numPr>
          <w:ilvl w:val="1"/>
          <w:numId w:val="9"/>
        </w:numPr>
        <w:ind w:left="0" w:firstLine="0"/>
        <w:rPr>
          <w:vertAlign w:val="baseline"/>
        </w:rPr>
      </w:pPr>
      <w:bookmarkStart w:colFirst="0" w:colLast="0" w:name="_heading=h.3w19e94" w:id="179"/>
      <w:bookmarkEnd w:id="179"/>
      <w:r w:rsidDel="00000000" w:rsidR="00000000" w:rsidRPr="00000000">
        <w:rPr>
          <w:b w:val="0"/>
          <w:vertAlign w:val="baseline"/>
          <w:rtl w:val="0"/>
        </w:rPr>
        <w:br w:type="textWrapping"/>
        <w:br w:type="textWrapping"/>
        <w:br w:type="textWrapping"/>
        <w:br w:type="textWrapping"/>
        <w:t xml:space="preserve">Using a </w:t>
      </w:r>
      <w:r w:rsidDel="00000000" w:rsidR="00000000" w:rsidRPr="00000000">
        <w:rPr>
          <w:rFonts w:ascii="Courier New" w:cs="Courier New" w:eastAsia="Courier New" w:hAnsi="Courier New"/>
          <w:b w:val="0"/>
          <w:vertAlign w:val="baseline"/>
          <w:rtl w:val="0"/>
        </w:rPr>
        <w:t xml:space="preserve">HashMap</w:t>
      </w:r>
      <w:r w:rsidDel="00000000" w:rsidR="00000000" w:rsidRPr="00000000">
        <w:rPr>
          <w:rtl w:val="0"/>
        </w:rPr>
      </w:r>
    </w:p>
    <w:p w:rsidR="00000000" w:rsidDel="00000000" w:rsidP="00000000" w:rsidRDefault="00000000" w:rsidRPr="00000000" w14:paraId="00000D89">
      <w:pPr>
        <w:pStyle w:val="Heading3"/>
        <w:tabs>
          <w:tab w:val="left" w:leader="none" w:pos="360"/>
          <w:tab w:val="left" w:leader="none" w:pos="720"/>
          <w:tab w:val="left" w:leader="none" w:pos="1080"/>
        </w:tabs>
        <w:rPr>
          <w:rFonts w:ascii="Courier New" w:cs="Courier New" w:eastAsia="Courier New" w:hAnsi="Courier New"/>
          <w:vertAlign w:val="baseline"/>
        </w:rPr>
      </w:pPr>
      <w:r w:rsidDel="00000000" w:rsidR="00000000" w:rsidRPr="00000000">
        <w:rPr>
          <w:rFonts w:ascii="Courier New" w:cs="Courier New" w:eastAsia="Courier New" w:hAnsi="Courier New"/>
          <w:b w:val="1"/>
          <w:vertAlign w:val="baseline"/>
          <w:rtl w:val="0"/>
        </w:rPr>
        <w:t xml:space="preserve">HashMap</w:t>
      </w:r>
      <w:r w:rsidDel="00000000" w:rsidR="00000000" w:rsidRPr="00000000">
        <w:rPr>
          <w:rtl w:val="0"/>
        </w:rPr>
      </w:r>
    </w:p>
    <w:p w:rsidR="00000000" w:rsidDel="00000000" w:rsidP="00000000" w:rsidRDefault="00000000" w:rsidRPr="00000000" w14:paraId="00000D8A">
      <w:pPr>
        <w:pStyle w:val="Heading4"/>
        <w:numPr>
          <w:ilvl w:val="0"/>
          <w:numId w:val="7"/>
        </w:numPr>
        <w:ind w:left="360" w:hanging="360"/>
        <w:rPr>
          <w:vertAlign w:val="baseline"/>
        </w:rPr>
      </w:pPr>
      <w:r w:rsidDel="00000000" w:rsidR="00000000" w:rsidRPr="00000000">
        <w:rPr>
          <w:b w:val="1"/>
          <w:vertAlign w:val="baseline"/>
          <w:rtl w:val="0"/>
        </w:rPr>
        <w:t xml:space="preserve">A</w:t>
      </w:r>
      <w:r w:rsidDel="00000000" w:rsidR="00000000" w:rsidRPr="00000000">
        <w:rPr>
          <w:rFonts w:ascii="Calibri" w:cs="Calibri" w:eastAsia="Calibri" w:hAnsi="Calibri"/>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stores items in key/value pairs</w:t>
      </w:r>
      <w:r w:rsidDel="00000000" w:rsidR="00000000" w:rsidRPr="00000000">
        <w:rPr>
          <w:rtl w:val="0"/>
        </w:rPr>
      </w:r>
    </w:p>
    <w:p w:rsidR="00000000" w:rsidDel="00000000" w:rsidP="00000000" w:rsidRDefault="00000000" w:rsidRPr="00000000" w14:paraId="00000D8B">
      <w:pPr>
        <w:pStyle w:val="Heading4"/>
        <w:numPr>
          <w:ilvl w:val="0"/>
          <w:numId w:val="7"/>
        </w:numPr>
        <w:ind w:left="360" w:hanging="360"/>
        <w:rPr>
          <w:vertAlign w:val="baseline"/>
        </w:rPr>
      </w:pPr>
      <w:r w:rsidDel="00000000" w:rsidR="00000000" w:rsidRPr="00000000">
        <w:rPr>
          <w:b w:val="1"/>
          <w:vertAlign w:val="baseline"/>
          <w:rtl w:val="0"/>
        </w:rPr>
        <w:t xml:space="preserve">To access an element, you use the key (like a subscript)</w:t>
      </w:r>
      <w:r w:rsidDel="00000000" w:rsidR="00000000" w:rsidRPr="00000000">
        <w:rPr>
          <w:rtl w:val="0"/>
        </w:rPr>
      </w:r>
    </w:p>
    <w:p w:rsidR="00000000" w:rsidDel="00000000" w:rsidP="00000000" w:rsidRDefault="00000000" w:rsidRPr="00000000" w14:paraId="00000D8C">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It returns the value associated with that key</w:t>
      </w:r>
    </w:p>
    <w:p w:rsidR="00000000" w:rsidDel="00000000" w:rsidP="00000000" w:rsidRDefault="00000000" w:rsidRPr="00000000" w14:paraId="00000D8D">
      <w:pPr>
        <w:pStyle w:val="Heading4"/>
        <w:numPr>
          <w:ilvl w:val="0"/>
          <w:numId w:val="7"/>
        </w:numPr>
        <w:ind w:left="360" w:hanging="360"/>
        <w:rPr>
          <w:vertAlign w:val="baseline"/>
        </w:rPr>
      </w:pPr>
      <w:r w:rsidDel="00000000" w:rsidR="00000000" w:rsidRPr="00000000">
        <w:rPr>
          <w:b w:val="1"/>
          <w:vertAlign w:val="baseline"/>
          <w:rtl w:val="0"/>
        </w:rPr>
        <w:t xml:space="preserve">You will find it in the </w:t>
      </w:r>
      <w:r w:rsidDel="00000000" w:rsidR="00000000" w:rsidRPr="00000000">
        <w:rPr>
          <w:rFonts w:ascii="Courier New" w:cs="Courier New" w:eastAsia="Courier New" w:hAnsi="Courier New"/>
          <w:b w:val="1"/>
          <w:vertAlign w:val="baseline"/>
          <w:rtl w:val="0"/>
        </w:rPr>
        <w:t xml:space="preserve">java.util</w:t>
      </w:r>
      <w:r w:rsidDel="00000000" w:rsidR="00000000" w:rsidRPr="00000000">
        <w:rPr>
          <w:b w:val="1"/>
          <w:vertAlign w:val="baseline"/>
          <w:rtl w:val="0"/>
        </w:rPr>
        <w:t xml:space="preserve"> package</w:t>
      </w:r>
      <w:r w:rsidDel="00000000" w:rsidR="00000000" w:rsidRPr="00000000">
        <w:rPr>
          <w:rtl w:val="0"/>
        </w:rPr>
      </w:r>
    </w:p>
    <w:p w:rsidR="00000000" w:rsidDel="00000000" w:rsidP="00000000" w:rsidRDefault="00000000" w:rsidRPr="00000000" w14:paraId="00000D8E">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java.util.HashMap; </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HashMap&lt;String, String&gt; statesAndCapitals </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HashMap&lt;String, String&gt;();</w:t>
      </w:r>
    </w:p>
    <w:p w:rsidR="00000000" w:rsidDel="00000000" w:rsidP="00000000" w:rsidRDefault="00000000" w:rsidRPr="00000000" w14:paraId="00000D93">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class is a generic class</w:t>
      </w:r>
      <w:r w:rsidDel="00000000" w:rsidR="00000000" w:rsidRPr="00000000">
        <w:rPr>
          <w:rtl w:val="0"/>
        </w:rPr>
      </w:r>
    </w:p>
    <w:p w:rsidR="00000000" w:rsidDel="00000000" w:rsidP="00000000" w:rsidRDefault="00000000" w:rsidRPr="00000000" w14:paraId="00000D94">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They key can be of one data type</w:t>
      </w:r>
    </w:p>
    <w:p w:rsidR="00000000" w:rsidDel="00000000" w:rsidP="00000000" w:rsidRDefault="00000000" w:rsidRPr="00000000" w14:paraId="00000D95">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The value can be of another data type</w:t>
      </w:r>
    </w:p>
    <w:p w:rsidR="00000000" w:rsidDel="00000000" w:rsidP="00000000" w:rsidRDefault="00000000" w:rsidRPr="00000000" w14:paraId="00000D96">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 key in this example is a String (state) and </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the value is a String (capital)</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HashMap&lt;String, String&gt; statesAndCapitals </w:t>
      </w:r>
      <w:r w:rsidDel="00000000" w:rsidR="00000000" w:rsidRPr="00000000">
        <w:rPr>
          <w:rtl w:val="0"/>
        </w:rPr>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b6jogx" w:id="180"/>
      <w:bookmarkEnd w:id="180"/>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HashMap&lt;String, String&gt;();</w:t>
      </w:r>
    </w:p>
    <w:p w:rsidR="00000000" w:rsidDel="00000000" w:rsidP="00000000" w:rsidRDefault="00000000" w:rsidRPr="00000000" w14:paraId="00000D9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Adding Items to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rtl w:val="0"/>
        </w:rPr>
      </w:r>
    </w:p>
    <w:p w:rsidR="00000000" w:rsidDel="00000000" w:rsidP="00000000" w:rsidRDefault="00000000" w:rsidRPr="00000000" w14:paraId="00000D9D">
      <w:pPr>
        <w:pStyle w:val="Heading4"/>
        <w:numPr>
          <w:ilvl w:val="0"/>
          <w:numId w:val="7"/>
        </w:numPr>
        <w:ind w:left="360" w:hanging="360"/>
        <w:rPr>
          <w:vertAlign w:val="baseline"/>
        </w:rPr>
      </w:pPr>
      <w:r w:rsidDel="00000000" w:rsidR="00000000" w:rsidRPr="00000000">
        <w:rPr>
          <w:rtl w:val="0"/>
        </w:rPr>
        <w:t xml:space="preserve">We</w:t>
      </w:r>
      <w:r w:rsidDel="00000000" w:rsidR="00000000" w:rsidRPr="00000000">
        <w:rPr>
          <w:b w:val="1"/>
          <w:vertAlign w:val="baseline"/>
          <w:rtl w:val="0"/>
        </w:rPr>
        <w:t xml:space="preserve"> can add an item to a </w:t>
      </w:r>
      <w:r w:rsidDel="00000000" w:rsidR="00000000" w:rsidRPr="00000000">
        <w:rPr>
          <w:rFonts w:ascii="Courier New" w:cs="Courier New" w:eastAsia="Courier New" w:hAnsi="Courier New"/>
          <w:b w:val="1"/>
          <w:vertAlign w:val="baseline"/>
          <w:rtl w:val="0"/>
        </w:rPr>
        <w:t xml:space="preserve">HashMap </w:t>
      </w:r>
      <w:r w:rsidDel="00000000" w:rsidR="00000000" w:rsidRPr="00000000">
        <w:rPr>
          <w:b w:val="1"/>
          <w:vertAlign w:val="baseline"/>
          <w:rtl w:val="0"/>
        </w:rPr>
        <w:t xml:space="preserve">using the</w:t>
      </w:r>
      <w:r w:rsidDel="00000000" w:rsidR="00000000" w:rsidRPr="00000000">
        <w:rPr>
          <w:rFonts w:ascii="Calibri" w:cs="Calibri" w:eastAsia="Calibri" w:hAnsi="Calibri"/>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put()</w:t>
      </w:r>
      <w:r w:rsidDel="00000000" w:rsidR="00000000" w:rsidRPr="00000000">
        <w:rPr>
          <w:rFonts w:ascii="Calibri" w:cs="Calibri" w:eastAsia="Calibri" w:hAnsi="Calibri"/>
          <w:b w:val="1"/>
          <w:vertAlign w:val="baseline"/>
          <w:rtl w:val="0"/>
        </w:rPr>
        <w:t xml:space="preserve"> </w:t>
      </w:r>
      <w:r w:rsidDel="00000000" w:rsidR="00000000" w:rsidRPr="00000000">
        <w:rPr>
          <w:b w:val="1"/>
          <w:vertAlign w:val="baseline"/>
          <w:rtl w:val="0"/>
        </w:rPr>
        <w:t xml:space="preserve">method</w:t>
      </w:r>
      <w:r w:rsidDel="00000000" w:rsidR="00000000" w:rsidRPr="00000000">
        <w:rPr>
          <w:rtl w:val="0"/>
        </w:rPr>
      </w:r>
    </w:p>
    <w:p w:rsidR="00000000" w:rsidDel="00000000" w:rsidP="00000000" w:rsidRDefault="00000000" w:rsidRPr="00000000" w14:paraId="00000D9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keys in a </w:t>
      </w:r>
      <w:r w:rsidDel="00000000" w:rsidR="00000000" w:rsidRPr="00000000">
        <w:rPr>
          <w:rFonts w:ascii="Courier New" w:cs="Courier New" w:eastAsia="Courier New" w:hAnsi="Courier New"/>
          <w:vertAlign w:val="baseline"/>
          <w:rtl w:val="0"/>
        </w:rPr>
        <w:t xml:space="preserve">HashMap</w:t>
      </w:r>
      <w:r w:rsidDel="00000000" w:rsidR="00000000" w:rsidRPr="00000000">
        <w:rPr>
          <w:vertAlign w:val="baseline"/>
          <w:rtl w:val="0"/>
        </w:rPr>
        <w:t xml:space="preserve"> must be unique</w:t>
      </w:r>
    </w:p>
    <w:p w:rsidR="00000000" w:rsidDel="00000000" w:rsidP="00000000" w:rsidRDefault="00000000" w:rsidRPr="00000000" w14:paraId="00000D9F">
      <w:pPr>
        <w:ind w:left="360" w:right="144" w:firstLine="0"/>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DA0">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java.util.HashMap; </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 { </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 </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HashMap&lt;String, String&gt; statesAndCapitals </w:t>
      </w:r>
      <w:r w:rsidDel="00000000" w:rsidR="00000000" w:rsidRPr="00000000">
        <w:rPr>
          <w:rtl w:val="0"/>
        </w:rPr>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HashMap&lt;String, String&gt;();</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statesAndCapitals.put("CT", "Hartford");</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statesAndCapitals.put("CA", "Sacramento");</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statesAndCapitals.put("WA", "Olympia");</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statesAndCapitals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put("TX", "Austin");</w:t>
      </w:r>
      <w:r w:rsidDel="00000000" w:rsidR="00000000" w:rsidRPr="00000000">
        <w:rPr>
          <w:rtl w:val="0"/>
        </w:rPr>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statesAndCapitals.put("FL", "Tallahassee");</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System.out.println(statesAndCapitals);</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DB2">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B3">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DB4">
      <w:pPr>
        <w:ind w:left="360" w:right="144" w:firstLine="0"/>
        <w:rPr>
          <w:rFonts w:ascii="Courier New" w:cs="Courier New" w:eastAsia="Courier New" w:hAnsi="Courier New"/>
          <w:b w:val="0"/>
          <w:sz w:val="25"/>
          <w:szCs w:val="25"/>
          <w:u w:val="single"/>
          <w:vertAlign w:val="baseline"/>
        </w:rPr>
      </w:pPr>
      <w:r w:rsidDel="00000000" w:rsidR="00000000" w:rsidRPr="00000000">
        <w:rPr>
          <w:rtl w:val="0"/>
        </w:rPr>
      </w:r>
    </w:p>
    <w:p w:rsidR="00000000" w:rsidDel="00000000" w:rsidP="00000000" w:rsidRDefault="00000000" w:rsidRPr="00000000" w14:paraId="00000DB5">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sz w:val="25"/>
          <w:szCs w:val="25"/>
          <w:vertAlign w:val="baseline"/>
          <w:rtl w:val="0"/>
        </w:rPr>
        <w:t xml:space="preserve">{CT=Hartford, TX=Austin, FL=Tallahassee, WA=Olympia, CA=Sacramento}</w:t>
      </w:r>
      <w:r w:rsidDel="00000000" w:rsidR="00000000" w:rsidRPr="00000000">
        <w:rPr>
          <w:rtl w:val="0"/>
        </w:rPr>
      </w:r>
    </w:p>
    <w:p w:rsidR="00000000" w:rsidDel="00000000" w:rsidP="00000000" w:rsidRDefault="00000000" w:rsidRPr="00000000" w14:paraId="00000DB6">
      <w:pPr>
        <w:pStyle w:val="Heading4"/>
        <w:numPr>
          <w:ilvl w:val="0"/>
          <w:numId w:val="7"/>
        </w:numPr>
        <w:ind w:left="360" w:hanging="360"/>
        <w:rPr>
          <w:vertAlign w:val="baseline"/>
        </w:rPr>
      </w:pPr>
      <w:r w:rsidDel="00000000" w:rsidR="00000000" w:rsidRPr="00000000">
        <w:rPr>
          <w:b w:val="1"/>
          <w:vertAlign w:val="baseline"/>
          <w:rtl w:val="0"/>
        </w:rPr>
        <w:t xml:space="preserve">Notice the values aren't necessarily displayed in the order they were added</w:t>
      </w:r>
      <w:r w:rsidDel="00000000" w:rsidR="00000000" w:rsidRPr="00000000">
        <w:rPr>
          <w:rtl w:val="0"/>
        </w:rPr>
      </w:r>
    </w:p>
    <w:p w:rsidR="00000000" w:rsidDel="00000000" w:rsidP="00000000" w:rsidRDefault="00000000" w:rsidRPr="00000000" w14:paraId="00000DB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This is because the </w:t>
      </w:r>
      <w:r w:rsidDel="00000000" w:rsidR="00000000" w:rsidRPr="00000000">
        <w:rPr>
          <w:rFonts w:ascii="Courier New" w:cs="Courier New" w:eastAsia="Courier New" w:hAnsi="Courier New"/>
          <w:vertAlign w:val="baseline"/>
          <w:rtl w:val="0"/>
        </w:rPr>
        <w:t xml:space="preserve">HashMap</w:t>
      </w:r>
      <w:r w:rsidDel="00000000" w:rsidR="00000000" w:rsidRPr="00000000">
        <w:rPr>
          <w:vertAlign w:val="baseline"/>
          <w:rtl w:val="0"/>
        </w:rPr>
        <w:t xml:space="preserve"> uses a "hash function" to convert the key into a position in an underlying collection for fast lookup</w:t>
      </w:r>
    </w:p>
    <w:p w:rsidR="00000000" w:rsidDel="00000000" w:rsidP="00000000" w:rsidRDefault="00000000" w:rsidRPr="00000000" w14:paraId="00000DB8">
      <w:pPr>
        <w:pStyle w:val="Heading5"/>
        <w:numPr>
          <w:ilvl w:val="0"/>
          <w:numId w:val="5"/>
        </w:numPr>
        <w:tabs>
          <w:tab w:val="left" w:leader="none" w:pos="720"/>
        </w:tabs>
        <w:ind w:left="504" w:firstLine="0"/>
        <w:rPr>
          <w:vertAlign w:val="baseline"/>
        </w:rPr>
      </w:pPr>
      <w:bookmarkStart w:colFirst="0" w:colLast="0" w:name="_heading=h.qbtyoq" w:id="181"/>
      <w:bookmarkEnd w:id="181"/>
      <w:r w:rsidDel="00000000" w:rsidR="00000000" w:rsidRPr="00000000">
        <w:rPr>
          <w:vertAlign w:val="baseline"/>
          <w:rtl w:val="0"/>
        </w:rPr>
        <w:t xml:space="preserve">This display order is impacted by this hash function</w:t>
      </w:r>
    </w:p>
    <w:p w:rsidR="00000000" w:rsidDel="00000000" w:rsidP="00000000" w:rsidRDefault="00000000" w:rsidRPr="00000000" w14:paraId="00000DB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Looking up Items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rtl w:val="0"/>
        </w:rPr>
      </w:r>
    </w:p>
    <w:p w:rsidR="00000000" w:rsidDel="00000000" w:rsidP="00000000" w:rsidRDefault="00000000" w:rsidRPr="00000000" w14:paraId="00000DBA">
      <w:pPr>
        <w:pStyle w:val="Heading4"/>
        <w:numPr>
          <w:ilvl w:val="0"/>
          <w:numId w:val="7"/>
        </w:numPr>
        <w:ind w:left="360" w:hanging="360"/>
        <w:rPr>
          <w:vertAlign w:val="baseline"/>
        </w:rPr>
      </w:pPr>
      <w:r w:rsidDel="00000000" w:rsidR="00000000" w:rsidRPr="00000000">
        <w:rPr>
          <w:b w:val="1"/>
          <w:vertAlign w:val="baseline"/>
          <w:rtl w:val="0"/>
        </w:rPr>
        <w:t xml:space="preserve">You can look up an item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using the </w:t>
      </w:r>
      <w:r w:rsidDel="00000000" w:rsidR="00000000" w:rsidRPr="00000000">
        <w:rPr>
          <w:rFonts w:ascii="Courier New" w:cs="Courier New" w:eastAsia="Courier New" w:hAnsi="Courier New"/>
          <w:b w:val="1"/>
          <w:vertAlign w:val="baseline"/>
          <w:rtl w:val="0"/>
        </w:rPr>
        <w:t xml:space="preserve">get()</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DBB">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Specify its key</w:t>
      </w:r>
    </w:p>
    <w:p w:rsidR="00000000" w:rsidDel="00000000" w:rsidP="00000000" w:rsidRDefault="00000000" w:rsidRPr="00000000" w14:paraId="00000DBC">
      <w:pPr>
        <w:pStyle w:val="Heading4"/>
        <w:numPr>
          <w:ilvl w:val="0"/>
          <w:numId w:val="7"/>
        </w:numPr>
        <w:ind w:left="360" w:hanging="360"/>
        <w:rPr>
          <w:vertAlign w:val="baseline"/>
        </w:rPr>
      </w:pPr>
      <w:r w:rsidDel="00000000" w:rsidR="00000000" w:rsidRPr="00000000">
        <w:rPr>
          <w:b w:val="1"/>
          <w:vertAlign w:val="baseline"/>
          <w:rtl w:val="0"/>
        </w:rPr>
        <w:t xml:space="preserve">If it finds the key in the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it returns the corresponding value</w:t>
      </w:r>
      <w:r w:rsidDel="00000000" w:rsidR="00000000" w:rsidRPr="00000000">
        <w:rPr>
          <w:rtl w:val="0"/>
        </w:rPr>
      </w:r>
    </w:p>
    <w:p w:rsidR="00000000" w:rsidDel="00000000" w:rsidP="00000000" w:rsidRDefault="00000000" w:rsidRPr="00000000" w14:paraId="00000DBD">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If it doesn't find the key, it returns </w:t>
      </w:r>
      <w:r w:rsidDel="00000000" w:rsidR="00000000" w:rsidRPr="00000000">
        <w:rPr>
          <w:rFonts w:ascii="Courier New" w:cs="Courier New" w:eastAsia="Courier New" w:hAnsi="Courier New"/>
          <w:sz w:val="32"/>
          <w:szCs w:val="32"/>
          <w:vertAlign w:val="baseline"/>
          <w:rtl w:val="0"/>
        </w:rPr>
        <w:t xml:space="preserve">null</w:t>
      </w:r>
      <w:r w:rsidDel="00000000" w:rsidR="00000000" w:rsidRPr="00000000">
        <w:rPr>
          <w:rtl w:val="0"/>
        </w:rPr>
      </w:r>
    </w:p>
    <w:p w:rsidR="00000000" w:rsidDel="00000000" w:rsidP="00000000" w:rsidRDefault="00000000" w:rsidRPr="00000000" w14:paraId="00000DBE">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java.util.HashMap; </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 { </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 </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HashMap&lt;String, String&gt; statesAndCapitals </w:t>
      </w: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HashMap&lt;String, String&gt;();</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statesAndCapitals.put("CT", "Hartford");</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statesAndCapitals.put("CA", "Sacramento");</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statesAndCapitals.put("WA", "Olympia");</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statesAndCapitals.put("TX", "Austin");</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statesAndCapitals.put("FL", "Tallahassee");</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System.out.print("The capital of Texas is: ");</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statesAndCapitals.get("TX")</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DD1">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D2">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DD3">
      <w:pPr>
        <w:ind w:left="360" w:right="144" w:firstLine="0"/>
        <w:rPr>
          <w:rFonts w:ascii="Courier New" w:cs="Courier New" w:eastAsia="Courier New" w:hAnsi="Courier New"/>
          <w:b w:val="0"/>
          <w:sz w:val="25"/>
          <w:szCs w:val="25"/>
          <w:u w:val="single"/>
          <w:vertAlign w:val="baseline"/>
        </w:rPr>
      </w:pPr>
      <w:r w:rsidDel="00000000" w:rsidR="00000000" w:rsidRPr="00000000">
        <w:rPr>
          <w:rtl w:val="0"/>
        </w:rPr>
      </w:r>
    </w:p>
    <w:p w:rsidR="00000000" w:rsidDel="00000000" w:rsidP="00000000" w:rsidRDefault="00000000" w:rsidRPr="00000000" w14:paraId="00000DD4">
      <w:pPr>
        <w:ind w:left="360" w:right="144" w:firstLine="0"/>
        <w:rPr>
          <w:rFonts w:ascii="Courier New" w:cs="Courier New" w:eastAsia="Courier New" w:hAnsi="Courier New"/>
          <w:vertAlign w:val="baseline"/>
        </w:rPr>
      </w:pPr>
      <w:bookmarkStart w:colFirst="0" w:colLast="0" w:name="_heading=h.3abhhcj" w:id="182"/>
      <w:bookmarkEnd w:id="182"/>
      <w:r w:rsidDel="00000000" w:rsidR="00000000" w:rsidRPr="00000000">
        <w:rPr>
          <w:rFonts w:ascii="Courier New" w:cs="Courier New" w:eastAsia="Courier New" w:hAnsi="Courier New"/>
          <w:sz w:val="25"/>
          <w:szCs w:val="25"/>
          <w:vertAlign w:val="baseline"/>
          <w:rtl w:val="0"/>
        </w:rPr>
        <w:t xml:space="preserve">The capital of Texas is: Austin</w:t>
      </w:r>
      <w:r w:rsidDel="00000000" w:rsidR="00000000" w:rsidRPr="00000000">
        <w:rPr>
          <w:rtl w:val="0"/>
        </w:rPr>
      </w:r>
    </w:p>
    <w:p w:rsidR="00000000" w:rsidDel="00000000" w:rsidP="00000000" w:rsidRDefault="00000000" w:rsidRPr="00000000" w14:paraId="00000DD5">
      <w:pPr>
        <w:pStyle w:val="Heading3"/>
        <w:tabs>
          <w:tab w:val="left" w:leader="none" w:pos="360"/>
          <w:tab w:val="left" w:leader="none" w:pos="720"/>
          <w:tab w:val="left" w:leader="none" w:pos="1080"/>
        </w:tabs>
        <w:rPr>
          <w:i w:val="0"/>
          <w:vertAlign w:val="baseline"/>
        </w:rPr>
      </w:pPr>
      <w:r w:rsidDel="00000000" w:rsidR="00000000" w:rsidRPr="00000000">
        <w:rPr>
          <w:b w:val="1"/>
          <w:vertAlign w:val="baseline"/>
          <w:rtl w:val="0"/>
        </w:rPr>
        <w:t xml:space="preserve">Looking up Items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i w:val="1"/>
          <w:vertAlign w:val="baseline"/>
          <w:rtl w:val="0"/>
        </w:rPr>
        <w:t xml:space="preserv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DD6">
      <w:pPr>
        <w:pStyle w:val="Heading4"/>
        <w:numPr>
          <w:ilvl w:val="0"/>
          <w:numId w:val="7"/>
        </w:numPr>
        <w:ind w:left="360" w:hanging="360"/>
        <w:rPr>
          <w:vertAlign w:val="baseline"/>
        </w:rPr>
      </w:pPr>
      <w:r w:rsidDel="00000000" w:rsidR="00000000" w:rsidRPr="00000000">
        <w:rPr>
          <w:b w:val="1"/>
          <w:vertAlign w:val="baseline"/>
          <w:rtl w:val="0"/>
        </w:rPr>
        <w:t xml:space="preserve">Failed lookups return </w:t>
      </w:r>
      <w:r w:rsidDel="00000000" w:rsidR="00000000" w:rsidRPr="00000000">
        <w:rPr>
          <w:rFonts w:ascii="Courier New" w:cs="Courier New" w:eastAsia="Courier New" w:hAnsi="Courier New"/>
          <w:b w:val="1"/>
          <w:vertAlign w:val="baseline"/>
          <w:rtl w:val="0"/>
        </w:rPr>
        <w:t xml:space="preserve">null</w:t>
      </w:r>
      <w:r w:rsidDel="00000000" w:rsidR="00000000" w:rsidRPr="00000000">
        <w:rPr>
          <w:rtl w:val="0"/>
        </w:rPr>
      </w:r>
    </w:p>
    <w:p w:rsidR="00000000" w:rsidDel="00000000" w:rsidP="00000000" w:rsidRDefault="00000000" w:rsidRPr="00000000" w14:paraId="00000DD7">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D8">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System.out.print("The capital of Oklahoma is: ");</w:t>
      </w:r>
    </w:p>
    <w:p w:rsidR="00000000" w:rsidDel="00000000" w:rsidP="00000000" w:rsidRDefault="00000000" w:rsidRPr="00000000" w14:paraId="00000DD9">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System.out.println(</w:t>
      </w:r>
      <w:r w:rsidDel="00000000" w:rsidR="00000000" w:rsidRPr="00000000">
        <w:rPr>
          <w:rFonts w:ascii="Courier New" w:cs="Courier New" w:eastAsia="Courier New" w:hAnsi="Courier New"/>
          <w:b w:val="1"/>
          <w:sz w:val="25"/>
          <w:szCs w:val="25"/>
          <w:vertAlign w:val="baseline"/>
          <w:rtl w:val="0"/>
        </w:rPr>
        <w:t xml:space="preserve">statesAndCapitals.get("OK")</w:t>
      </w:r>
      <w:r w:rsidDel="00000000" w:rsidR="00000000" w:rsidRPr="00000000">
        <w:rPr>
          <w:rFonts w:ascii="Courier New" w:cs="Courier New" w:eastAsia="Courier New" w:hAnsi="Courier New"/>
          <w:sz w:val="25"/>
          <w:szCs w:val="25"/>
          <w:vertAlign w:val="baseline"/>
          <w:rtl w:val="0"/>
        </w:rPr>
        <w:t xml:space="preserve">);</w:t>
      </w:r>
    </w:p>
    <w:p w:rsidR="00000000" w:rsidDel="00000000" w:rsidP="00000000" w:rsidRDefault="00000000" w:rsidRPr="00000000" w14:paraId="00000DDA">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DB">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DDC">
      <w:pPr>
        <w:ind w:left="360" w:right="144" w:firstLine="0"/>
        <w:rPr>
          <w:rFonts w:ascii="Courier New" w:cs="Courier New" w:eastAsia="Courier New" w:hAnsi="Courier New"/>
          <w:b w:val="0"/>
          <w:sz w:val="25"/>
          <w:szCs w:val="25"/>
          <w:u w:val="single"/>
          <w:vertAlign w:val="baseline"/>
        </w:rPr>
      </w:pPr>
      <w:r w:rsidDel="00000000" w:rsidR="00000000" w:rsidRPr="00000000">
        <w:rPr>
          <w:rtl w:val="0"/>
        </w:rPr>
      </w:r>
    </w:p>
    <w:p w:rsidR="00000000" w:rsidDel="00000000" w:rsidP="00000000" w:rsidRDefault="00000000" w:rsidRPr="00000000" w14:paraId="00000DDD">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The capital of Oklahoma is: null</w:t>
      </w:r>
    </w:p>
    <w:p w:rsidR="00000000" w:rsidDel="00000000" w:rsidP="00000000" w:rsidRDefault="00000000" w:rsidRPr="00000000" w14:paraId="00000DDE">
      <w:pPr>
        <w:pStyle w:val="Heading4"/>
        <w:numPr>
          <w:ilvl w:val="0"/>
          <w:numId w:val="7"/>
        </w:numPr>
        <w:ind w:left="360" w:hanging="360"/>
        <w:rPr>
          <w:vertAlign w:val="baseline"/>
        </w:rPr>
      </w:pPr>
      <w:r w:rsidDel="00000000" w:rsidR="00000000" w:rsidRPr="00000000">
        <w:rPr>
          <w:b w:val="1"/>
          <w:vertAlign w:val="baseline"/>
          <w:rtl w:val="0"/>
        </w:rPr>
        <w:t xml:space="preserve">If you are concerned about failed lookups, you should check the returned value before trying to use it</w:t>
      </w:r>
      <w:r w:rsidDel="00000000" w:rsidR="00000000" w:rsidRPr="00000000">
        <w:rPr>
          <w:rtl w:val="0"/>
        </w:rPr>
      </w:r>
    </w:p>
    <w:p w:rsidR="00000000" w:rsidDel="00000000" w:rsidP="00000000" w:rsidRDefault="00000000" w:rsidRPr="00000000" w14:paraId="00000DDF">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E0">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System.out.print("The capital of Oklahoma is: ");</w:t>
      </w:r>
    </w:p>
    <w:p w:rsidR="00000000" w:rsidDel="00000000" w:rsidP="00000000" w:rsidRDefault="00000000" w:rsidRPr="00000000" w14:paraId="00000DE1">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E2">
      <w:pPr>
        <w:ind w:left="360" w:right="144" w:firstLine="0"/>
        <w:rPr>
          <w:rFonts w:ascii="Courier New" w:cs="Courier New" w:eastAsia="Courier New" w:hAnsi="Courier New"/>
          <w:b w:val="0"/>
          <w:sz w:val="25"/>
          <w:szCs w:val="25"/>
          <w:vertAlign w:val="baseline"/>
        </w:rPr>
      </w:pPr>
      <w:r w:rsidDel="00000000" w:rsidR="00000000" w:rsidRPr="00000000">
        <w:rPr>
          <w:rFonts w:ascii="Courier New" w:cs="Courier New" w:eastAsia="Courier New" w:hAnsi="Courier New"/>
          <w:b w:val="1"/>
          <w:sz w:val="25"/>
          <w:szCs w:val="25"/>
          <w:vertAlign w:val="baseline"/>
          <w:rtl w:val="0"/>
        </w:rPr>
        <w:t xml:space="preserve">String value = statesAndCapitals.get("OK");</w:t>
      </w:r>
      <w:r w:rsidDel="00000000" w:rsidR="00000000" w:rsidRPr="00000000">
        <w:rPr>
          <w:rtl w:val="0"/>
        </w:rPr>
      </w:r>
    </w:p>
    <w:p w:rsidR="00000000" w:rsidDel="00000000" w:rsidP="00000000" w:rsidRDefault="00000000" w:rsidRPr="00000000" w14:paraId="00000DE3">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if (</w:t>
      </w:r>
      <w:r w:rsidDel="00000000" w:rsidR="00000000" w:rsidRPr="00000000">
        <w:rPr>
          <w:rFonts w:ascii="Courier New" w:cs="Courier New" w:eastAsia="Courier New" w:hAnsi="Courier New"/>
          <w:b w:val="1"/>
          <w:sz w:val="25"/>
          <w:szCs w:val="25"/>
          <w:vertAlign w:val="baseline"/>
          <w:rtl w:val="0"/>
        </w:rPr>
        <w:t xml:space="preserve">value != null</w:t>
      </w: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DE4">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System.out.println(value);</w:t>
      </w:r>
    </w:p>
    <w:p w:rsidR="00000000" w:rsidDel="00000000" w:rsidP="00000000" w:rsidRDefault="00000000" w:rsidRPr="00000000" w14:paraId="00000DE5">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w:t>
      </w:r>
    </w:p>
    <w:p w:rsidR="00000000" w:rsidDel="00000000" w:rsidP="00000000" w:rsidRDefault="00000000" w:rsidRPr="00000000" w14:paraId="00000DE6">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else {</w:t>
      </w:r>
    </w:p>
    <w:p w:rsidR="00000000" w:rsidDel="00000000" w:rsidP="00000000" w:rsidRDefault="00000000" w:rsidRPr="00000000" w14:paraId="00000DE7">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   System.out.println("OK is not in the states map");</w:t>
      </w:r>
    </w:p>
    <w:p w:rsidR="00000000" w:rsidDel="00000000" w:rsidP="00000000" w:rsidRDefault="00000000" w:rsidRPr="00000000" w14:paraId="00000DE8">
      <w:pPr>
        <w:ind w:left="360" w:right="144" w:firstLine="0"/>
        <w:rPr>
          <w:rFonts w:ascii="Courier New" w:cs="Courier New" w:eastAsia="Courier New" w:hAnsi="Courier New"/>
          <w:sz w:val="25"/>
          <w:szCs w:val="25"/>
          <w:vertAlign w:val="baseline"/>
        </w:rPr>
      </w:pPr>
      <w:r w:rsidDel="00000000" w:rsidR="00000000" w:rsidRPr="00000000">
        <w:rPr>
          <w:rFonts w:ascii="Courier New" w:cs="Courier New" w:eastAsia="Courier New" w:hAnsi="Courier New"/>
          <w:sz w:val="25"/>
          <w:szCs w:val="25"/>
          <w:vertAlign w:val="baseline"/>
          <w:rtl w:val="0"/>
        </w:rPr>
        <w:t xml:space="preserve">};</w:t>
      </w:r>
    </w:p>
    <w:p w:rsidR="00000000" w:rsidDel="00000000" w:rsidP="00000000" w:rsidRDefault="00000000" w:rsidRPr="00000000" w14:paraId="00000DE9">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DEA">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DEB">
      <w:pPr>
        <w:ind w:left="360" w:right="144" w:firstLine="0"/>
        <w:rPr>
          <w:rFonts w:ascii="Courier New" w:cs="Courier New" w:eastAsia="Courier New" w:hAnsi="Courier New"/>
          <w:b w:val="0"/>
          <w:sz w:val="25"/>
          <w:szCs w:val="25"/>
          <w:u w:val="single"/>
          <w:vertAlign w:val="baseline"/>
        </w:rPr>
      </w:pPr>
      <w:r w:rsidDel="00000000" w:rsidR="00000000" w:rsidRPr="00000000">
        <w:rPr>
          <w:rtl w:val="0"/>
        </w:rPr>
      </w:r>
    </w:p>
    <w:p w:rsidR="00000000" w:rsidDel="00000000" w:rsidP="00000000" w:rsidRDefault="00000000" w:rsidRPr="00000000" w14:paraId="00000DEC">
      <w:pPr>
        <w:ind w:left="360" w:right="144" w:firstLine="0"/>
        <w:rPr>
          <w:rFonts w:ascii="Courier New" w:cs="Courier New" w:eastAsia="Courier New" w:hAnsi="Courier New"/>
          <w:vertAlign w:val="baseline"/>
        </w:rPr>
      </w:pPr>
      <w:r w:rsidDel="00000000" w:rsidR="00000000" w:rsidRPr="00000000">
        <w:rPr>
          <w:rFonts w:ascii="Courier New" w:cs="Courier New" w:eastAsia="Courier New" w:hAnsi="Courier New"/>
          <w:sz w:val="25"/>
          <w:szCs w:val="25"/>
          <w:vertAlign w:val="baseline"/>
          <w:rtl w:val="0"/>
        </w:rPr>
        <w:t xml:space="preserve">OK is not in the states map</w:t>
      </w:r>
      <w:r w:rsidDel="00000000" w:rsidR="00000000" w:rsidRPr="00000000">
        <w:rPr>
          <w:rtl w:val="0"/>
        </w:rPr>
      </w:r>
    </w:p>
    <w:p w:rsidR="00000000" w:rsidDel="00000000" w:rsidP="00000000" w:rsidRDefault="00000000" w:rsidRPr="00000000" w14:paraId="00000DED">
      <w:pPr>
        <w:ind w:left="360" w:right="144" w:firstLine="0"/>
        <w:rPr>
          <w:rFonts w:ascii="Courier New" w:cs="Courier New" w:eastAsia="Courier New" w:hAnsi="Courier New"/>
          <w:vertAlign w:val="baseline"/>
        </w:rPr>
      </w:pPr>
      <w:bookmarkStart w:colFirst="0" w:colLast="0" w:name="_heading=h.1pgrrkc" w:id="183"/>
      <w:bookmarkEnd w:id="183"/>
      <w:r w:rsidDel="00000000" w:rsidR="00000000" w:rsidRPr="00000000">
        <w:rPr>
          <w:rtl w:val="0"/>
        </w:rPr>
      </w:r>
    </w:p>
    <w:p w:rsidR="00000000" w:rsidDel="00000000" w:rsidP="00000000" w:rsidRDefault="00000000" w:rsidRPr="00000000" w14:paraId="00000DE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Removing an Item from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rtl w:val="0"/>
        </w:rPr>
      </w:r>
    </w:p>
    <w:p w:rsidR="00000000" w:rsidDel="00000000" w:rsidP="00000000" w:rsidRDefault="00000000" w:rsidRPr="00000000" w14:paraId="00000DEF">
      <w:pPr>
        <w:pStyle w:val="Heading4"/>
        <w:numPr>
          <w:ilvl w:val="0"/>
          <w:numId w:val="7"/>
        </w:numPr>
        <w:ind w:left="360" w:hanging="360"/>
        <w:rPr>
          <w:vertAlign w:val="baseline"/>
        </w:rPr>
      </w:pPr>
      <w:r w:rsidDel="00000000" w:rsidR="00000000" w:rsidRPr="00000000">
        <w:rPr>
          <w:b w:val="1"/>
          <w:vertAlign w:val="baseline"/>
          <w:rtl w:val="0"/>
        </w:rPr>
        <w:t xml:space="preserve">You can remove one item from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by passing the key to the </w:t>
      </w:r>
      <w:r w:rsidDel="00000000" w:rsidR="00000000" w:rsidRPr="00000000">
        <w:rPr>
          <w:rFonts w:ascii="Courier New" w:cs="Courier New" w:eastAsia="Courier New" w:hAnsi="Courier New"/>
          <w:b w:val="1"/>
          <w:vertAlign w:val="baseline"/>
          <w:rtl w:val="0"/>
        </w:rPr>
        <w:t xml:space="preserve">remove()</w:t>
      </w:r>
      <w:r w:rsidDel="00000000" w:rsidR="00000000" w:rsidRPr="00000000">
        <w:rPr>
          <w:b w:val="1"/>
          <w:vertAlign w:val="baseline"/>
          <w:rtl w:val="0"/>
        </w:rPr>
        <w:t xml:space="preserve"> method</w:t>
      </w:r>
      <w:r w:rsidDel="00000000" w:rsidR="00000000" w:rsidRPr="00000000">
        <w:rPr>
          <w:rtl w:val="0"/>
        </w:rPr>
      </w:r>
    </w:p>
    <w:p w:rsidR="00000000" w:rsidDel="00000000" w:rsidP="00000000" w:rsidRDefault="00000000" w:rsidRPr="00000000" w14:paraId="00000DF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If it finds the key in the </w:t>
      </w:r>
      <w:r w:rsidDel="00000000" w:rsidR="00000000" w:rsidRPr="00000000">
        <w:rPr>
          <w:rFonts w:ascii="Courier New" w:cs="Courier New" w:eastAsia="Courier New" w:hAnsi="Courier New"/>
          <w:vertAlign w:val="baseline"/>
          <w:rtl w:val="0"/>
        </w:rPr>
        <w:t xml:space="preserve">HashMap</w:t>
      </w:r>
      <w:r w:rsidDel="00000000" w:rsidR="00000000" w:rsidRPr="00000000">
        <w:rPr>
          <w:vertAlign w:val="baseline"/>
          <w:rtl w:val="0"/>
        </w:rPr>
        <w:t xml:space="preserve">, it does not fail</w:t>
      </w:r>
    </w:p>
    <w:p w:rsidR="00000000" w:rsidDel="00000000" w:rsidP="00000000" w:rsidRDefault="00000000" w:rsidRPr="00000000" w14:paraId="00000DF1">
      <w:pPr>
        <w:pStyle w:val="Heading4"/>
        <w:numPr>
          <w:ilvl w:val="0"/>
          <w:numId w:val="7"/>
        </w:numPr>
        <w:ind w:left="360" w:hanging="360"/>
        <w:rPr>
          <w:vertAlign w:val="baseline"/>
        </w:rPr>
      </w:pPr>
      <w:r w:rsidDel="00000000" w:rsidR="00000000" w:rsidRPr="00000000">
        <w:rPr>
          <w:b w:val="1"/>
          <w:vertAlign w:val="baseline"/>
          <w:rtl w:val="0"/>
        </w:rPr>
        <w:t xml:space="preserve">You can also remove all items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by calling </w:t>
      </w:r>
      <w:r w:rsidDel="00000000" w:rsidR="00000000" w:rsidRPr="00000000">
        <w:rPr>
          <w:rFonts w:ascii="Courier New" w:cs="Courier New" w:eastAsia="Courier New" w:hAnsi="Courier New"/>
          <w:b w:val="1"/>
          <w:vertAlign w:val="baseline"/>
          <w:rtl w:val="0"/>
        </w:rPr>
        <w:t xml:space="preserve">clear()</w:t>
      </w:r>
      <w:r w:rsidDel="00000000" w:rsidR="00000000" w:rsidRPr="00000000">
        <w:rPr>
          <w:rtl w:val="0"/>
        </w:rPr>
      </w:r>
    </w:p>
    <w:p w:rsidR="00000000" w:rsidDel="00000000" w:rsidP="00000000" w:rsidRDefault="00000000" w:rsidRPr="00000000" w14:paraId="00000DF2">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java.util.HashMap; </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 { </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 </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HashMap&lt;String, String&gt; statesAndCapitals </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HashMap&lt;String, String&gt;();</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statesAndCapitals.put("CT", "Hartford");</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statesAndCapitals.put("CA", "Sacramento");</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statesAndCapitals.put("WA", "Olympia");</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statesAndCapitals.put("TX", "Austin");</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statesAndCapitals.put("FL", "Tallahassee");</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statesAndCapitals.remove("WA");</w:t>
      </w:r>
      <w:r w:rsidDel="00000000" w:rsidR="00000000" w:rsidRPr="00000000">
        <w:rPr>
          <w:rtl w:val="0"/>
        </w:rPr>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System.out.println(statesAndCapitals);</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06">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E07">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b w:val="1"/>
          <w:sz w:val="25"/>
          <w:szCs w:val="25"/>
          <w:u w:val="single"/>
          <w:vertAlign w:val="baseline"/>
          <w:rtl w:val="0"/>
        </w:rPr>
        <w:t xml:space="preserve">OUTPUT</w:t>
      </w:r>
      <w:r w:rsidDel="00000000" w:rsidR="00000000" w:rsidRPr="00000000">
        <w:rPr>
          <w:rtl w:val="0"/>
        </w:rPr>
      </w:r>
    </w:p>
    <w:p w:rsidR="00000000" w:rsidDel="00000000" w:rsidP="00000000" w:rsidRDefault="00000000" w:rsidRPr="00000000" w14:paraId="00000E08">
      <w:pPr>
        <w:ind w:left="360" w:right="144" w:firstLine="0"/>
        <w:rPr>
          <w:rFonts w:ascii="Courier New" w:cs="Courier New" w:eastAsia="Courier New" w:hAnsi="Courier New"/>
          <w:b w:val="0"/>
          <w:sz w:val="25"/>
          <w:szCs w:val="25"/>
          <w:u w:val="single"/>
          <w:vertAlign w:val="baseline"/>
        </w:rPr>
      </w:pPr>
      <w:r w:rsidDel="00000000" w:rsidR="00000000" w:rsidRPr="00000000">
        <w:rPr>
          <w:rtl w:val="0"/>
        </w:rPr>
      </w:r>
    </w:p>
    <w:p w:rsidR="00000000" w:rsidDel="00000000" w:rsidP="00000000" w:rsidRDefault="00000000" w:rsidRPr="00000000" w14:paraId="00000E09">
      <w:pPr>
        <w:ind w:left="360" w:right="144" w:firstLine="0"/>
        <w:rPr>
          <w:rFonts w:ascii="Courier New" w:cs="Courier New" w:eastAsia="Courier New" w:hAnsi="Courier New"/>
          <w:b w:val="0"/>
          <w:sz w:val="25"/>
          <w:szCs w:val="25"/>
          <w:u w:val="single"/>
          <w:vertAlign w:val="baseline"/>
        </w:rPr>
      </w:pPr>
      <w:r w:rsidDel="00000000" w:rsidR="00000000" w:rsidRPr="00000000">
        <w:rPr>
          <w:rFonts w:ascii="Courier New" w:cs="Courier New" w:eastAsia="Courier New" w:hAnsi="Courier New"/>
          <w:sz w:val="25"/>
          <w:szCs w:val="25"/>
          <w:vertAlign w:val="baseline"/>
          <w:rtl w:val="0"/>
        </w:rPr>
        <w:t xml:space="preserve">{CT=Hartford, TX=Austin, FL=Tallahassee, CA=Sacramento}</w:t>
      </w:r>
      <w:r w:rsidDel="00000000" w:rsidR="00000000" w:rsidRPr="00000000">
        <w:rPr>
          <w:rtl w:val="0"/>
        </w:rPr>
      </w:r>
    </w:p>
    <w:p w:rsidR="00000000" w:rsidDel="00000000" w:rsidP="00000000" w:rsidRDefault="00000000" w:rsidRPr="00000000" w14:paraId="00000E0A">
      <w:pPr>
        <w:ind w:left="360" w:right="144" w:firstLine="0"/>
        <w:rPr>
          <w:rFonts w:ascii="Courier New" w:cs="Courier New" w:eastAsia="Courier New" w:hAnsi="Courier New"/>
          <w:sz w:val="25"/>
          <w:szCs w:val="25"/>
          <w:vertAlign w:val="baseline"/>
        </w:rPr>
      </w:pPr>
      <w:bookmarkStart w:colFirst="0" w:colLast="0" w:name="_heading=h.49gfa85" w:id="184"/>
      <w:bookmarkEnd w:id="184"/>
      <w:r w:rsidDel="00000000" w:rsidR="00000000" w:rsidRPr="00000000">
        <w:rPr>
          <w:rtl w:val="0"/>
        </w:rPr>
      </w:r>
    </w:p>
    <w:p w:rsidR="00000000" w:rsidDel="00000000" w:rsidP="00000000" w:rsidRDefault="00000000" w:rsidRPr="00000000" w14:paraId="00000E0B">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Iterating Through Items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rtl w:val="0"/>
        </w:rPr>
      </w:r>
    </w:p>
    <w:p w:rsidR="00000000" w:rsidDel="00000000" w:rsidP="00000000" w:rsidRDefault="00000000" w:rsidRPr="00000000" w14:paraId="00000E0C">
      <w:pPr>
        <w:pStyle w:val="Heading4"/>
        <w:numPr>
          <w:ilvl w:val="0"/>
          <w:numId w:val="7"/>
        </w:numPr>
        <w:ind w:left="360" w:hanging="360"/>
        <w:rPr>
          <w:vertAlign w:val="baseline"/>
        </w:rPr>
      </w:pPr>
      <w:r w:rsidDel="00000000" w:rsidR="00000000" w:rsidRPr="00000000">
        <w:rPr>
          <w:b w:val="1"/>
          <w:vertAlign w:val="baseline"/>
          <w:rtl w:val="0"/>
        </w:rPr>
        <w:t xml:space="preserve">You can iterate through the items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using different techniques</w:t>
      </w:r>
      <w:r w:rsidDel="00000000" w:rsidR="00000000" w:rsidRPr="00000000">
        <w:rPr>
          <w:rtl w:val="0"/>
        </w:rPr>
      </w:r>
    </w:p>
    <w:p w:rsidR="00000000" w:rsidDel="00000000" w:rsidP="00000000" w:rsidRDefault="00000000" w:rsidRPr="00000000" w14:paraId="00000E0D">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If you are only interested in the values, call the </w:t>
      </w:r>
      <w:r w:rsidDel="00000000" w:rsidR="00000000" w:rsidRPr="00000000">
        <w:rPr>
          <w:rFonts w:ascii="Courier New" w:cs="Courier New" w:eastAsia="Courier New" w:hAnsi="Courier New"/>
          <w:sz w:val="32"/>
          <w:szCs w:val="32"/>
          <w:vertAlign w:val="baseline"/>
          <w:rtl w:val="0"/>
        </w:rPr>
        <w:t xml:space="preserve">values()</w:t>
      </w:r>
      <w:r w:rsidDel="00000000" w:rsidR="00000000" w:rsidRPr="00000000">
        <w:rPr>
          <w:rFonts w:ascii="PalmSprings" w:cs="PalmSprings" w:eastAsia="PalmSprings" w:hAnsi="PalmSprings"/>
          <w:sz w:val="32"/>
          <w:szCs w:val="32"/>
          <w:vertAlign w:val="baseline"/>
          <w:rtl w:val="0"/>
        </w:rPr>
        <w:t xml:space="preserve"> methods on the </w:t>
      </w:r>
      <w:r w:rsidDel="00000000" w:rsidR="00000000" w:rsidRPr="00000000">
        <w:rPr>
          <w:rFonts w:ascii="Courier New" w:cs="Courier New" w:eastAsia="Courier New" w:hAnsi="Courier New"/>
          <w:sz w:val="32"/>
          <w:szCs w:val="32"/>
          <w:vertAlign w:val="baseline"/>
          <w:rtl w:val="0"/>
        </w:rPr>
        <w:t xml:space="preserve">HashMap</w:t>
      </w:r>
      <w:r w:rsidDel="00000000" w:rsidR="00000000" w:rsidRPr="00000000">
        <w:rPr>
          <w:rFonts w:ascii="PalmSprings" w:cs="PalmSprings" w:eastAsia="PalmSprings" w:hAnsi="PalmSprings"/>
          <w:sz w:val="32"/>
          <w:szCs w:val="32"/>
          <w:vertAlign w:val="baseline"/>
          <w:rtl w:val="0"/>
        </w:rPr>
        <w:t xml:space="preserve"> and iterate through the results</w:t>
      </w:r>
    </w:p>
    <w:p w:rsidR="00000000" w:rsidDel="00000000" w:rsidP="00000000" w:rsidRDefault="00000000" w:rsidRPr="00000000" w14:paraId="00000E0E">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HashMap&lt;String, String&gt; statesAndCapitals </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new HashMap&lt;String, String&gt;(); </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statesAndCapitals.put("CT", "Hartford");</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statesAndCapitals.put("CA", "Sacramento");</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statesAndCapitals.put("WA", "Olympia");</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statesAndCapitals.put("TX", "Austin");</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statesAndCapitals.put("FL", "Tallahassee");</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 (String value : statesAndCapitals.values()) {</w:t>
      </w: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value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1B">
      <w:pPr>
        <w:ind w:left="360" w:right="144" w:firstLine="0"/>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Hartford</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Austin</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Tallahassee</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Olympia</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Sacramento</w:t>
      </w:r>
    </w:p>
    <w:p w:rsidR="00000000" w:rsidDel="00000000" w:rsidP="00000000" w:rsidRDefault="00000000" w:rsidRPr="00000000" w14:paraId="00000E23">
      <w:pPr>
        <w:numPr>
          <w:ilvl w:val="0"/>
          <w:numId w:val="5"/>
        </w:numPr>
        <w:tabs>
          <w:tab w:val="left" w:leader="none" w:pos="720"/>
        </w:tabs>
        <w:spacing w:before="240" w:lineRule="auto"/>
        <w:ind w:left="720" w:hanging="360"/>
        <w:rPr>
          <w:rFonts w:ascii="PalmSprings" w:cs="PalmSprings" w:eastAsia="PalmSprings" w:hAnsi="PalmSprings"/>
          <w:sz w:val="32"/>
          <w:szCs w:val="32"/>
          <w:vertAlign w:val="baseline"/>
        </w:rPr>
      </w:pPr>
      <w:r w:rsidDel="00000000" w:rsidR="00000000" w:rsidRPr="00000000">
        <w:rPr>
          <w:rFonts w:ascii="PalmSprings" w:cs="PalmSprings" w:eastAsia="PalmSprings" w:hAnsi="PalmSprings"/>
          <w:sz w:val="32"/>
          <w:szCs w:val="32"/>
          <w:vertAlign w:val="baseline"/>
          <w:rtl w:val="0"/>
        </w:rPr>
        <w:t xml:space="preserve">If you are only interested in the </w:t>
      </w:r>
      <w:r w:rsidDel="00000000" w:rsidR="00000000" w:rsidRPr="00000000">
        <w:rPr>
          <w:rFonts w:ascii="PalmSprings" w:cs="PalmSprings" w:eastAsia="PalmSprings" w:hAnsi="PalmSprings"/>
          <w:sz w:val="32"/>
          <w:szCs w:val="32"/>
          <w:rtl w:val="0"/>
        </w:rPr>
        <w:t xml:space="preserve">keys</w:t>
      </w:r>
      <w:r w:rsidDel="00000000" w:rsidR="00000000" w:rsidRPr="00000000">
        <w:rPr>
          <w:rFonts w:ascii="PalmSprings" w:cs="PalmSprings" w:eastAsia="PalmSprings" w:hAnsi="PalmSprings"/>
          <w:sz w:val="32"/>
          <w:szCs w:val="32"/>
          <w:vertAlign w:val="baseline"/>
          <w:rtl w:val="0"/>
        </w:rPr>
        <w:t xml:space="preserve">, call the </w:t>
      </w:r>
      <w:r w:rsidDel="00000000" w:rsidR="00000000" w:rsidRPr="00000000">
        <w:rPr>
          <w:rFonts w:ascii="Courier New" w:cs="Courier New" w:eastAsia="Courier New" w:hAnsi="Courier New"/>
          <w:sz w:val="32"/>
          <w:szCs w:val="32"/>
          <w:vertAlign w:val="baseline"/>
          <w:rtl w:val="0"/>
        </w:rPr>
        <w:t xml:space="preserve">keySet()</w:t>
      </w:r>
      <w:r w:rsidDel="00000000" w:rsidR="00000000" w:rsidRPr="00000000">
        <w:rPr>
          <w:rFonts w:ascii="PalmSprings" w:cs="PalmSprings" w:eastAsia="PalmSprings" w:hAnsi="PalmSprings"/>
          <w:sz w:val="32"/>
          <w:szCs w:val="32"/>
          <w:vertAlign w:val="baseline"/>
          <w:rtl w:val="0"/>
        </w:rPr>
        <w:t xml:space="preserve"> methods on the </w:t>
      </w:r>
      <w:r w:rsidDel="00000000" w:rsidR="00000000" w:rsidRPr="00000000">
        <w:rPr>
          <w:rFonts w:ascii="Courier New" w:cs="Courier New" w:eastAsia="Courier New" w:hAnsi="Courier New"/>
          <w:sz w:val="32"/>
          <w:szCs w:val="32"/>
          <w:vertAlign w:val="baseline"/>
          <w:rtl w:val="0"/>
        </w:rPr>
        <w:t xml:space="preserve">HashMap</w:t>
      </w:r>
      <w:r w:rsidDel="00000000" w:rsidR="00000000" w:rsidRPr="00000000">
        <w:rPr>
          <w:rFonts w:ascii="PalmSprings" w:cs="PalmSprings" w:eastAsia="PalmSprings" w:hAnsi="PalmSprings"/>
          <w:sz w:val="32"/>
          <w:szCs w:val="32"/>
          <w:vertAlign w:val="baseline"/>
          <w:rtl w:val="0"/>
        </w:rPr>
        <w:t xml:space="preserve"> and iterate through the results</w:t>
      </w:r>
    </w:p>
    <w:p w:rsidR="00000000" w:rsidDel="00000000" w:rsidP="00000000" w:rsidRDefault="00000000" w:rsidRPr="00000000" w14:paraId="00000E24">
      <w:pPr>
        <w:ind w:left="360" w:right="144" w:firstLine="0"/>
        <w:rPr>
          <w:rFonts w:ascii="Courier New" w:cs="Courier New" w:eastAsia="Courier New" w:hAnsi="Courier New"/>
          <w:sz w:val="25"/>
          <w:szCs w:val="25"/>
          <w:vertAlign w:val="baseline"/>
        </w:rPr>
      </w:pPr>
      <w:r w:rsidDel="00000000" w:rsidR="00000000" w:rsidRPr="00000000">
        <w:rPr>
          <w:rtl w:val="0"/>
        </w:rPr>
      </w:r>
    </w:p>
    <w:p w:rsidR="00000000" w:rsidDel="00000000" w:rsidP="00000000" w:rsidRDefault="00000000" w:rsidRPr="00000000" w14:paraId="00000E25">
      <w:pPr>
        <w:ind w:left="360" w:right="144" w:firstLine="0"/>
        <w:rPr>
          <w:rFonts w:ascii="Courier New" w:cs="Courier New" w:eastAsia="Courier New" w:hAnsi="Courier New"/>
          <w:sz w:val="25"/>
          <w:szCs w:val="25"/>
          <w:vertAlign w:val="baseline"/>
        </w:rPr>
      </w:pPr>
      <w:bookmarkStart w:colFirst="0" w:colLast="0" w:name="_heading=h.2olpkfy" w:id="185"/>
      <w:bookmarkEnd w:id="185"/>
      <w:r w:rsidDel="00000000" w:rsidR="00000000" w:rsidRPr="00000000">
        <w:rPr>
          <w:rtl w:val="0"/>
        </w:rPr>
      </w:r>
    </w:p>
    <w:p w:rsidR="00000000" w:rsidDel="00000000" w:rsidP="00000000" w:rsidRDefault="00000000" w:rsidRPr="00000000" w14:paraId="00000E2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Iterating Through Items in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E27">
      <w:pPr>
        <w:numPr>
          <w:ilvl w:val="0"/>
          <w:numId w:val="2"/>
        </w:numPr>
        <w:pBdr>
          <w:top w:color="000000" w:space="1" w:sz="18" w:val="single"/>
          <w:left w:color="000000" w:space="5" w:sz="18" w:val="single"/>
          <w:bottom w:color="000000" w:space="1" w:sz="18" w:val="single"/>
          <w:right w:color="000000" w:space="6" w:sz="18" w:val="single"/>
        </w:pBdr>
        <w:spacing w:after="300" w:before="360" w:lineRule="auto"/>
        <w:ind w:left="547" w:right="8107" w:firstLine="0"/>
        <w:rPr>
          <w:rFonts w:ascii="PalmSprings" w:cs="PalmSprings" w:eastAsia="PalmSprings" w:hAnsi="PalmSprings"/>
          <w:b w:val="0"/>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Example</w:t>
      </w:r>
      <w:r w:rsidDel="00000000" w:rsidR="00000000" w:rsidRPr="00000000">
        <w:rPr>
          <w:rtl w:val="0"/>
        </w:rPr>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for (String key : statesAndCapitals.keySet()) {</w:t>
      </w:r>
      <w:r w:rsidDel="00000000" w:rsidR="00000000" w:rsidRPr="00000000">
        <w:rPr>
          <w:rtl w:val="0"/>
        </w:rPr>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key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 " + statesAndCapitals.get(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key</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single"/>
          <w:shd w:fill="auto" w:val="clear"/>
          <w:vertAlign w:val="baseline"/>
          <w:rtl w:val="0"/>
        </w:rPr>
        <w:t xml:space="preserve">OUTPUT</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CT: Hartford</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TX: Austin</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FL: Tallahassee</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WA: Olympia</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CA: Sacramento</w:t>
      </w:r>
    </w:p>
    <w:p w:rsidR="00000000" w:rsidDel="00000000" w:rsidP="00000000" w:rsidRDefault="00000000" w:rsidRPr="00000000" w14:paraId="00000E33">
      <w:pPr>
        <w:pStyle w:val="Heading4"/>
        <w:numPr>
          <w:ilvl w:val="0"/>
          <w:numId w:val="7"/>
        </w:numPr>
        <w:ind w:left="360" w:hanging="360"/>
        <w:rPr>
          <w:vertAlign w:val="baseline"/>
        </w:rPr>
      </w:pPr>
      <w:r w:rsidDel="00000000" w:rsidR="00000000" w:rsidRPr="00000000">
        <w:rPr>
          <w:b w:val="1"/>
          <w:vertAlign w:val="baseline"/>
          <w:rtl w:val="0"/>
        </w:rPr>
        <w:t xml:space="preserve">Although we've shown iterating through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in these pages, more often it is used to look values up on demand</w:t>
      </w:r>
      <w:r w:rsidDel="00000000" w:rsidR="00000000" w:rsidRPr="00000000">
        <w:rPr>
          <w:rtl w:val="0"/>
        </w:rPr>
      </w:r>
    </w:p>
    <w:p w:rsidR="00000000" w:rsidDel="00000000" w:rsidP="00000000" w:rsidRDefault="00000000" w:rsidRPr="00000000" w14:paraId="00000E34">
      <w:pPr>
        <w:ind w:left="360" w:right="144" w:firstLine="0"/>
        <w:rPr>
          <w:rFonts w:ascii="Courier New" w:cs="Courier New" w:eastAsia="Courier New" w:hAnsi="Courier New"/>
          <w:sz w:val="25"/>
          <w:szCs w:val="25"/>
          <w:vertAlign w:val="baseline"/>
        </w:rPr>
      </w:pPr>
      <w:bookmarkStart w:colFirst="0" w:colLast="0" w:name="_heading=h.13qzunr" w:id="186"/>
      <w:bookmarkEnd w:id="186"/>
      <w:r w:rsidDel="00000000" w:rsidR="00000000" w:rsidRPr="00000000">
        <w:rPr>
          <w:rtl w:val="0"/>
        </w:rPr>
      </w:r>
    </w:p>
    <w:p w:rsidR="00000000" w:rsidDel="00000000" w:rsidP="00000000" w:rsidRDefault="00000000" w:rsidRPr="00000000" w14:paraId="00000E35">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Using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for Lookup</w:t>
      </w:r>
      <w:r w:rsidDel="00000000" w:rsidR="00000000" w:rsidRPr="00000000">
        <w:rPr>
          <w:rtl w:val="0"/>
        </w:rPr>
      </w:r>
    </w:p>
    <w:p w:rsidR="00000000" w:rsidDel="00000000" w:rsidP="00000000" w:rsidRDefault="00000000" w:rsidRPr="00000000" w14:paraId="00000E3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Product.java</w:t>
      </w:r>
      <w:r w:rsidDel="00000000" w:rsidR="00000000" w:rsidRPr="00000000">
        <w:rPr>
          <w:rtl w:val="0"/>
        </w:rPr>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Product { </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int id;</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String name; </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private float price;</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Product(int id, String name, float price) {</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this.id = id;</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this.name = name;</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this.price = price;</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int getId() {</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this.id;</w:t>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getName() {</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this.name;</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float getPrice() {</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this.price;</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5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Store.java</w:t>
      </w:r>
      <w:r w:rsidDel="00000000" w:rsidR="00000000" w:rsidRPr="00000000">
        <w:rPr>
          <w:rtl w:val="0"/>
        </w:rPr>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java.util.HashMap; </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java.util.Scanner; </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StoreApp { </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 the key is the product id, the value is a product object</w:t>
      </w: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static HashMap&lt;int, Product&gt; inventory = </w:t>
        <w:br w:type="textWrapping"/>
        <w:t xml:space="preserve">                                   new HashMap&lt;int, Product&gt;();</w:t>
      </w:r>
      <w:r w:rsidDel="00000000" w:rsidR="00000000" w:rsidRPr="00000000">
        <w:rPr>
          <w:rtl w:val="0"/>
        </w:rPr>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nqndbk" w:id="187"/>
      <w:bookmarkEnd w:id="187"/>
      <w:r w:rsidDel="00000000" w:rsidR="00000000" w:rsidRPr="00000000">
        <w:rPr>
          <w:rtl w:val="0"/>
        </w:rPr>
      </w:r>
    </w:p>
    <w:p w:rsidR="00000000" w:rsidDel="00000000" w:rsidP="00000000" w:rsidRDefault="00000000" w:rsidRPr="00000000" w14:paraId="00000E5C">
      <w:pPr>
        <w:pStyle w:val="Heading3"/>
        <w:tabs>
          <w:tab w:val="left" w:leader="none" w:pos="360"/>
          <w:tab w:val="left" w:leader="none" w:pos="720"/>
          <w:tab w:val="left" w:leader="none" w:pos="1080"/>
        </w:tabs>
        <w:rPr>
          <w:b w:val="0"/>
          <w:vertAlign w:val="baseline"/>
        </w:rPr>
      </w:pPr>
      <w:r w:rsidDel="00000000" w:rsidR="00000000" w:rsidRPr="00000000">
        <w:rPr>
          <w:b w:val="1"/>
          <w:vertAlign w:val="baseline"/>
          <w:rtl w:val="0"/>
        </w:rPr>
        <w:t xml:space="preserve">Example: Using a </w:t>
      </w:r>
      <w:r w:rsidDel="00000000" w:rsidR="00000000" w:rsidRPr="00000000">
        <w:rPr>
          <w:rFonts w:ascii="Courier New" w:cs="Courier New" w:eastAsia="Courier New" w:hAnsi="Courier New"/>
          <w:b w:val="1"/>
          <w:vertAlign w:val="baseline"/>
          <w:rtl w:val="0"/>
        </w:rPr>
        <w:t xml:space="preserve">HashMap</w:t>
      </w:r>
      <w:r w:rsidDel="00000000" w:rsidR="00000000" w:rsidRPr="00000000">
        <w:rPr>
          <w:b w:val="1"/>
          <w:vertAlign w:val="baseline"/>
          <w:rtl w:val="0"/>
        </w:rPr>
        <w:t xml:space="preserve"> for Lookup    </w:t>
      </w:r>
      <w:r w:rsidDel="00000000" w:rsidR="00000000" w:rsidRPr="00000000">
        <w:rPr>
          <w:b w:val="0"/>
          <w:i w:val="1"/>
          <w:vertAlign w:val="baseline"/>
          <w:rtl w:val="0"/>
        </w:rPr>
        <w:t xml:space="preserve">cont'd</w:t>
      </w:r>
      <w:r w:rsidDel="00000000" w:rsidR="00000000" w:rsidRPr="00000000">
        <w:rPr>
          <w:rtl w:val="0"/>
        </w:rPr>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static void main(String[] args) {</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this method loads product objects into inventory</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loadInventory();</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Scanner scanner = new Scanner(System.in);</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System.out.print("What item # are you interested in? ");</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id = scanner.nextInt();</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Product matchedProduct = inventory.get(id);</w:t>
      </w:r>
      <w:r w:rsidDel="00000000" w:rsidR="00000000" w:rsidRPr="00000000">
        <w:rPr>
          <w:rtl w:val="0"/>
        </w:rPr>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if (matchedProduct == null) {</w:t>
      </w:r>
      <w:r w:rsidDel="00000000" w:rsidR="00000000" w:rsidRPr="00000000">
        <w:rPr>
          <w:rtl w:val="0"/>
        </w:rPr>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System.out.println("We don't carry that product");</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System.out.printf("We carry %s and the price is $%.2f", </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matchedProduct.getName(), matchedProduct.getPrice()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2vxnjd" w:id="188"/>
      <w:bookmarkEnd w:id="188"/>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7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Mod08</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E74">
      <w:pPr>
        <w:rPr>
          <w:rFonts w:ascii="PalmSprings" w:cs="PalmSprings" w:eastAsia="PalmSprings" w:hAnsi="PalmSprings"/>
          <w:b w:val="0"/>
          <w:sz w:val="32"/>
          <w:szCs w:val="32"/>
          <w:u w:val="single"/>
          <w:vertAlign w:val="baseline"/>
        </w:rPr>
      </w:pPr>
      <w:r w:rsidDel="00000000" w:rsidR="00000000" w:rsidRPr="00000000">
        <w:rPr>
          <w:rtl w:val="0"/>
        </w:rPr>
      </w:r>
    </w:p>
    <w:p w:rsidR="00000000" w:rsidDel="00000000" w:rsidP="00000000" w:rsidRDefault="00000000" w:rsidRPr="00000000" w14:paraId="00000E75">
      <w:pPr>
        <w:rPr>
          <w:rFonts w:ascii="PalmSprings" w:cs="PalmSprings" w:eastAsia="PalmSprings" w:hAnsi="PalmSprings"/>
          <w:b w:val="0"/>
          <w:sz w:val="32"/>
          <w:szCs w:val="32"/>
          <w:u w:val="single"/>
          <w:vertAlign w:val="baseline"/>
        </w:rPr>
      </w:pPr>
      <w:r w:rsidDel="00000000" w:rsidR="00000000" w:rsidRPr="00000000">
        <w:rPr>
          <w:rFonts w:ascii="PalmSprings" w:cs="PalmSprings" w:eastAsia="PalmSprings" w:hAnsi="PalmSprings"/>
          <w:b w:val="1"/>
          <w:sz w:val="32"/>
          <w:szCs w:val="32"/>
          <w:u w:val="single"/>
          <w:vertAlign w:val="baseline"/>
          <w:rtl w:val="0"/>
        </w:rPr>
        <w:t xml:space="preserve">(Optional) EXERCISE 1 </w:t>
      </w:r>
      <w:r w:rsidDel="00000000" w:rsidR="00000000" w:rsidRPr="00000000">
        <w:rPr>
          <w:rtl w:val="0"/>
        </w:rPr>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Java application.  Code the application we just saw that looks up the price of a product by its product id.  </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will need to code the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loadInventory()</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method and create at least 5 product objects.</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Test the app.</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Write code to let the user look up more than one product.  After the program displays the results of the search, ask the user "Do you want to go again?".  Keep repeating the search as long as they answer yes to the question.</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sectPr>
          <w:type w:val="nextPage"/>
          <w:pgSz w:h="15840" w:w="12240" w:orient="portrait"/>
          <w:pgMar w:bottom="720" w:top="720" w:left="1080" w:right="1080" w:header="0" w:footer="346"/>
          <w:pgNumType w:start="1"/>
        </w:sectPr>
      </w:pPr>
      <w:r w:rsidDel="00000000" w:rsidR="00000000" w:rsidRPr="00000000">
        <w:rPr>
          <w:rtl w:val="0"/>
        </w:rPr>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7C">
      <w:pPr>
        <w:pStyle w:val="Heading1"/>
        <w:numPr>
          <w:ilvl w:val="0"/>
          <w:numId w:val="9"/>
        </w:numPr>
        <w:ind w:left="0" w:firstLine="0"/>
        <w:rPr>
          <w:vertAlign w:val="baseline"/>
        </w:rPr>
      </w:pPr>
      <w:bookmarkStart w:colFirst="0" w:colLast="0" w:name="_heading=h.i17xr6" w:id="189"/>
      <w:bookmarkEnd w:id="189"/>
      <w:r w:rsidDel="00000000" w:rsidR="00000000" w:rsidRPr="00000000">
        <w:rPr>
          <w:b w:val="1"/>
          <w:vertAlign w:val="baseline"/>
          <w:rtl w:val="0"/>
        </w:rPr>
        <w:br w:type="textWrapping"/>
        <w:br w:type="textWrapping"/>
        <w:br w:type="textWrapping"/>
        <w:br w:type="textWrapping"/>
        <w:t xml:space="preserve">Odds and Ends</w:t>
      </w:r>
      <w:r w:rsidDel="00000000" w:rsidR="00000000" w:rsidRPr="00000000">
        <w:rPr>
          <w:rtl w:val="0"/>
        </w:rPr>
      </w:r>
    </w:p>
    <w:p w:rsidR="00000000" w:rsidDel="00000000" w:rsidP="00000000" w:rsidRDefault="00000000" w:rsidRPr="00000000" w14:paraId="00000E7D">
      <w:pPr>
        <w:pStyle w:val="Heading2"/>
        <w:numPr>
          <w:ilvl w:val="1"/>
          <w:numId w:val="9"/>
        </w:numPr>
        <w:ind w:left="0" w:firstLine="0"/>
        <w:rPr>
          <w:vertAlign w:val="baseline"/>
        </w:rPr>
      </w:pPr>
      <w:bookmarkStart w:colFirst="0" w:colLast="0" w:name="_heading=h.320vgez" w:id="190"/>
      <w:bookmarkEnd w:id="190"/>
      <w:r w:rsidDel="00000000" w:rsidR="00000000" w:rsidRPr="00000000">
        <w:rPr>
          <w:b w:val="0"/>
          <w:vertAlign w:val="baseline"/>
          <w:rtl w:val="0"/>
        </w:rPr>
        <w:br w:type="textWrapping"/>
        <w:br w:type="textWrapping"/>
        <w:br w:type="textWrapping"/>
        <w:br w:type="textWrapping"/>
        <w:t xml:space="preserve">Handling Exceptions</w:t>
      </w:r>
      <w:r w:rsidDel="00000000" w:rsidR="00000000" w:rsidRPr="00000000">
        <w:rPr>
          <w:rtl w:val="0"/>
        </w:rPr>
      </w:r>
    </w:p>
    <w:p w:rsidR="00000000" w:rsidDel="00000000" w:rsidP="00000000" w:rsidRDefault="00000000" w:rsidRPr="00000000" w14:paraId="00000E7E">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Errors and Java</w:t>
      </w:r>
      <w:r w:rsidDel="00000000" w:rsidR="00000000" w:rsidRPr="00000000">
        <w:rPr>
          <w:rtl w:val="0"/>
        </w:rPr>
      </w:r>
    </w:p>
    <w:p w:rsidR="00000000" w:rsidDel="00000000" w:rsidP="00000000" w:rsidRDefault="00000000" w:rsidRPr="00000000" w14:paraId="00000E7F">
      <w:pPr>
        <w:pStyle w:val="Heading4"/>
        <w:numPr>
          <w:ilvl w:val="0"/>
          <w:numId w:val="7"/>
        </w:numPr>
        <w:ind w:left="360" w:hanging="360"/>
        <w:rPr>
          <w:vertAlign w:val="baseline"/>
        </w:rPr>
      </w:pPr>
      <w:r w:rsidDel="00000000" w:rsidR="00000000" w:rsidRPr="00000000">
        <w:rPr>
          <w:b w:val="1"/>
          <w:vertAlign w:val="baseline"/>
          <w:rtl w:val="0"/>
        </w:rPr>
        <w:t xml:space="preserve">As you've no doubt seen by now, there are three types of errors a Java developer has to contend with</w:t>
      </w:r>
      <w:r w:rsidDel="00000000" w:rsidR="00000000" w:rsidRPr="00000000">
        <w:rPr>
          <w:rtl w:val="0"/>
        </w:rPr>
      </w:r>
    </w:p>
    <w:p w:rsidR="00000000" w:rsidDel="00000000" w:rsidP="00000000" w:rsidRDefault="00000000" w:rsidRPr="00000000" w14:paraId="00000E80">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syntax errors</w:t>
      </w:r>
    </w:p>
    <w:p w:rsidR="00000000" w:rsidDel="00000000" w:rsidP="00000000" w:rsidRDefault="00000000" w:rsidRPr="00000000" w14:paraId="00000E81">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logic errors</w:t>
      </w:r>
    </w:p>
    <w:p w:rsidR="00000000" w:rsidDel="00000000" w:rsidP="00000000" w:rsidRDefault="00000000" w:rsidRPr="00000000" w14:paraId="00000E8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runtime errors</w:t>
      </w:r>
    </w:p>
    <w:p w:rsidR="00000000" w:rsidDel="00000000" w:rsidP="00000000" w:rsidRDefault="00000000" w:rsidRPr="00000000" w14:paraId="00000E83">
      <w:pPr>
        <w:pStyle w:val="Heading4"/>
        <w:numPr>
          <w:ilvl w:val="0"/>
          <w:numId w:val="7"/>
        </w:numPr>
        <w:ind w:left="360" w:hanging="360"/>
        <w:rPr>
          <w:vertAlign w:val="baseline"/>
        </w:rPr>
      </w:pPr>
      <w:r w:rsidDel="00000000" w:rsidR="00000000" w:rsidRPr="00000000">
        <w:rPr>
          <w:b w:val="1"/>
          <w:vertAlign w:val="baseline"/>
          <w:rtl w:val="0"/>
        </w:rPr>
        <w:t xml:space="preserve">You can't even try to run a program when there are syntax errors</w:t>
      </w:r>
      <w:r w:rsidDel="00000000" w:rsidR="00000000" w:rsidRPr="00000000">
        <w:rPr>
          <w:rtl w:val="0"/>
        </w:rPr>
      </w:r>
    </w:p>
    <w:p w:rsidR="00000000" w:rsidDel="00000000" w:rsidP="00000000" w:rsidRDefault="00000000" w:rsidRPr="00000000" w14:paraId="00000E84">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compiler points them out and you fix them</w:t>
      </w:r>
    </w:p>
    <w:p w:rsidR="00000000" w:rsidDel="00000000" w:rsidP="00000000" w:rsidRDefault="00000000" w:rsidRPr="00000000" w14:paraId="00000E85">
      <w:pPr>
        <w:pStyle w:val="Heading4"/>
        <w:numPr>
          <w:ilvl w:val="0"/>
          <w:numId w:val="7"/>
        </w:numPr>
        <w:ind w:left="360" w:hanging="360"/>
        <w:rPr>
          <w:vertAlign w:val="baseline"/>
        </w:rPr>
      </w:pPr>
      <w:r w:rsidDel="00000000" w:rsidR="00000000" w:rsidRPr="00000000">
        <w:rPr>
          <w:b w:val="1"/>
          <w:vertAlign w:val="baseline"/>
          <w:rtl w:val="0"/>
        </w:rPr>
        <w:t xml:space="preserve">With logic errors, you wonder why the program is behaving as it is -- all the while it is doing exactly what you told it to do</w:t>
      </w:r>
      <w:r w:rsidDel="00000000" w:rsidR="00000000" w:rsidRPr="00000000">
        <w:rPr>
          <w:rtl w:val="0"/>
        </w:rPr>
      </w:r>
    </w:p>
    <w:p w:rsidR="00000000" w:rsidDel="00000000" w:rsidP="00000000" w:rsidRDefault="00000000" w:rsidRPr="00000000" w14:paraId="00000E86">
      <w:pPr>
        <w:pStyle w:val="Heading4"/>
        <w:numPr>
          <w:ilvl w:val="0"/>
          <w:numId w:val="7"/>
        </w:numPr>
        <w:ind w:left="360" w:hanging="360"/>
        <w:rPr>
          <w:vertAlign w:val="baseline"/>
        </w:rPr>
      </w:pPr>
      <w:r w:rsidDel="00000000" w:rsidR="00000000" w:rsidRPr="00000000">
        <w:rPr>
          <w:b w:val="1"/>
          <w:vertAlign w:val="baseline"/>
          <w:rtl w:val="0"/>
        </w:rPr>
        <w:t xml:space="preserve">With runtime errors, the program has come to a screeching halt and you have to figure out why</w:t>
      </w:r>
      <w:r w:rsidDel="00000000" w:rsidR="00000000" w:rsidRPr="00000000">
        <w:rPr>
          <w:rtl w:val="0"/>
        </w:rPr>
      </w:r>
    </w:p>
    <w:p w:rsidR="00000000" w:rsidDel="00000000" w:rsidP="00000000" w:rsidRDefault="00000000" w:rsidRPr="00000000" w14:paraId="00000E87">
      <w:pPr>
        <w:pStyle w:val="Heading5"/>
        <w:numPr>
          <w:ilvl w:val="0"/>
          <w:numId w:val="5"/>
        </w:numPr>
        <w:tabs>
          <w:tab w:val="left" w:leader="none" w:pos="720"/>
        </w:tabs>
        <w:ind w:left="504" w:firstLine="0"/>
        <w:rPr>
          <w:vertAlign w:val="baseline"/>
        </w:rPr>
      </w:pPr>
      <w:bookmarkStart w:colFirst="0" w:colLast="0" w:name="_heading=h.1h65qms" w:id="191"/>
      <w:bookmarkEnd w:id="191"/>
      <w:r w:rsidDel="00000000" w:rsidR="00000000" w:rsidRPr="00000000">
        <w:rPr>
          <w:vertAlign w:val="baseline"/>
          <w:rtl w:val="0"/>
        </w:rPr>
        <w:t xml:space="preserve">Sometimes this happens with bad input, or a missing file, or other unexpected reasons</w:t>
      </w:r>
    </w:p>
    <w:p w:rsidR="00000000" w:rsidDel="00000000" w:rsidP="00000000" w:rsidRDefault="00000000" w:rsidRPr="00000000" w14:paraId="00000E8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Exceptions and </w:t>
      </w:r>
      <w:r w:rsidDel="00000000" w:rsidR="00000000" w:rsidRPr="00000000">
        <w:rPr>
          <w:rFonts w:ascii="Courier New" w:cs="Courier New" w:eastAsia="Courier New" w:hAnsi="Courier New"/>
          <w:b w:val="1"/>
          <w:vertAlign w:val="baseline"/>
          <w:rtl w:val="0"/>
        </w:rPr>
        <w:t xml:space="preserve">try/catch</w:t>
      </w:r>
      <w:r w:rsidDel="00000000" w:rsidR="00000000" w:rsidRPr="00000000">
        <w:rPr>
          <w:rtl w:val="0"/>
        </w:rPr>
      </w:r>
    </w:p>
    <w:p w:rsidR="00000000" w:rsidDel="00000000" w:rsidP="00000000" w:rsidRDefault="00000000" w:rsidRPr="00000000" w14:paraId="00000E89">
      <w:pPr>
        <w:pStyle w:val="Heading4"/>
        <w:numPr>
          <w:ilvl w:val="0"/>
          <w:numId w:val="7"/>
        </w:numPr>
        <w:ind w:left="360" w:hanging="360"/>
        <w:rPr>
          <w:vertAlign w:val="baseline"/>
        </w:rPr>
      </w:pPr>
      <w:r w:rsidDel="00000000" w:rsidR="00000000" w:rsidRPr="00000000">
        <w:rPr>
          <w:b w:val="1"/>
          <w:vertAlign w:val="baseline"/>
          <w:rtl w:val="0"/>
        </w:rPr>
        <w:t xml:space="preserve">With runtime errors, Java throws an exception</w:t>
      </w:r>
      <w:r w:rsidDel="00000000" w:rsidR="00000000" w:rsidRPr="00000000">
        <w:rPr>
          <w:rtl w:val="0"/>
        </w:rPr>
      </w:r>
    </w:p>
    <w:p w:rsidR="00000000" w:rsidDel="00000000" w:rsidP="00000000" w:rsidRDefault="00000000" w:rsidRPr="00000000" w14:paraId="00000E8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The type of the exception varies depending on what is wrong</w:t>
      </w:r>
    </w:p>
    <w:p w:rsidR="00000000" w:rsidDel="00000000" w:rsidP="00000000" w:rsidRDefault="00000000" w:rsidRPr="00000000" w14:paraId="00000E8B">
      <w:pPr>
        <w:pStyle w:val="Heading4"/>
        <w:numPr>
          <w:ilvl w:val="0"/>
          <w:numId w:val="7"/>
        </w:numPr>
        <w:ind w:left="360" w:hanging="360"/>
        <w:rPr>
          <w:vertAlign w:val="baseline"/>
        </w:rPr>
      </w:pPr>
      <w:r w:rsidDel="00000000" w:rsidR="00000000" w:rsidRPr="00000000">
        <w:rPr>
          <w:b w:val="1"/>
          <w:vertAlign w:val="baseline"/>
          <w:rtl w:val="0"/>
        </w:rPr>
        <w:t xml:space="preserve">You wouldn't want this sudden halt to happen to a program in production </w:t>
      </w:r>
      <w:r w:rsidDel="00000000" w:rsidR="00000000" w:rsidRPr="00000000">
        <w:rPr>
          <w:rtl w:val="0"/>
        </w:rPr>
        <w:t xml:space="preserve">s</w:t>
      </w:r>
      <w:r w:rsidDel="00000000" w:rsidR="00000000" w:rsidRPr="00000000">
        <w:rPr>
          <w:b w:val="1"/>
          <w:vertAlign w:val="baseline"/>
          <w:rtl w:val="0"/>
        </w:rPr>
        <w:t xml:space="preserve">o developers can use something called </w:t>
      </w:r>
      <w:r w:rsidDel="00000000" w:rsidR="00000000" w:rsidRPr="00000000">
        <w:rPr>
          <w:rFonts w:ascii="Courier New" w:cs="Courier New" w:eastAsia="Courier New" w:hAnsi="Courier New"/>
          <w:b w:val="1"/>
          <w:vertAlign w:val="baseline"/>
          <w:rtl w:val="0"/>
        </w:rPr>
        <w:t xml:space="preserve">try/catch</w:t>
      </w:r>
      <w:r w:rsidDel="00000000" w:rsidR="00000000" w:rsidRPr="00000000">
        <w:rPr>
          <w:b w:val="1"/>
          <w:vertAlign w:val="baseline"/>
          <w:rtl w:val="0"/>
        </w:rPr>
        <w:t xml:space="preserve"> statements to write to intercept the exception</w:t>
      </w:r>
      <w:r w:rsidDel="00000000" w:rsidR="00000000" w:rsidRPr="00000000">
        <w:rPr>
          <w:rtl w:val="0"/>
        </w:rPr>
      </w:r>
    </w:p>
    <w:p w:rsidR="00000000" w:rsidDel="00000000" w:rsidP="00000000" w:rsidRDefault="00000000" w:rsidRPr="00000000" w14:paraId="00000E8C">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You might not be able to prevent the exception, but you can handle it somehow and have the program continue executing</w:t>
      </w:r>
    </w:p>
    <w:p w:rsidR="00000000" w:rsidDel="00000000" w:rsidP="00000000" w:rsidRDefault="00000000" w:rsidRPr="00000000" w14:paraId="00000E8D">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try</w:t>
      </w:r>
      <w:r w:rsidDel="00000000" w:rsidR="00000000" w:rsidRPr="00000000">
        <w:rPr>
          <w:b w:val="1"/>
          <w:vertAlign w:val="baseline"/>
          <w:rtl w:val="0"/>
        </w:rPr>
        <w:t xml:space="preserve"> statement allows you to define a block of code that executes</w:t>
      </w:r>
      <w:r w:rsidDel="00000000" w:rsidR="00000000" w:rsidRPr="00000000">
        <w:rPr>
          <w:rtl w:val="0"/>
        </w:rPr>
      </w:r>
    </w:p>
    <w:p w:rsidR="00000000" w:rsidDel="00000000" w:rsidP="00000000" w:rsidRDefault="00000000" w:rsidRPr="00000000" w14:paraId="00000E8E">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But at the same time, it specifies a </w:t>
      </w:r>
      <w:r w:rsidDel="00000000" w:rsidR="00000000" w:rsidRPr="00000000">
        <w:rPr>
          <w:rFonts w:ascii="Courier New" w:cs="Courier New" w:eastAsia="Courier New" w:hAnsi="Courier New"/>
          <w:vertAlign w:val="baseline"/>
          <w:rtl w:val="0"/>
        </w:rPr>
        <w:t xml:space="preserve">catch</w:t>
      </w:r>
      <w:r w:rsidDel="00000000" w:rsidR="00000000" w:rsidRPr="00000000">
        <w:rPr>
          <w:vertAlign w:val="baseline"/>
          <w:rtl w:val="0"/>
        </w:rPr>
        <w:t xml:space="preserve"> handler that exceptions route to in order to be handled</w:t>
      </w:r>
    </w:p>
    <w:p w:rsidR="00000000" w:rsidDel="00000000" w:rsidP="00000000" w:rsidRDefault="00000000" w:rsidRPr="00000000" w14:paraId="00000E8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Syntax</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try {</w:t>
      </w: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try to execute this code</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catch(</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Exception e</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unhandled exceptions route here</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and are "handled" and then suppressed</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97">
      <w:pPr>
        <w:pStyle w:val="Heading4"/>
        <w:numPr>
          <w:ilvl w:val="0"/>
          <w:numId w:val="7"/>
        </w:numPr>
        <w:ind w:left="360" w:hanging="360"/>
        <w:rPr>
          <w:rFonts w:ascii="PalmSprings" w:cs="PalmSprings" w:eastAsia="PalmSprings" w:hAnsi="PalmSprings"/>
          <w:sz w:val="36"/>
          <w:szCs w:val="36"/>
          <w:vertAlign w:val="baseline"/>
        </w:rPr>
      </w:pPr>
      <w:bookmarkStart w:colFirst="0" w:colLast="0" w:name="_heading=h.415t9al" w:id="192"/>
      <w:bookmarkEnd w:id="192"/>
      <w:r w:rsidDel="00000000" w:rsidR="00000000" w:rsidRPr="00000000">
        <w:rPr>
          <w:rFonts w:ascii="PalmSprings" w:cs="PalmSprings" w:eastAsia="PalmSprings" w:hAnsi="PalmSprings"/>
          <w:b w:val="1"/>
          <w:sz w:val="36"/>
          <w:szCs w:val="36"/>
          <w:vertAlign w:val="baseline"/>
          <w:rtl w:val="0"/>
        </w:rPr>
        <w:t xml:space="preserve">We will examine </w:t>
      </w:r>
      <w:r w:rsidDel="00000000" w:rsidR="00000000" w:rsidRPr="00000000">
        <w:rPr>
          <w:rFonts w:ascii="Courier New" w:cs="Courier New" w:eastAsia="Courier New" w:hAnsi="Courier New"/>
          <w:b w:val="1"/>
          <w:sz w:val="36"/>
          <w:szCs w:val="36"/>
          <w:vertAlign w:val="baseline"/>
          <w:rtl w:val="0"/>
        </w:rPr>
        <w:t xml:space="preserve">try/catch</w:t>
      </w:r>
      <w:r w:rsidDel="00000000" w:rsidR="00000000" w:rsidRPr="00000000">
        <w:rPr>
          <w:rFonts w:ascii="PalmSprings" w:cs="PalmSprings" w:eastAsia="PalmSprings" w:hAnsi="PalmSprings"/>
          <w:b w:val="1"/>
          <w:sz w:val="36"/>
          <w:szCs w:val="36"/>
          <w:vertAlign w:val="baseline"/>
          <w:rtl w:val="0"/>
        </w:rPr>
        <w:t xml:space="preserve"> in more detail after we learn a little more about classes</w:t>
      </w:r>
      <w:r w:rsidDel="00000000" w:rsidR="00000000" w:rsidRPr="00000000">
        <w:rPr>
          <w:rtl w:val="0"/>
        </w:rPr>
      </w:r>
    </w:p>
    <w:p w:rsidR="00000000" w:rsidDel="00000000" w:rsidP="00000000" w:rsidRDefault="00000000" w:rsidRPr="00000000" w14:paraId="00000E98">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Handling Index Out of Bounds</w:t>
      </w: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 scanner = new Scanner(System.in);</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try {</w:t>
      </w:r>
      <w:r w:rsidDel="00000000" w:rsidR="00000000" w:rsidRPr="00000000">
        <w:rPr>
          <w:rtl w:val="0"/>
        </w:rPr>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names = {</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"Ezra", "Elisha", "Ian", </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"Siddalee", "Pursalane", "Zephaniah"</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System.out.print("Pick a kid (select #1 - #6): ");</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int index = scanner.nextInt();</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index--;   // change number from range 1-6 to range 0-5</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as long as the user entered a number in the range</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of 1 to 6, this will work.  Otherwise the index</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will be out of range.</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names[index]</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catch (Exception e) {</w:t>
      </w: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System.out.println("Your number was out of range!");</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e.printStackTrace();</w:t>
      </w:r>
      <w:r w:rsidDel="00000000" w:rsidR="00000000" w:rsidRPr="00000000">
        <w:rPr>
          <w:rtl w:val="0"/>
        </w:rPr>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scanner.close();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TRANSCRIPT OF TERMINAL SESSION</w:t>
      </w:r>
      <w:r w:rsidDel="00000000" w:rsidR="00000000" w:rsidRPr="00000000">
        <w:rPr>
          <w:rtl w:val="0"/>
        </w:rPr>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Pick a kid (select #1 - #6):</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12</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gb3jie" w:id="193"/>
      <w:bookmarkEnd w:id="193"/>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Your number was out of range!</w:t>
      </w:r>
      <w:r w:rsidDel="00000000" w:rsidR="00000000" w:rsidRPr="00000000">
        <w:rPr>
          <w:rtl w:val="0"/>
        </w:rPr>
      </w:r>
    </w:p>
    <w:p w:rsidR="00000000" w:rsidDel="00000000" w:rsidP="00000000" w:rsidRDefault="00000000" w:rsidRPr="00000000" w14:paraId="00000EB9">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subfolder in your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JavaLabs\Fundamentals</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folder named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Mod09</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hold the exercises for this module.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Mod09</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EXERCISE 1</w:t>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holds an array of 10 sayings.  Allow the user to select a saying by number.  Display that saying.</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DO NOT use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try/catch</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(yet) to handle the error.</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Test the application.  Select a string that exists.  Does it work?  Select a string that doesn't exist.  What happens?</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Now add exception handling to the application and retest.</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Add a loop to the program asks the user if they want to see another saying.  If they say yes, repeat the process.  DO NOT shut the application down when if an exception occurs.  Just pick up with the next iteration.</w:t>
      </w:r>
    </w:p>
    <w:p w:rsidR="00000000" w:rsidDel="00000000" w:rsidP="00000000" w:rsidRDefault="00000000" w:rsidRPr="00000000" w14:paraId="00000EC2">
      <w:pPr>
        <w:pStyle w:val="Heading4"/>
        <w:ind w:left="360" w:firstLine="0"/>
        <w:rPr>
          <w:vertAlign w:val="baseline"/>
        </w:rPr>
      </w:pPr>
      <w:r w:rsidDel="00000000" w:rsidR="00000000" w:rsidRPr="00000000">
        <w:rPr>
          <w:rtl w:val="0"/>
        </w:rPr>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C5">
      <w:pPr>
        <w:rPr>
          <w:vertAlign w:val="baseline"/>
        </w:rPr>
      </w:pPr>
      <w:r w:rsidDel="00000000" w:rsidR="00000000" w:rsidRPr="00000000">
        <w:rPr>
          <w:rtl w:val="0"/>
        </w:rPr>
      </w:r>
    </w:p>
    <w:p w:rsidR="00000000" w:rsidDel="00000000" w:rsidP="00000000" w:rsidRDefault="00000000" w:rsidRPr="00000000" w14:paraId="00000EC6">
      <w:pPr>
        <w:rPr>
          <w:vertAlign w:val="baseline"/>
        </w:rPr>
      </w:pPr>
      <w:r w:rsidDel="00000000" w:rsidR="00000000" w:rsidRPr="00000000">
        <w:rPr>
          <w:rtl w:val="0"/>
        </w:rPr>
      </w:r>
    </w:p>
    <w:p w:rsidR="00000000" w:rsidDel="00000000" w:rsidP="00000000" w:rsidRDefault="00000000" w:rsidRPr="00000000" w14:paraId="00000EC7">
      <w:pPr>
        <w:pStyle w:val="Heading2"/>
        <w:numPr>
          <w:ilvl w:val="1"/>
          <w:numId w:val="9"/>
        </w:numPr>
        <w:ind w:left="0" w:firstLine="0"/>
        <w:rPr>
          <w:vertAlign w:val="baseline"/>
        </w:rPr>
      </w:pPr>
      <w:bookmarkStart w:colFirst="0" w:colLast="0" w:name="_heading=h.vgdtq7" w:id="194"/>
      <w:bookmarkEnd w:id="194"/>
      <w:r w:rsidDel="00000000" w:rsidR="00000000" w:rsidRPr="00000000">
        <w:rPr>
          <w:b w:val="0"/>
          <w:vertAlign w:val="baseline"/>
          <w:rtl w:val="0"/>
        </w:rPr>
        <w:br w:type="textWrapping"/>
        <w:br w:type="textWrapping"/>
        <w:br w:type="textWrapping"/>
        <w:br w:type="textWrapping"/>
        <w:t xml:space="preserve">Date Basics</w:t>
      </w:r>
      <w:r w:rsidDel="00000000" w:rsidR="00000000" w:rsidRPr="00000000">
        <w:rPr>
          <w:rtl w:val="0"/>
        </w:rPr>
      </w:r>
    </w:p>
    <w:p w:rsidR="00000000" w:rsidDel="00000000" w:rsidP="00000000" w:rsidRDefault="00000000" w:rsidRPr="00000000" w14:paraId="00000EC8">
      <w:pPr>
        <w:pStyle w:val="Heading3"/>
        <w:tabs>
          <w:tab w:val="left" w:leader="none" w:pos="360"/>
          <w:tab w:val="left" w:leader="none" w:pos="720"/>
          <w:tab w:val="left" w:leader="none" w:pos="1080"/>
        </w:tabs>
        <w:rPr>
          <w:vertAlign w:val="baseline"/>
        </w:rPr>
      </w:pPr>
      <w:bookmarkStart w:colFirst="0" w:colLast="0" w:name="_heading=h.3fg1ce0" w:id="195"/>
      <w:bookmarkEnd w:id="195"/>
      <w:r w:rsidDel="00000000" w:rsidR="00000000" w:rsidRPr="00000000">
        <w:rPr>
          <w:b w:val="1"/>
          <w:vertAlign w:val="baseline"/>
          <w:rtl w:val="0"/>
        </w:rPr>
        <w:t xml:space="preserve">Java 7 Dates</w:t>
      </w:r>
      <w:r w:rsidDel="00000000" w:rsidR="00000000" w:rsidRPr="00000000">
        <w:rPr>
          <w:rtl w:val="0"/>
        </w:rPr>
      </w:r>
    </w:p>
    <w:p w:rsidR="00000000" w:rsidDel="00000000" w:rsidP="00000000" w:rsidRDefault="00000000" w:rsidRPr="00000000" w14:paraId="00000EC9">
      <w:pPr>
        <w:pStyle w:val="Heading4"/>
        <w:numPr>
          <w:ilvl w:val="0"/>
          <w:numId w:val="7"/>
        </w:numPr>
        <w:ind w:left="360" w:hanging="360"/>
        <w:rPr>
          <w:vertAlign w:val="baseline"/>
        </w:rPr>
      </w:pPr>
      <w:r w:rsidDel="00000000" w:rsidR="00000000" w:rsidRPr="00000000">
        <w:rPr>
          <w:b w:val="1"/>
          <w:vertAlign w:val="baseline"/>
          <w:rtl w:val="0"/>
        </w:rPr>
        <w:t xml:space="preserve">In Java 7 and before, they used the </w:t>
      </w:r>
      <w:r w:rsidDel="00000000" w:rsidR="00000000" w:rsidRPr="00000000">
        <w:rPr>
          <w:rFonts w:ascii="Courier New" w:cs="Courier New" w:eastAsia="Courier New" w:hAnsi="Courier New"/>
          <w:b w:val="1"/>
          <w:vertAlign w:val="baseline"/>
          <w:rtl w:val="0"/>
        </w:rPr>
        <w:t xml:space="preserve">Date</w:t>
      </w:r>
      <w:r w:rsidDel="00000000" w:rsidR="00000000" w:rsidRPr="00000000">
        <w:rPr>
          <w:b w:val="1"/>
          <w:vertAlign w:val="baseline"/>
          <w:rtl w:val="0"/>
        </w:rPr>
        <w:t xml:space="preserve"> class to represents a specific moment in time</w:t>
      </w:r>
      <w:r w:rsidDel="00000000" w:rsidR="00000000" w:rsidRPr="00000000">
        <w:rPr>
          <w:rtl w:val="0"/>
        </w:rPr>
      </w:r>
    </w:p>
    <w:p w:rsidR="00000000" w:rsidDel="00000000" w:rsidP="00000000" w:rsidRDefault="00000000" w:rsidRPr="00000000" w14:paraId="00000ECA">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Like JavaScript, it is implemented as a millisecond offset from January 1, 1970 and months are 0-based!</w:t>
      </w:r>
    </w:p>
    <w:p w:rsidR="00000000" w:rsidDel="00000000" w:rsidP="00000000" w:rsidRDefault="00000000" w:rsidRPr="00000000" w14:paraId="00000ECB">
      <w:pPr>
        <w:pStyle w:val="Heading4"/>
        <w:numPr>
          <w:ilvl w:val="0"/>
          <w:numId w:val="7"/>
        </w:numPr>
        <w:ind w:left="360" w:hanging="360"/>
        <w:rPr>
          <w:vertAlign w:val="baseline"/>
        </w:rPr>
      </w:pPr>
      <w:r w:rsidDel="00000000" w:rsidR="00000000" w:rsidRPr="00000000">
        <w:rPr>
          <w:rFonts w:ascii="Courier New" w:cs="Courier New" w:eastAsia="Courier New" w:hAnsi="Courier New"/>
          <w:b w:val="1"/>
          <w:vertAlign w:val="baseline"/>
          <w:rtl w:val="0"/>
        </w:rPr>
        <w:t xml:space="preserve">Date</w:t>
      </w:r>
      <w:r w:rsidDel="00000000" w:rsidR="00000000" w:rsidRPr="00000000">
        <w:rPr>
          <w:b w:val="1"/>
          <w:vertAlign w:val="baseline"/>
          <w:rtl w:val="0"/>
        </w:rPr>
        <w:t xml:space="preserve"> is found in the </w:t>
      </w:r>
      <w:r w:rsidDel="00000000" w:rsidR="00000000" w:rsidRPr="00000000">
        <w:rPr>
          <w:rFonts w:ascii="Courier New" w:cs="Courier New" w:eastAsia="Courier New" w:hAnsi="Courier New"/>
          <w:b w:val="1"/>
          <w:vertAlign w:val="baseline"/>
          <w:rtl w:val="0"/>
        </w:rPr>
        <w:t xml:space="preserve">java.util</w:t>
      </w:r>
      <w:r w:rsidDel="00000000" w:rsidR="00000000" w:rsidRPr="00000000">
        <w:rPr>
          <w:b w:val="1"/>
          <w:vertAlign w:val="baseline"/>
          <w:rtl w:val="0"/>
        </w:rPr>
        <w:t xml:space="preserve"> package</w:t>
      </w:r>
      <w:r w:rsidDel="00000000" w:rsidR="00000000" w:rsidRPr="00000000">
        <w:rPr>
          <w:rtl w:val="0"/>
        </w:rPr>
      </w:r>
    </w:p>
    <w:p w:rsidR="00000000" w:rsidDel="00000000" w:rsidP="00000000" w:rsidRDefault="00000000" w:rsidRPr="00000000" w14:paraId="00000EC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Date rightNow = new Date(); </w:t>
      </w: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System.out.println("Right now it is " + rightNow);</w:t>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Date campStarted = </w:t>
      </w:r>
      <w:r w:rsidDel="00000000" w:rsidR="00000000" w:rsidRPr="00000000">
        <w:rPr>
          <w:rtl w:val="0"/>
        </w:rPr>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new Date(2021, 6, 19);  // month is 0-based</w:t>
      </w:r>
      <w:r w:rsidDel="00000000" w:rsidR="00000000" w:rsidRPr="00000000">
        <w:rPr>
          <w:rtl w:val="0"/>
        </w:rPr>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System.out.println("Camp started " + campStarted);                </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Right now it is Sun Sep 12 15:05:08 GMT 2021</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Camp started Tue Jul 19 00:00:00 GMT 3921</w:t>
      </w:r>
    </w:p>
    <w:p w:rsidR="00000000" w:rsidDel="00000000" w:rsidP="00000000" w:rsidRDefault="00000000" w:rsidRPr="00000000" w14:paraId="00000EE0">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Calendar</w:t>
      </w:r>
      <w:r w:rsidDel="00000000" w:rsidR="00000000" w:rsidRPr="00000000">
        <w:rPr>
          <w:b w:val="1"/>
          <w:vertAlign w:val="baseline"/>
          <w:rtl w:val="0"/>
        </w:rPr>
        <w:t xml:space="preserve"> class is used to convert a millisecond-based date to a set of calendar fields such as month, day, year, etc</w:t>
      </w:r>
      <w:r w:rsidDel="00000000" w:rsidR="00000000" w:rsidRPr="00000000">
        <w:rPr>
          <w:rtl w:val="0"/>
        </w:rPr>
      </w:r>
    </w:p>
    <w:p w:rsidR="00000000" w:rsidDel="00000000" w:rsidP="00000000" w:rsidRDefault="00000000" w:rsidRPr="00000000" w14:paraId="00000EE1">
      <w:pPr>
        <w:pStyle w:val="Heading4"/>
        <w:numPr>
          <w:ilvl w:val="0"/>
          <w:numId w:val="7"/>
        </w:numPr>
        <w:ind w:left="360" w:hanging="360"/>
        <w:rPr>
          <w:vertAlign w:val="baseline"/>
        </w:rPr>
      </w:pPr>
      <w:r w:rsidDel="00000000" w:rsidR="00000000" w:rsidRPr="00000000">
        <w:rPr>
          <w:b w:val="1"/>
          <w:vertAlign w:val="baseline"/>
          <w:rtl w:val="0"/>
        </w:rPr>
        <w:t xml:space="preserve">However, date processing was significantly improved in Java 8</w:t>
      </w:r>
      <w:r w:rsidDel="00000000" w:rsidR="00000000" w:rsidRPr="00000000">
        <w:rPr>
          <w:rtl w:val="0"/>
        </w:rPr>
      </w:r>
    </w:p>
    <w:p w:rsidR="00000000" w:rsidDel="00000000" w:rsidP="00000000" w:rsidRDefault="00000000" w:rsidRPr="00000000" w14:paraId="00000EE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Java 8 Dates</w:t>
      </w:r>
      <w:r w:rsidDel="00000000" w:rsidR="00000000" w:rsidRPr="00000000">
        <w:rPr>
          <w:rtl w:val="0"/>
        </w:rPr>
      </w:r>
    </w:p>
    <w:p w:rsidR="00000000" w:rsidDel="00000000" w:rsidP="00000000" w:rsidRDefault="00000000" w:rsidRPr="00000000" w14:paraId="00000EE3">
      <w:pPr>
        <w:pStyle w:val="Heading4"/>
        <w:numPr>
          <w:ilvl w:val="0"/>
          <w:numId w:val="7"/>
        </w:numPr>
        <w:ind w:left="360" w:hanging="360"/>
        <w:rPr>
          <w:vertAlign w:val="baseline"/>
        </w:rPr>
      </w:pPr>
      <w:r w:rsidDel="00000000" w:rsidR="00000000" w:rsidRPr="00000000">
        <w:rPr>
          <w:b w:val="1"/>
          <w:vertAlign w:val="baseline"/>
          <w:rtl w:val="0"/>
        </w:rPr>
        <w:t xml:space="preserve">Java uses features from the </w:t>
      </w:r>
      <w:r w:rsidDel="00000000" w:rsidR="00000000" w:rsidRPr="00000000">
        <w:rPr>
          <w:rFonts w:ascii="Courier New" w:cs="Courier New" w:eastAsia="Courier New" w:hAnsi="Courier New"/>
          <w:b w:val="1"/>
          <w:vertAlign w:val="baseline"/>
          <w:rtl w:val="0"/>
        </w:rPr>
        <w:t xml:space="preserve">java.time</w:t>
      </w:r>
      <w:r w:rsidDel="00000000" w:rsidR="00000000" w:rsidRPr="00000000">
        <w:rPr>
          <w:b w:val="1"/>
          <w:vertAlign w:val="baseline"/>
          <w:rtl w:val="0"/>
        </w:rPr>
        <w:t xml:space="preserve"> package to work with the date and time API</w:t>
      </w:r>
      <w:r w:rsidDel="00000000" w:rsidR="00000000" w:rsidRPr="00000000">
        <w:rPr>
          <w:rtl w:val="0"/>
        </w:rPr>
      </w:r>
    </w:p>
    <w:p w:rsidR="00000000" w:rsidDel="00000000" w:rsidP="00000000" w:rsidRDefault="00000000" w:rsidRPr="00000000" w14:paraId="00000EE4">
      <w:pPr>
        <w:pStyle w:val="Heading4"/>
        <w:numPr>
          <w:ilvl w:val="0"/>
          <w:numId w:val="7"/>
        </w:numPr>
        <w:ind w:left="360" w:hanging="360"/>
        <w:rPr>
          <w:vertAlign w:val="baseline"/>
        </w:rPr>
      </w:pPr>
      <w:r w:rsidDel="00000000" w:rsidR="00000000" w:rsidRPr="00000000">
        <w:rPr>
          <w:b w:val="1"/>
          <w:vertAlign w:val="baseline"/>
          <w:rtl w:val="0"/>
        </w:rPr>
        <w:t xml:space="preserve">It has classes that hold:</w:t>
      </w:r>
      <w:r w:rsidDel="00000000" w:rsidR="00000000" w:rsidRPr="00000000">
        <w:rPr>
          <w:rtl w:val="0"/>
        </w:rPr>
      </w:r>
    </w:p>
    <w:p w:rsidR="00000000" w:rsidDel="00000000" w:rsidP="00000000" w:rsidRDefault="00000000" w:rsidRPr="00000000" w14:paraId="00000EE5">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only a date  (</w:t>
      </w:r>
      <w:r w:rsidDel="00000000" w:rsidR="00000000" w:rsidRPr="00000000">
        <w:rPr>
          <w:rFonts w:ascii="Courier New" w:cs="Courier New" w:eastAsia="Courier New" w:hAnsi="Courier New"/>
          <w:vertAlign w:val="baseline"/>
          <w:rtl w:val="0"/>
        </w:rPr>
        <w:t xml:space="preserve">LocalDate</w:t>
      </w:r>
      <w:r w:rsidDel="00000000" w:rsidR="00000000" w:rsidRPr="00000000">
        <w:rPr>
          <w:vertAlign w:val="baseline"/>
          <w:rtl w:val="0"/>
        </w:rPr>
        <w:t xml:space="preserve">)</w:t>
      </w:r>
    </w:p>
    <w:p w:rsidR="00000000" w:rsidDel="00000000" w:rsidP="00000000" w:rsidRDefault="00000000" w:rsidRPr="00000000" w14:paraId="00000EE6">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Useful for holding birthdays, etc</w:t>
      </w:r>
    </w:p>
    <w:p w:rsidR="00000000" w:rsidDel="00000000" w:rsidP="00000000" w:rsidRDefault="00000000" w:rsidRPr="00000000" w14:paraId="00000EE7">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only a time  (</w:t>
      </w:r>
      <w:r w:rsidDel="00000000" w:rsidR="00000000" w:rsidRPr="00000000">
        <w:rPr>
          <w:rFonts w:ascii="Courier New" w:cs="Courier New" w:eastAsia="Courier New" w:hAnsi="Courier New"/>
          <w:vertAlign w:val="baseline"/>
          <w:rtl w:val="0"/>
        </w:rPr>
        <w:t xml:space="preserve">LocalTime</w:t>
      </w:r>
      <w:r w:rsidDel="00000000" w:rsidR="00000000" w:rsidRPr="00000000">
        <w:rPr>
          <w:vertAlign w:val="baseline"/>
          <w:rtl w:val="0"/>
        </w:rPr>
        <w:t xml:space="preserve">)</w:t>
      </w:r>
    </w:p>
    <w:p w:rsidR="00000000" w:rsidDel="00000000" w:rsidP="00000000" w:rsidRDefault="00000000" w:rsidRPr="00000000" w14:paraId="00000EE8">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Useful for holding date-independent times, like a store's closing time</w:t>
      </w:r>
    </w:p>
    <w:p w:rsidR="00000000" w:rsidDel="00000000" w:rsidP="00000000" w:rsidRDefault="00000000" w:rsidRPr="00000000" w14:paraId="00000EE9">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both a date and a time  (</w:t>
      </w:r>
      <w:r w:rsidDel="00000000" w:rsidR="00000000" w:rsidRPr="00000000">
        <w:rPr>
          <w:rFonts w:ascii="Courier New" w:cs="Courier New" w:eastAsia="Courier New" w:hAnsi="Courier New"/>
          <w:vertAlign w:val="baseline"/>
          <w:rtl w:val="0"/>
        </w:rPr>
        <w:t xml:space="preserve">LocalDateTime</w:t>
      </w:r>
      <w:r w:rsidDel="00000000" w:rsidR="00000000" w:rsidRPr="00000000">
        <w:rPr>
          <w:vertAlign w:val="baseline"/>
          <w:rtl w:val="0"/>
        </w:rPr>
        <w:t xml:space="preserve">)</w:t>
      </w:r>
    </w:p>
    <w:p w:rsidR="00000000" w:rsidDel="00000000" w:rsidP="00000000" w:rsidRDefault="00000000" w:rsidRPr="00000000" w14:paraId="00000EEA">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Useful for holding a moment, like a timestamp on a bank deposit or a dentist's appointment</w:t>
      </w:r>
    </w:p>
    <w:p w:rsidR="00000000" w:rsidDel="00000000" w:rsidP="00000000" w:rsidRDefault="00000000" w:rsidRPr="00000000" w14:paraId="00000EEB">
      <w:pPr>
        <w:pStyle w:val="Heading4"/>
        <w:numPr>
          <w:ilvl w:val="0"/>
          <w:numId w:val="7"/>
        </w:numPr>
        <w:ind w:left="360" w:hanging="360"/>
        <w:rPr>
          <w:rFonts w:ascii="PalmSprings" w:cs="PalmSprings" w:eastAsia="PalmSprings" w:hAnsi="PalmSprings"/>
          <w:sz w:val="36"/>
          <w:szCs w:val="36"/>
          <w:vertAlign w:val="baseline"/>
        </w:rPr>
      </w:pPr>
      <w:r w:rsidDel="00000000" w:rsidR="00000000" w:rsidRPr="00000000">
        <w:rPr>
          <w:rFonts w:ascii="PalmSprings" w:cs="PalmSprings" w:eastAsia="PalmSprings" w:hAnsi="PalmSprings"/>
          <w:b w:val="1"/>
          <w:sz w:val="36"/>
          <w:szCs w:val="36"/>
          <w:vertAlign w:val="baseline"/>
          <w:rtl w:val="0"/>
        </w:rPr>
        <w:t xml:space="preserve">Dates are represented as ISO-8601 dates which correspond to the Gregorian calendar</w:t>
      </w:r>
      <w:r w:rsidDel="00000000" w:rsidR="00000000" w:rsidRPr="00000000">
        <w:rPr>
          <w:rtl w:val="0"/>
        </w:rPr>
      </w:r>
    </w:p>
    <w:p w:rsidR="00000000" w:rsidDel="00000000" w:rsidP="00000000" w:rsidRDefault="00000000" w:rsidRPr="00000000" w14:paraId="00000EEC">
      <w:pPr>
        <w:pStyle w:val="Heading5"/>
        <w:numPr>
          <w:ilvl w:val="0"/>
          <w:numId w:val="5"/>
        </w:numPr>
        <w:tabs>
          <w:tab w:val="left" w:leader="none" w:pos="720"/>
        </w:tabs>
        <w:ind w:left="504" w:firstLine="0"/>
        <w:rPr>
          <w:rFonts w:ascii="PalmSprings" w:cs="PalmSprings" w:eastAsia="PalmSprings" w:hAnsi="PalmSprings"/>
          <w:sz w:val="36"/>
          <w:szCs w:val="36"/>
          <w:vertAlign w:val="baseline"/>
        </w:rPr>
      </w:pPr>
      <w:bookmarkStart w:colFirst="0" w:colLast="0" w:name="_heading=h.1ulbmlt" w:id="196"/>
      <w:bookmarkEnd w:id="196"/>
      <w:r w:rsidDel="00000000" w:rsidR="00000000" w:rsidRPr="00000000">
        <w:rPr>
          <w:rFonts w:ascii="PalmSprings" w:cs="PalmSprings" w:eastAsia="PalmSprings" w:hAnsi="PalmSprings"/>
          <w:sz w:val="36"/>
          <w:szCs w:val="36"/>
          <w:vertAlign w:val="baseline"/>
          <w:rtl w:val="0"/>
        </w:rPr>
        <w:t xml:space="preserve">Time are stored as UTC times without any associated time zone</w:t>
      </w:r>
    </w:p>
    <w:p w:rsidR="00000000" w:rsidDel="00000000" w:rsidP="00000000" w:rsidRDefault="00000000" w:rsidRPr="00000000" w14:paraId="00000EED">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Getting the Current Date and/or Time</w:t>
      </w:r>
      <w:r w:rsidDel="00000000" w:rsidR="00000000" w:rsidRPr="00000000">
        <w:rPr>
          <w:rtl w:val="0"/>
        </w:rPr>
      </w:r>
    </w:p>
    <w:p w:rsidR="00000000" w:rsidDel="00000000" w:rsidP="00000000" w:rsidRDefault="00000000" w:rsidRPr="00000000" w14:paraId="00000EEE">
      <w:pPr>
        <w:pStyle w:val="Heading4"/>
        <w:numPr>
          <w:ilvl w:val="0"/>
          <w:numId w:val="7"/>
        </w:numPr>
        <w:ind w:left="360" w:hanging="360"/>
        <w:rPr>
          <w:vertAlign w:val="baseline"/>
        </w:rPr>
      </w:pPr>
      <w:r w:rsidDel="00000000" w:rsidR="00000000" w:rsidRPr="00000000">
        <w:rPr>
          <w:b w:val="1"/>
          <w:vertAlign w:val="baseline"/>
          <w:rtl w:val="0"/>
        </w:rPr>
        <w:t xml:space="preserve">The local date and time classes have a static method named </w:t>
      </w:r>
      <w:r w:rsidDel="00000000" w:rsidR="00000000" w:rsidRPr="00000000">
        <w:rPr>
          <w:rFonts w:ascii="Courier New" w:cs="Courier New" w:eastAsia="Courier New" w:hAnsi="Courier New"/>
          <w:b w:val="1"/>
          <w:vertAlign w:val="baseline"/>
          <w:rtl w:val="0"/>
        </w:rPr>
        <w:t xml:space="preserve">now()</w:t>
      </w:r>
      <w:r w:rsidDel="00000000" w:rsidR="00000000" w:rsidRPr="00000000">
        <w:rPr>
          <w:b w:val="1"/>
          <w:vertAlign w:val="baseline"/>
          <w:rtl w:val="0"/>
        </w:rPr>
        <w:t xml:space="preserve"> that returns the current value for the current date and/or time</w:t>
      </w:r>
      <w:r w:rsidDel="00000000" w:rsidR="00000000" w:rsidRPr="00000000">
        <w:rPr>
          <w:rtl w:val="0"/>
        </w:rPr>
      </w:r>
    </w:p>
    <w:p w:rsidR="00000000" w:rsidDel="00000000" w:rsidP="00000000" w:rsidRDefault="00000000" w:rsidRPr="00000000" w14:paraId="00000EE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java.time.LocalDate;</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LocalDate today = LocalDate.now(); </w:t>
      </w:r>
      <w:r w:rsidDel="00000000" w:rsidR="00000000" w:rsidRPr="00000000">
        <w:rPr>
          <w:rtl w:val="0"/>
        </w:rPr>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System.out.println("Today is: " + today); </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Today is: 2021-09-05</w:t>
      </w:r>
    </w:p>
    <w:p w:rsidR="00000000" w:rsidDel="00000000" w:rsidP="00000000" w:rsidRDefault="00000000" w:rsidRPr="00000000" w14:paraId="00000EF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java.time.LocalTime;</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LocalTime currentTime = LocalTime.now(); </w:t>
      </w:r>
      <w:r w:rsidDel="00000000" w:rsidR="00000000" w:rsidRPr="00000000">
        <w:rPr>
          <w:rtl w:val="0"/>
        </w:rPr>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System.out.println("The current time is: " + currentTime); </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The current time is: 02:17:11.770918</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java.time.LocalDateTime;</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LocalDateTime rightNow = LocalDateTime.now();</w:t>
      </w:r>
      <w:r w:rsidDel="00000000" w:rsidR="00000000" w:rsidRPr="00000000">
        <w:rPr>
          <w:rtl w:val="0"/>
        </w:rPr>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System.out.println("Right now, it is: " + rightNow);</w:t>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4ekz59m" w:id="197"/>
      <w:bookmarkEnd w:id="197"/>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Right now, it is: 2021-09-05T02:17:11.771319</w:t>
      </w:r>
    </w:p>
    <w:p w:rsidR="00000000" w:rsidDel="00000000" w:rsidP="00000000" w:rsidRDefault="00000000" w:rsidRPr="00000000" w14:paraId="00000F0B">
      <w:pPr>
        <w:pStyle w:val="Heading3"/>
        <w:tabs>
          <w:tab w:val="left" w:leader="none" w:pos="360"/>
          <w:tab w:val="left" w:leader="none" w:pos="720"/>
          <w:tab w:val="left" w:leader="none" w:pos="1080"/>
        </w:tabs>
        <w:rPr>
          <w:rFonts w:ascii="Switzerland" w:cs="Switzerland" w:eastAsia="Switzerland" w:hAnsi="Switzerland"/>
          <w:sz w:val="48"/>
          <w:szCs w:val="48"/>
          <w:vertAlign w:val="baseline"/>
        </w:rPr>
      </w:pPr>
      <w:r w:rsidDel="00000000" w:rsidR="00000000" w:rsidRPr="00000000">
        <w:rPr>
          <w:rFonts w:ascii="Switzerland" w:cs="Switzerland" w:eastAsia="Switzerland" w:hAnsi="Switzerland"/>
          <w:b w:val="1"/>
          <w:sz w:val="48"/>
          <w:szCs w:val="48"/>
          <w:vertAlign w:val="baseline"/>
          <w:rtl w:val="0"/>
        </w:rPr>
        <w:t xml:space="preserve">Example:  Working with Dates/Times</w:t>
      </w:r>
      <w:r w:rsidDel="00000000" w:rsidR="00000000" w:rsidRPr="00000000">
        <w:rPr>
          <w:rtl w:val="0"/>
        </w:rPr>
      </w:r>
    </w:p>
    <w:p w:rsidR="00000000" w:rsidDel="00000000" w:rsidP="00000000" w:rsidRDefault="00000000" w:rsidRPr="00000000" w14:paraId="00000F0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java.time.LocalDateTime;</w:t>
      </w:r>
      <w:r w:rsidDel="00000000" w:rsidR="00000000" w:rsidRPr="00000000">
        <w:rPr>
          <w:rtl w:val="0"/>
        </w:rPr>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MainApp {</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LocalDateTime today = LocalDateTime.now();</w:t>
      </w:r>
      <w:r w:rsidDel="00000000" w:rsidR="00000000" w:rsidRPr="00000000">
        <w:rPr>
          <w:rtl w:val="0"/>
        </w:rPr>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System.out.println("Today is: " + today);</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Today is: 2021-09-05T02:56:54.728564</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2tq9fhf" w:id="198"/>
      <w:bookmarkEnd w:id="198"/>
      <w:r w:rsidDel="00000000" w:rsidR="00000000" w:rsidRPr="00000000">
        <w:rPr>
          <w:rtl w:val="0"/>
        </w:rPr>
      </w:r>
    </w:p>
    <w:p w:rsidR="00000000" w:rsidDel="00000000" w:rsidP="00000000" w:rsidRDefault="00000000" w:rsidRPr="00000000" w14:paraId="00000F1C">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Date/Time Formatting</w:t>
      </w:r>
      <w:r w:rsidDel="00000000" w:rsidR="00000000" w:rsidRPr="00000000">
        <w:rPr>
          <w:rtl w:val="0"/>
        </w:rPr>
      </w:r>
    </w:p>
    <w:p w:rsidR="00000000" w:rsidDel="00000000" w:rsidP="00000000" w:rsidRDefault="00000000" w:rsidRPr="00000000" w14:paraId="00000F1D">
      <w:pPr>
        <w:pStyle w:val="Heading4"/>
        <w:numPr>
          <w:ilvl w:val="0"/>
          <w:numId w:val="7"/>
        </w:numPr>
        <w:ind w:left="360" w:hanging="360"/>
        <w:rPr>
          <w:vertAlign w:val="baseline"/>
        </w:rPr>
      </w:pPr>
      <w:r w:rsidDel="00000000" w:rsidR="00000000" w:rsidRPr="00000000">
        <w:rPr>
          <w:b w:val="1"/>
          <w:vertAlign w:val="baseline"/>
          <w:rtl w:val="0"/>
        </w:rPr>
        <w:t xml:space="preserve">The </w:t>
      </w:r>
      <w:r w:rsidDel="00000000" w:rsidR="00000000" w:rsidRPr="00000000">
        <w:rPr>
          <w:rFonts w:ascii="Courier New" w:cs="Courier New" w:eastAsia="Courier New" w:hAnsi="Courier New"/>
          <w:b w:val="1"/>
          <w:vertAlign w:val="baseline"/>
          <w:rtl w:val="0"/>
        </w:rPr>
        <w:t xml:space="preserve">DateTimeFormatter</w:t>
      </w:r>
      <w:r w:rsidDel="00000000" w:rsidR="00000000" w:rsidRPr="00000000">
        <w:rPr>
          <w:b w:val="1"/>
          <w:vertAlign w:val="baseline"/>
          <w:rtl w:val="0"/>
        </w:rPr>
        <w:t xml:space="preserve"> class can be used to help you display dates/times in a format that you need</w:t>
      </w:r>
      <w:r w:rsidDel="00000000" w:rsidR="00000000" w:rsidRPr="00000000">
        <w:rPr>
          <w:rtl w:val="0"/>
        </w:rPr>
      </w:r>
    </w:p>
    <w:p w:rsidR="00000000" w:rsidDel="00000000" w:rsidP="00000000" w:rsidRDefault="00000000" w:rsidRPr="00000000" w14:paraId="00000F1E">
      <w:pPr>
        <w:pStyle w:val="Heading4"/>
        <w:numPr>
          <w:ilvl w:val="0"/>
          <w:numId w:val="7"/>
        </w:numPr>
        <w:ind w:left="360" w:hanging="360"/>
        <w:rPr>
          <w:vertAlign w:val="baseline"/>
        </w:rPr>
      </w:pPr>
      <w:r w:rsidDel="00000000" w:rsidR="00000000" w:rsidRPr="00000000">
        <w:rPr>
          <w:b w:val="1"/>
          <w:vertAlign w:val="baseline"/>
          <w:rtl w:val="0"/>
        </w:rPr>
        <w:t xml:space="preserve">The class is found in import </w:t>
      </w:r>
      <w:r w:rsidDel="00000000" w:rsidR="00000000" w:rsidRPr="00000000">
        <w:rPr>
          <w:rFonts w:ascii="Courier New" w:cs="Courier New" w:eastAsia="Courier New" w:hAnsi="Courier New"/>
          <w:b w:val="1"/>
          <w:vertAlign w:val="baseline"/>
          <w:rtl w:val="0"/>
        </w:rPr>
        <w:t xml:space="preserve">java.time.format</w:t>
      </w:r>
      <w:r w:rsidDel="00000000" w:rsidR="00000000" w:rsidRPr="00000000">
        <w:rPr>
          <w:rtl w:val="0"/>
        </w:rPr>
      </w:r>
    </w:p>
    <w:p w:rsidR="00000000" w:rsidDel="00000000" w:rsidP="00000000" w:rsidRDefault="00000000" w:rsidRPr="00000000" w14:paraId="00000F1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java.time.format.DateTimeFormatter;</w:t>
      </w:r>
    </w:p>
    <w:p w:rsidR="00000000" w:rsidDel="00000000" w:rsidP="00000000" w:rsidRDefault="00000000" w:rsidRPr="00000000" w14:paraId="00000F21">
      <w:pPr>
        <w:pStyle w:val="Heading4"/>
        <w:numPr>
          <w:ilvl w:val="0"/>
          <w:numId w:val="7"/>
        </w:numPr>
        <w:ind w:left="360" w:hanging="360"/>
        <w:rPr>
          <w:vertAlign w:val="baseline"/>
        </w:rPr>
      </w:pPr>
      <w:r w:rsidDel="00000000" w:rsidR="00000000" w:rsidRPr="00000000">
        <w:rPr>
          <w:b w:val="1"/>
          <w:vertAlign w:val="baseline"/>
          <w:rtl w:val="0"/>
        </w:rPr>
        <w:t xml:space="preserve">You specify the desired format using the </w:t>
      </w:r>
      <w:r w:rsidDel="00000000" w:rsidR="00000000" w:rsidRPr="00000000">
        <w:rPr>
          <w:rFonts w:ascii="Courier New" w:cs="Courier New" w:eastAsia="Courier New" w:hAnsi="Courier New"/>
          <w:b w:val="1"/>
          <w:vertAlign w:val="baseline"/>
          <w:rtl w:val="0"/>
        </w:rPr>
        <w:t xml:space="preserve">DateTimeFormatter's</w:t>
      </w:r>
      <w:r w:rsidDel="00000000" w:rsidR="00000000" w:rsidRPr="00000000">
        <w:rPr>
          <w:b w:val="1"/>
          <w:vertAlign w:val="baseline"/>
          <w:rtl w:val="0"/>
        </w:rPr>
        <w:t xml:space="preserve"> </w:t>
      </w:r>
      <w:r w:rsidDel="00000000" w:rsidR="00000000" w:rsidRPr="00000000">
        <w:rPr>
          <w:rFonts w:ascii="Courier New" w:cs="Courier New" w:eastAsia="Courier New" w:hAnsi="Courier New"/>
          <w:b w:val="1"/>
          <w:vertAlign w:val="baseline"/>
          <w:rtl w:val="0"/>
        </w:rPr>
        <w:t xml:space="preserve">ofPattern()</w:t>
      </w:r>
      <w:r w:rsidDel="00000000" w:rsidR="00000000" w:rsidRPr="00000000">
        <w:rPr>
          <w:b w:val="1"/>
          <w:vertAlign w:val="baseline"/>
          <w:rtl w:val="0"/>
        </w:rPr>
        <w:t xml:space="preserve"> method </w:t>
      </w:r>
      <w:r w:rsidDel="00000000" w:rsidR="00000000" w:rsidRPr="00000000">
        <w:rPr>
          <w:rtl w:val="0"/>
        </w:rPr>
      </w:r>
    </w:p>
    <w:p w:rsidR="00000000" w:rsidDel="00000000" w:rsidP="00000000" w:rsidRDefault="00000000" w:rsidRPr="00000000" w14:paraId="00000F22">
      <w:pPr>
        <w:pStyle w:val="Heading5"/>
        <w:numPr>
          <w:ilvl w:val="0"/>
          <w:numId w:val="5"/>
        </w:numPr>
        <w:tabs>
          <w:tab w:val="left" w:leader="none" w:pos="720"/>
        </w:tabs>
        <w:ind w:left="504" w:firstLine="0"/>
        <w:rPr>
          <w:vertAlign w:val="baseline"/>
        </w:rPr>
      </w:pPr>
      <w:r w:rsidDel="00000000" w:rsidR="00000000" w:rsidRPr="00000000">
        <w:rPr>
          <w:vertAlign w:val="baseline"/>
          <w:rtl w:val="0"/>
        </w:rPr>
        <w:t xml:space="preserve">Common formats include:</w:t>
      </w:r>
    </w:p>
    <w:p w:rsidR="00000000" w:rsidDel="00000000" w:rsidP="00000000" w:rsidRDefault="00000000" w:rsidRPr="00000000" w14:paraId="00000F23">
      <w:pPr>
        <w:rPr>
          <w:vertAlign w:val="baseline"/>
        </w:rPr>
      </w:pPr>
      <w:r w:rsidDel="00000000" w:rsidR="00000000" w:rsidRPr="00000000">
        <w:rPr>
          <w:rtl w:val="0"/>
        </w:rPr>
      </w:r>
    </w:p>
    <w:p w:rsidR="00000000" w:rsidDel="00000000" w:rsidP="00000000" w:rsidRDefault="00000000" w:rsidRPr="00000000" w14:paraId="00000F24">
      <w:pPr>
        <w:jc w:val="center"/>
        <w:rPr>
          <w:vertAlign w:val="baseline"/>
        </w:rPr>
      </w:pPr>
      <w:r w:rsidDel="00000000" w:rsidR="00000000" w:rsidRPr="00000000">
        <w:rPr>
          <w:vertAlign w:val="baseline"/>
        </w:rPr>
        <w:drawing>
          <wp:inline distB="0" distT="0" distL="114300" distR="114300">
            <wp:extent cx="2767965" cy="1501140"/>
            <wp:effectExtent b="0" l="0" r="0" t="0"/>
            <wp:docPr id="104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2767965" cy="1501140"/>
                    </a:xfrm>
                    <a:prstGeom prst="rect"/>
                    <a:ln/>
                  </pic:spPr>
                </pic:pic>
              </a:graphicData>
            </a:graphic>
          </wp:inline>
        </w:drawing>
      </w:r>
      <w:r w:rsidDel="00000000" w:rsidR="00000000" w:rsidRPr="00000000">
        <w:rPr>
          <w:rtl w:val="0"/>
        </w:rPr>
      </w:r>
    </w:p>
    <w:p w:rsidR="00000000" w:rsidDel="00000000" w:rsidP="00000000" w:rsidRDefault="00000000" w:rsidRPr="00000000" w14:paraId="00000F25">
      <w:pPr>
        <w:pStyle w:val="Heading4"/>
        <w:numPr>
          <w:ilvl w:val="0"/>
          <w:numId w:val="7"/>
        </w:numPr>
        <w:ind w:left="360" w:hanging="360"/>
        <w:rPr>
          <w:vertAlign w:val="baseline"/>
        </w:rPr>
      </w:pPr>
      <w:bookmarkStart w:colFirst="0" w:colLast="0" w:name="_heading=h.18vjpp8" w:id="199"/>
      <w:bookmarkEnd w:id="199"/>
      <w:r w:rsidDel="00000000" w:rsidR="00000000" w:rsidRPr="00000000">
        <w:rPr>
          <w:b w:val="1"/>
          <w:vertAlign w:val="baseline"/>
          <w:rtl w:val="0"/>
        </w:rPr>
        <w:t xml:space="preserve">A </w:t>
      </w:r>
      <w:r w:rsidDel="00000000" w:rsidR="00000000" w:rsidRPr="00000000">
        <w:rPr>
          <w:rFonts w:ascii="Courier New" w:cs="Courier New" w:eastAsia="Courier New" w:hAnsi="Courier New"/>
          <w:b w:val="1"/>
          <w:sz w:val="36"/>
          <w:szCs w:val="36"/>
          <w:vertAlign w:val="baseline"/>
          <w:rtl w:val="0"/>
        </w:rPr>
        <w:t xml:space="preserve">LocalDateTime</w:t>
      </w:r>
      <w:r w:rsidDel="00000000" w:rsidR="00000000" w:rsidRPr="00000000">
        <w:rPr>
          <w:rFonts w:ascii="PalmSprings" w:cs="PalmSprings" w:eastAsia="PalmSprings" w:hAnsi="PalmSprings"/>
          <w:b w:val="1"/>
          <w:sz w:val="36"/>
          <w:szCs w:val="36"/>
          <w:vertAlign w:val="baseline"/>
          <w:rtl w:val="0"/>
        </w:rPr>
        <w:t xml:space="preserve"> </w:t>
      </w:r>
      <w:r w:rsidDel="00000000" w:rsidR="00000000" w:rsidRPr="00000000">
        <w:rPr>
          <w:b w:val="1"/>
          <w:vertAlign w:val="baseline"/>
          <w:rtl w:val="0"/>
        </w:rPr>
        <w:t xml:space="preserve">object's </w:t>
      </w:r>
      <w:r w:rsidDel="00000000" w:rsidR="00000000" w:rsidRPr="00000000">
        <w:rPr>
          <w:rFonts w:ascii="Courier New" w:cs="Courier New" w:eastAsia="Courier New" w:hAnsi="Courier New"/>
          <w:b w:val="1"/>
          <w:vertAlign w:val="baseline"/>
          <w:rtl w:val="0"/>
        </w:rPr>
        <w:t xml:space="preserve">format()</w:t>
      </w:r>
      <w:r w:rsidDel="00000000" w:rsidR="00000000" w:rsidRPr="00000000">
        <w:rPr>
          <w:b w:val="1"/>
          <w:vertAlign w:val="baseline"/>
          <w:rtl w:val="0"/>
        </w:rPr>
        <w:t xml:space="preserve"> method accepts a </w:t>
      </w:r>
      <w:r w:rsidDel="00000000" w:rsidR="00000000" w:rsidRPr="00000000">
        <w:rPr>
          <w:rFonts w:ascii="Courier New" w:cs="Courier New" w:eastAsia="Courier New" w:hAnsi="Courier New"/>
          <w:b w:val="1"/>
          <w:vertAlign w:val="baseline"/>
          <w:rtl w:val="0"/>
        </w:rPr>
        <w:t xml:space="preserve">DateTimeFormatter</w:t>
      </w:r>
      <w:r w:rsidDel="00000000" w:rsidR="00000000" w:rsidRPr="00000000">
        <w:rPr>
          <w:b w:val="1"/>
          <w:vertAlign w:val="baseline"/>
          <w:rtl w:val="0"/>
        </w:rPr>
        <w:t xml:space="preserve"> object and returns the date object as a formatted string</w:t>
      </w:r>
      <w:r w:rsidDel="00000000" w:rsidR="00000000" w:rsidRPr="00000000">
        <w:rPr>
          <w:rtl w:val="0"/>
        </w:rPr>
      </w:r>
    </w:p>
    <w:p w:rsidR="00000000" w:rsidDel="00000000" w:rsidP="00000000" w:rsidRDefault="00000000" w:rsidRPr="00000000" w14:paraId="00000F26">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Example: Date/Time Formatting</w:t>
      </w:r>
      <w:r w:rsidDel="00000000" w:rsidR="00000000" w:rsidRPr="00000000">
        <w:rPr>
          <w:rtl w:val="0"/>
        </w:rPr>
      </w:r>
    </w:p>
    <w:p w:rsidR="00000000" w:rsidDel="00000000" w:rsidP="00000000" w:rsidRDefault="00000000" w:rsidRPr="00000000" w14:paraId="00000F2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java.time.LocalDateTime;</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java.time.format.DateTimeFormatter;</w:t>
      </w:r>
      <w:r w:rsidDel="00000000" w:rsidR="00000000" w:rsidRPr="00000000">
        <w:rPr>
          <w:rtl w:val="0"/>
        </w:rPr>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Program {</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static void main(String[] args) {</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LocalDateTime today = LocalDateTime.now();</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System.out.println("Today is: " + today);</w:t>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Specify the date/time format you will want to use</w:t>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DateTimeFormatter fmt =        </w:t>
      </w:r>
      <w:r w:rsidDel="00000000" w:rsidR="00000000" w:rsidRPr="00000000">
        <w:rPr>
          <w:rtl w:val="0"/>
        </w:rPr>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DateTimeFormatter.ofPattern("E, MMM dd, yyyy HH:mm:ss");</w:t>
      </w:r>
      <w:r w:rsidDel="00000000" w:rsidR="00000000" w:rsidRPr="00000000">
        <w:rPr>
          <w:rtl w:val="0"/>
        </w:rPr>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String formattedDate =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today.format(fmt);</w:t>
      </w:r>
      <w:r w:rsidDel="00000000" w:rsidR="00000000" w:rsidRPr="00000000">
        <w:rPr>
          <w:rtl w:val="0"/>
        </w:rPr>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System.out.println("Today is: " + formattedDate);</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Today is: 2021-09-05T03:02:10.846770</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Today is: Sun, Sep 5, 2021 03:02:10</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40">
      <w:pPr>
        <w:pStyle w:val="Heading6"/>
        <w:numPr>
          <w:ilvl w:val="0"/>
          <w:numId w:val="3"/>
        </w:numPr>
        <w:tabs>
          <w:tab w:val="left" w:leader="none" w:pos="936"/>
        </w:tabs>
        <w:ind w:left="1080" w:hanging="360"/>
        <w:rPr>
          <w:vertAlign w:val="baseline"/>
        </w:rPr>
      </w:pPr>
      <w:r w:rsidDel="00000000" w:rsidR="00000000" w:rsidRPr="00000000">
        <w:rPr>
          <w:vertAlign w:val="baseline"/>
          <w:rtl w:val="0"/>
        </w:rPr>
        <w:t xml:space="preserve">NOTE:  The actual time on the computer in this example was a little after 10pm CDT</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bookmarkStart w:colFirst="0" w:colLast="0" w:name="_heading=h.3sv78d1" w:id="200"/>
      <w:bookmarkEnd w:id="200"/>
      <w:r w:rsidDel="00000000" w:rsidR="00000000" w:rsidRPr="00000000">
        <w:rPr>
          <w:rtl w:val="0"/>
        </w:rPr>
      </w:r>
    </w:p>
    <w:p w:rsidR="00000000" w:rsidDel="00000000" w:rsidP="00000000" w:rsidRDefault="00000000" w:rsidRPr="00000000" w14:paraId="00000F42">
      <w:pPr>
        <w:pStyle w:val="Heading3"/>
        <w:tabs>
          <w:tab w:val="left" w:leader="none" w:pos="360"/>
          <w:tab w:val="left" w:leader="none" w:pos="720"/>
          <w:tab w:val="left" w:leader="none" w:pos="1080"/>
        </w:tabs>
        <w:rPr>
          <w:vertAlign w:val="baseline"/>
        </w:rPr>
      </w:pPr>
      <w:r w:rsidDel="00000000" w:rsidR="00000000" w:rsidRPr="00000000">
        <w:rPr>
          <w:b w:val="1"/>
          <w:vertAlign w:val="baseline"/>
          <w:rtl w:val="0"/>
        </w:rPr>
        <w:t xml:space="preserve">Exercises</w:t>
      </w:r>
      <w:r w:rsidDel="00000000" w:rsidR="00000000" w:rsidRPr="00000000">
        <w:rPr>
          <w:rtl w:val="0"/>
        </w:rPr>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Remember… the code for each exercise below should be in its own subfolder under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Mod09</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32"/>
          <w:szCs w:val="32"/>
          <w:u w:val="single"/>
          <w:shd w:fill="auto" w:val="clear"/>
          <w:vertAlign w:val="baseline"/>
          <w:rtl w:val="0"/>
        </w:rPr>
        <w:t xml:space="preserve">(Optional) EXERCISE 1</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Java application that gets the current date and time.  Display that information in the following formats (</w:t>
      </w:r>
      <w:r w:rsidDel="00000000" w:rsidR="00000000" w:rsidRPr="00000000">
        <w:rPr>
          <w:rFonts w:ascii="PalmSprings" w:cs="PalmSprings" w:eastAsia="PalmSprings" w:hAnsi="PalmSprings"/>
          <w:b w:val="1"/>
          <w:i w:val="1"/>
          <w:smallCaps w:val="0"/>
          <w:strike w:val="0"/>
          <w:color w:val="000000"/>
          <w:sz w:val="28"/>
          <w:szCs w:val="28"/>
          <w:u w:val="single"/>
          <w:shd w:fill="auto" w:val="clear"/>
          <w:vertAlign w:val="baseline"/>
          <w:rtl w:val="0"/>
        </w:rPr>
        <w:t xml:space="preserve">but using the current date/time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09/05/2021</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2021-09-05</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September 5, 2021</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Sunday, Sep 5, 2021  10:02     </w:t>
      </w:r>
      <w:r w:rsidDel="00000000" w:rsidR="00000000" w:rsidRPr="00000000">
        <w:rPr>
          <w:rFonts w:ascii="Wingdings" w:cs="Wingdings" w:eastAsia="Wingdings" w:hAnsi="Wingdings"/>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display in GMT time</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none"/>
          <w:shd w:fill="auto" w:val="clear"/>
          <w:vertAlign w:val="baseline"/>
          <w:rtl w:val="0"/>
        </w:rPr>
        <w:t xml:space="preserve">CHALLENGE</w:t>
      </w:r>
      <w:r w:rsidDel="00000000" w:rsidR="00000000" w:rsidRPr="00000000">
        <w:rPr>
          <w:rtl w:val="0"/>
        </w:rPr>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5:02 on 05-Sep-2021           </w:t>
      </w:r>
      <w:r w:rsidDel="00000000" w:rsidR="00000000" w:rsidRPr="00000000">
        <w:rPr>
          <w:rFonts w:ascii="Wingdings" w:cs="Wingdings" w:eastAsia="Wingdings" w:hAnsi="Wingdings"/>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display in your </w:t>
      </w:r>
      <w:r w:rsidDel="00000000" w:rsidR="00000000" w:rsidRPr="00000000">
        <w:rPr>
          <w:rFonts w:ascii="Courier New" w:cs="Courier New" w:eastAsia="Courier New" w:hAnsi="Courier New"/>
          <w:b w:val="1"/>
          <w:i w:val="1"/>
          <w:smallCaps w:val="0"/>
          <w:strike w:val="0"/>
          <w:color w:val="000000"/>
          <w:sz w:val="25"/>
          <w:szCs w:val="25"/>
          <w:u w:val="none"/>
          <w:shd w:fill="auto" w:val="clear"/>
          <w:vertAlign w:val="baseline"/>
          <w:rtl w:val="0"/>
        </w:rPr>
        <w:t xml:space="preserve">local time zone</w:t>
      </w:r>
      <w:r w:rsidDel="00000000" w:rsidR="00000000" w:rsidRPr="00000000">
        <w:rPr>
          <w:rtl w:val="0"/>
        </w:rPr>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You may find the following helpful:</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Courier New" w:cs="Courier New" w:eastAsia="Courier New" w:hAnsi="Courier New"/>
          <w:b w:val="0"/>
          <w:i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https://beginnersbook.com/2013/05/java-date-timezone/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mSprings" w:cs="PalmSprings" w:eastAsia="PalmSprings" w:hAnsi="PalmSprings"/>
          <w:b w:val="1"/>
          <w:i w:val="0"/>
          <w:smallCaps w:val="0"/>
          <w:strike w:val="0"/>
          <w:color w:val="000000"/>
          <w:sz w:val="32"/>
          <w:szCs w:val="32"/>
          <w:u w:val="single"/>
          <w:shd w:fill="auto" w:val="clear"/>
          <w:vertAlign w:val="baseline"/>
        </w:rPr>
      </w:pPr>
      <w:r w:rsidDel="00000000" w:rsidR="00000000" w:rsidRPr="00000000">
        <w:rPr>
          <w:rtl w:val="0"/>
        </w:rPr>
      </w:r>
    </w:p>
    <w:sectPr>
      <w:type w:val="nextPage"/>
      <w:pgSz w:h="15840" w:w="12240" w:orient="portrait"/>
      <w:pgMar w:bottom="720" w:top="720" w:left="1080" w:right="1080" w:header="0" w:footer="3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alibri"/>
  <w:font w:name="Courier New"/>
  <w:font w:name="Consolas"/>
  <w:font w:name="Times New Roman"/>
  <w:font w:name="PalmSpring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Courier"/>
  <w:font w:name="Switzerl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F55">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upperLetter"/>
      <w:lvlText w:val="Appendix %1"/>
      <w:lvlJc w:val="left"/>
      <w:pPr>
        <w:ind w:left="0" w:firstLine="0"/>
      </w:pPr>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b w:val="0"/>
        <w:i w:val="0"/>
        <w:sz w:val="28"/>
        <w:szCs w:val="28"/>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504" w:firstLine="0"/>
      </w:pPr>
      <w:rPr>
        <w:rFonts w:ascii="Noto Sans Symbols" w:cs="Noto Sans Symbols" w:eastAsia="Noto Sans Symbols" w:hAnsi="Noto Sans Symbols"/>
        <w:b w:val="0"/>
        <w:i w:val="0"/>
        <w:sz w:val="32"/>
        <w:szCs w:val="3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6"/>
      <w:numFmt w:val="bullet"/>
      <w:lvlText w:val="-"/>
      <w:lvlJc w:val="left"/>
      <w:pPr>
        <w:ind w:left="720" w:hanging="360"/>
      </w:pPr>
      <w:rPr>
        <w:rFonts w:ascii="PalmSprings" w:cs="PalmSprings" w:eastAsia="PalmSprings" w:hAnsi="PalmSpring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2160" w:hanging="360"/>
      </w:pPr>
      <w:rPr>
        <w:vertAlign w:val="baseline"/>
      </w:rPr>
    </w:lvl>
    <w:lvl w:ilvl="5">
      <w:start w:val="1"/>
      <w:numFmt w:val="lowerRoman"/>
      <w:lvlText w:val="%6."/>
      <w:lvlJc w:val="right"/>
      <w:pPr>
        <w:ind w:left="2880" w:hanging="180"/>
      </w:pPr>
      <w:rPr>
        <w:vertAlign w:val="baseline"/>
      </w:rPr>
    </w:lvl>
    <w:lvl w:ilvl="6">
      <w:start w:val="1"/>
      <w:numFmt w:val="decimal"/>
      <w:lvlText w:val="%7."/>
      <w:lvlJc w:val="left"/>
      <w:pPr>
        <w:ind w:left="3600" w:hanging="360"/>
      </w:pPr>
      <w:rPr>
        <w:vertAlign w:val="baseline"/>
      </w:rPr>
    </w:lvl>
    <w:lvl w:ilvl="7">
      <w:start w:val="1"/>
      <w:numFmt w:val="lowerLetter"/>
      <w:lvlText w:val="%8."/>
      <w:lvlJc w:val="left"/>
      <w:pPr>
        <w:ind w:left="4320" w:hanging="360"/>
      </w:pPr>
      <w:rPr>
        <w:vertAlign w:val="baseline"/>
      </w:rPr>
    </w:lvl>
    <w:lvl w:ilvl="8">
      <w:start w:val="1"/>
      <w:numFmt w:val="lowerRoman"/>
      <w:lvlText w:val="%9."/>
      <w:lvlJc w:val="right"/>
      <w:pPr>
        <w:ind w:left="5040" w:hanging="180"/>
      </w:pPr>
      <w:rPr>
        <w:vertAlign w:val="baseline"/>
      </w:rPr>
    </w:lvl>
  </w:abstractNum>
  <w:abstractNum w:abstractNumId="9">
    <w:lvl w:ilvl="0">
      <w:start w:val="1"/>
      <w:numFmt w:val="decimal"/>
      <w:lvlText w:val="Module %1"/>
      <w:lvlJc w:val="left"/>
      <w:pPr>
        <w:ind w:left="0" w:firstLine="0"/>
      </w:pPr>
      <w:rPr>
        <w:vertAlign w:val="baseline"/>
      </w:rPr>
    </w:lvl>
    <w:lvl w:ilvl="1">
      <w:start w:val="1"/>
      <w:numFmt w:val="decimal"/>
      <w:lvlText w:val="Section %1–%2"/>
      <w:lvlJc w:val="left"/>
      <w:pPr>
        <w:ind w:left="0" w:firstLine="0"/>
      </w:pPr>
      <w:rPr>
        <w:vertAlign w:val="baseline"/>
      </w:rPr>
    </w:lvl>
    <w:lvl w:ilvl="2">
      <w:start w:val="1"/>
      <w:numFmt w:val="decimal"/>
      <w:lvlText w:val="%1.%2.%3."/>
      <w:lvlJc w:val="left"/>
      <w:pPr>
        <w:ind w:left="864" w:hanging="503.99999999999994"/>
      </w:pPr>
      <w:rPr>
        <w:vertAlign w:val="baseline"/>
      </w:rPr>
    </w:lvl>
    <w:lvl w:ilvl="3">
      <w:start w:val="1"/>
      <w:numFmt w:val="decimal"/>
      <w:lvlText w:val="%1.%2.%3.%4."/>
      <w:lvlJc w:val="left"/>
      <w:pPr>
        <w:ind w:left="1368" w:hanging="647.9999999999999"/>
      </w:pPr>
      <w:rPr>
        <w:vertAlign w:val="baseline"/>
      </w:rPr>
    </w:lvl>
    <w:lvl w:ilvl="4">
      <w:start w:val="1"/>
      <w:numFmt w:val="decimal"/>
      <w:lvlText w:val="%1.%2.%3.%4.%5."/>
      <w:lvlJc w:val="left"/>
      <w:pPr>
        <w:ind w:left="1872" w:hanging="792.0000000000002"/>
      </w:pPr>
      <w:rPr>
        <w:vertAlign w:val="baseline"/>
      </w:rPr>
    </w:lvl>
    <w:lvl w:ilvl="5">
      <w:start w:val="1"/>
      <w:numFmt w:val="decimal"/>
      <w:lvlText w:val="%1.%2.%3.%4.%5.%6."/>
      <w:lvlJc w:val="left"/>
      <w:pPr>
        <w:ind w:left="2376" w:hanging="936"/>
      </w:pPr>
      <w:rPr>
        <w:vertAlign w:val="baseline"/>
      </w:rPr>
    </w:lvl>
    <w:lvl w:ilvl="6">
      <w:start w:val="1"/>
      <w:numFmt w:val="decimal"/>
      <w:lvlText w:val="%1.%2.%3.%4.%5.%6.%7."/>
      <w:lvlJc w:val="left"/>
      <w:pPr>
        <w:ind w:left="2880" w:hanging="1080"/>
      </w:pPr>
      <w:rPr>
        <w:vertAlign w:val="baseline"/>
      </w:rPr>
    </w:lvl>
    <w:lvl w:ilvl="7">
      <w:start w:val="1"/>
      <w:numFmt w:val="decimal"/>
      <w:lvlText w:val="%1.%2.%3.%4.%5.%6.%7.%8."/>
      <w:lvlJc w:val="left"/>
      <w:pPr>
        <w:ind w:left="3384" w:hanging="1224.0000000000005"/>
      </w:pPr>
      <w:rPr>
        <w:vertAlign w:val="baseline"/>
      </w:rPr>
    </w:lvl>
    <w:lvl w:ilvl="8">
      <w:start w:val="1"/>
      <w:numFmt w:val="decimal"/>
      <w:lvlText w:val="%1.%2.%3.%4.%5.%6.%7.%8.%9."/>
      <w:lvlJc w:val="left"/>
      <w:pPr>
        <w:ind w:left="3960" w:hanging="144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lvl w:ilvl="0">
      <w:start w:val="202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660" w:hanging="360"/>
      </w:pPr>
      <w:rPr>
        <w:vertAlign w:val="baseline"/>
      </w:rPr>
    </w:lvl>
    <w:lvl w:ilvl="1">
      <w:start w:val="1"/>
      <w:numFmt w:val="lowerLetter"/>
      <w:lvlText w:val="%2."/>
      <w:lvlJc w:val="left"/>
      <w:pPr>
        <w:ind w:left="1380" w:hanging="360"/>
      </w:pPr>
      <w:rPr>
        <w:vertAlign w:val="baseline"/>
      </w:rPr>
    </w:lvl>
    <w:lvl w:ilvl="2">
      <w:start w:val="1"/>
      <w:numFmt w:val="lowerRoman"/>
      <w:lvlText w:val="%3."/>
      <w:lvlJc w:val="right"/>
      <w:pPr>
        <w:ind w:left="2100" w:hanging="180"/>
      </w:pPr>
      <w:rPr>
        <w:vertAlign w:val="baseline"/>
      </w:rPr>
    </w:lvl>
    <w:lvl w:ilvl="3">
      <w:start w:val="1"/>
      <w:numFmt w:val="decimal"/>
      <w:lvlText w:val="%4."/>
      <w:lvlJc w:val="left"/>
      <w:pPr>
        <w:ind w:left="2820" w:hanging="360"/>
      </w:pPr>
      <w:rPr>
        <w:vertAlign w:val="baseline"/>
      </w:rPr>
    </w:lvl>
    <w:lvl w:ilvl="4">
      <w:start w:val="1"/>
      <w:numFmt w:val="lowerLetter"/>
      <w:lvlText w:val="%5."/>
      <w:lvlJc w:val="left"/>
      <w:pPr>
        <w:ind w:left="3540" w:hanging="360"/>
      </w:pPr>
      <w:rPr>
        <w:vertAlign w:val="baseline"/>
      </w:rPr>
    </w:lvl>
    <w:lvl w:ilvl="5">
      <w:start w:val="1"/>
      <w:numFmt w:val="lowerRoman"/>
      <w:lvlText w:val="%6."/>
      <w:lvlJc w:val="right"/>
      <w:pPr>
        <w:ind w:left="4260" w:hanging="180"/>
      </w:pPr>
      <w:rPr>
        <w:vertAlign w:val="baseline"/>
      </w:rPr>
    </w:lvl>
    <w:lvl w:ilvl="6">
      <w:start w:val="1"/>
      <w:numFmt w:val="decimal"/>
      <w:lvlText w:val="%7."/>
      <w:lvlJc w:val="left"/>
      <w:pPr>
        <w:ind w:left="4980" w:hanging="360"/>
      </w:pPr>
      <w:rPr>
        <w:vertAlign w:val="baseline"/>
      </w:rPr>
    </w:lvl>
    <w:lvl w:ilvl="7">
      <w:start w:val="1"/>
      <w:numFmt w:val="lowerLetter"/>
      <w:lvlText w:val="%8."/>
      <w:lvlJc w:val="left"/>
      <w:pPr>
        <w:ind w:left="5700" w:hanging="360"/>
      </w:pPr>
      <w:rPr>
        <w:vertAlign w:val="baseline"/>
      </w:rPr>
    </w:lvl>
    <w:lvl w:ilvl="8">
      <w:start w:val="1"/>
      <w:numFmt w:val="lowerRoman"/>
      <w:lvlText w:val="%9."/>
      <w:lvlJc w:val="right"/>
      <w:pPr>
        <w:ind w:left="64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before="2880" w:lineRule="auto"/>
      <w:ind w:left="0" w:firstLine="0"/>
      <w:jc w:val="center"/>
    </w:pPr>
    <w:rPr>
      <w:rFonts w:ascii="PalmSprings" w:cs="PalmSprings" w:eastAsia="PalmSprings" w:hAnsi="PalmSprings"/>
      <w:b w:val="1"/>
      <w:sz w:val="60"/>
      <w:szCs w:val="60"/>
      <w:vertAlign w:val="baseline"/>
    </w:rPr>
  </w:style>
  <w:style w:type="paragraph" w:styleId="Heading2">
    <w:name w:val="heading 2"/>
    <w:basedOn w:val="Normal"/>
    <w:next w:val="Normal"/>
    <w:pPr>
      <w:pageBreakBefore w:val="1"/>
      <w:widowControl w:val="0"/>
      <w:spacing w:before="3600" w:lineRule="auto"/>
      <w:ind w:left="0" w:firstLine="0"/>
      <w:jc w:val="center"/>
    </w:pPr>
    <w:rPr>
      <w:rFonts w:ascii="PalmSprings" w:cs="PalmSprings" w:eastAsia="PalmSprings" w:hAnsi="PalmSprings"/>
      <w:b w:val="0"/>
      <w:sz w:val="48"/>
      <w:szCs w:val="48"/>
      <w:vertAlign w:val="baseline"/>
    </w:rPr>
  </w:style>
  <w:style w:type="paragraph" w:styleId="Heading3">
    <w:name w:val="heading 3"/>
    <w:basedOn w:val="Normal"/>
    <w:next w:val="Normal"/>
    <w:pPr>
      <w:keepNext w:val="1"/>
      <w:pageBreakBefore w:val="1"/>
      <w:pBdr>
        <w:bottom w:color="000000" w:space="8" w:sz="12" w:val="single"/>
      </w:pBdr>
      <w:tabs>
        <w:tab w:val="left" w:leader="none" w:pos="360"/>
        <w:tab w:val="left" w:leader="none" w:pos="720"/>
        <w:tab w:val="left" w:leader="none" w:pos="1080"/>
      </w:tabs>
      <w:spacing w:after="200" w:lineRule="auto"/>
      <w:jc w:val="center"/>
    </w:pPr>
    <w:rPr>
      <w:rFonts w:ascii="Switzerland" w:cs="Switzerland" w:eastAsia="Switzerland" w:hAnsi="Switzerland"/>
      <w:b w:val="1"/>
      <w:sz w:val="48"/>
      <w:szCs w:val="48"/>
      <w:vertAlign w:val="baseline"/>
    </w:rPr>
  </w:style>
  <w:style w:type="paragraph" w:styleId="Heading4">
    <w:name w:val="heading 4"/>
    <w:basedOn w:val="Normal"/>
    <w:next w:val="Normal"/>
    <w:pPr>
      <w:keepNext w:val="1"/>
      <w:spacing w:before="520" w:lineRule="auto"/>
      <w:ind w:left="360" w:hanging="360"/>
    </w:pPr>
    <w:rPr>
      <w:rFonts w:ascii="PalmSprings" w:cs="PalmSprings" w:eastAsia="PalmSprings" w:hAnsi="PalmSprings"/>
      <w:b w:val="1"/>
      <w:sz w:val="36"/>
      <w:szCs w:val="36"/>
      <w:vertAlign w:val="baseline"/>
    </w:rPr>
  </w:style>
  <w:style w:type="paragraph" w:styleId="Heading5">
    <w:name w:val="heading 5"/>
    <w:basedOn w:val="Normal"/>
    <w:next w:val="Normal"/>
    <w:pPr>
      <w:tabs>
        <w:tab w:val="left" w:leader="none" w:pos="720"/>
      </w:tabs>
      <w:spacing w:before="240" w:lineRule="auto"/>
      <w:ind w:left="720" w:hanging="360"/>
    </w:pPr>
    <w:rPr>
      <w:rFonts w:ascii="PalmSprings" w:cs="PalmSprings" w:eastAsia="PalmSprings" w:hAnsi="PalmSprings"/>
      <w:sz w:val="32"/>
      <w:szCs w:val="32"/>
      <w:vertAlign w:val="baseline"/>
    </w:rPr>
  </w:style>
  <w:style w:type="paragraph" w:styleId="Heading6">
    <w:name w:val="heading 6"/>
    <w:basedOn w:val="Normal"/>
    <w:next w:val="Normal"/>
    <w:pPr>
      <w:tabs>
        <w:tab w:val="left" w:leader="none" w:pos="936"/>
      </w:tabs>
      <w:spacing w:before="200" w:lineRule="auto"/>
      <w:ind w:left="936" w:hanging="215.99999999999994"/>
    </w:pPr>
    <w:rPr>
      <w:rFonts w:ascii="PalmSprings" w:cs="PalmSprings" w:eastAsia="PalmSprings" w:hAnsi="PalmSprings"/>
      <w:sz w:val="28"/>
      <w:szCs w:val="28"/>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widowControl w:val="0"/>
      <w:numPr>
        <w:ilvl w:val="0"/>
        <w:numId w:val="14"/>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paragraph" w:styleId="Heading2">
    <w:name w:val="Heading 2"/>
    <w:basedOn w:val="Heading1"/>
    <w:next w:val="Normal"/>
    <w:autoRedefine w:val="0"/>
    <w:hidden w:val="0"/>
    <w:qFormat w:val="0"/>
    <w:pPr>
      <w:pageBreakBefore w:val="1"/>
      <w:widowControl w:val="0"/>
      <w:numPr>
        <w:ilvl w:val="1"/>
        <w:numId w:val="14"/>
      </w:numPr>
      <w:suppressAutoHyphens w:val="1"/>
      <w:spacing w:before="3600" w:line="1" w:lineRule="atLeast"/>
      <w:ind w:leftChars="-1" w:rightChars="0" w:firstLineChars="-1"/>
      <w:jc w:val="center"/>
      <w:textDirection w:val="btLr"/>
      <w:textAlignment w:val="top"/>
      <w:outlineLvl w:val="1"/>
    </w:pPr>
    <w:rPr>
      <w:rFonts w:ascii="PalmSprings" w:hAnsi="PalmSprings"/>
      <w:b w:val="0"/>
      <w:noProof w:val="0"/>
      <w:snapToGrid w:val="0"/>
      <w:w w:val="100"/>
      <w:position w:val="-1"/>
      <w:sz w:val="48"/>
      <w:effect w:val="none"/>
      <w:vertAlign w:val="baseline"/>
      <w:cs w:val="0"/>
      <w:em w:val="none"/>
      <w:lang w:bidi="ar-SA" w:eastAsia="en-US" w:val="en-US"/>
    </w:rPr>
  </w:style>
  <w:style w:type="paragraph" w:styleId="Heading3">
    <w:name w:val="Heading 3"/>
    <w:basedOn w:val="Normal"/>
    <w:next w:val="Heading4"/>
    <w:autoRedefine w:val="0"/>
    <w:hidden w:val="0"/>
    <w:qFormat w:val="0"/>
    <w:pPr>
      <w:keepNext w:val="1"/>
      <w:pageBreakBefore w:val="1"/>
      <w:pBdr>
        <w:bottom w:color="auto" w:space="8" w:sz="12" w:val="single"/>
      </w:pBdr>
      <w:tabs>
        <w:tab w:val="left" w:leader="none" w:pos="360"/>
        <w:tab w:val="left" w:leader="none" w:pos="720"/>
        <w:tab w:val="left" w:leader="none" w:pos="1080"/>
      </w:tabs>
      <w:suppressAutoHyphens w:val="1"/>
      <w:spacing w:after="200" w:line="1" w:lineRule="atLeast"/>
      <w:ind w:leftChars="-1" w:rightChars="0" w:firstLineChars="-1"/>
      <w:jc w:val="center"/>
      <w:textDirection w:val="btLr"/>
      <w:textAlignment w:val="top"/>
      <w:outlineLvl w:val="2"/>
    </w:pPr>
    <w:rPr>
      <w:rFonts w:ascii="Switzerland" w:hAnsi="Switzerland"/>
      <w:b w:val="1"/>
      <w:w w:val="100"/>
      <w:position w:val="-1"/>
      <w:sz w:val="48"/>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0"/>
        <w:numId w:val="12"/>
      </w:numPr>
      <w:suppressAutoHyphens w:val="1"/>
      <w:spacing w:before="520" w:line="1" w:lineRule="atLeast"/>
      <w:ind w:leftChars="-1" w:rightChars="0" w:firstLineChars="-1"/>
      <w:textDirection w:val="btLr"/>
      <w:textAlignment w:val="top"/>
      <w:outlineLvl w:val="3"/>
    </w:pPr>
    <w:rPr>
      <w:rFonts w:ascii="PalmSprings" w:cs="Courier New" w:hAnsi="PalmSprings"/>
      <w:b w:val="1"/>
      <w:w w:val="100"/>
      <w:position w:val="-1"/>
      <w:sz w:val="36"/>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0"/>
        <w:numId w:val="11"/>
      </w:numPr>
      <w:tabs>
        <w:tab w:val="left" w:leader="none" w:pos="720"/>
      </w:tabs>
      <w:suppressAutoHyphens w:val="1"/>
      <w:spacing w:before="240" w:line="1" w:lineRule="atLeast"/>
      <w:ind w:left="720" w:leftChars="-1" w:rightChars="0" w:hanging="360" w:firstLineChars="-1"/>
      <w:textDirection w:val="btLr"/>
      <w:textAlignment w:val="top"/>
      <w:outlineLvl w:val="4"/>
    </w:pPr>
    <w:rPr>
      <w:rFonts w:ascii="PalmSprings" w:hAnsi="PalmSprings"/>
      <w:snapToGrid w:val="0"/>
      <w:w w:val="100"/>
      <w:position w:val="-1"/>
      <w:sz w:val="32"/>
      <w:effect w:val="none"/>
      <w:vertAlign w:val="baseline"/>
      <w:cs w:val="0"/>
      <w:em w:val="none"/>
      <w:lang w:bidi="ar-SA" w:eastAsia="en-US" w:val="en-US"/>
    </w:rPr>
  </w:style>
  <w:style w:type="paragraph" w:styleId="Heading6">
    <w:name w:val="Heading 6"/>
    <w:basedOn w:val="Normal"/>
    <w:next w:val="Heading6"/>
    <w:autoRedefine w:val="0"/>
    <w:hidden w:val="0"/>
    <w:qFormat w:val="0"/>
    <w:pPr>
      <w:numPr>
        <w:ilvl w:val="0"/>
        <w:numId w:val="10"/>
      </w:numPr>
      <w:tabs>
        <w:tab w:val="left" w:leader="none" w:pos="936"/>
      </w:tabs>
      <w:suppressAutoHyphens w:val="1"/>
      <w:spacing w:before="200" w:line="1" w:lineRule="atLeast"/>
      <w:ind w:left="936" w:leftChars="-1" w:rightChars="0" w:hanging="216" w:firstLineChars="-1"/>
      <w:textDirection w:val="btLr"/>
      <w:textAlignment w:val="top"/>
      <w:outlineLvl w:val="5"/>
    </w:pPr>
    <w:rPr>
      <w:rFonts w:ascii="PalmSprings" w:hAnsi="PalmSprings"/>
      <w:w w:val="100"/>
      <w:position w:val="-1"/>
      <w:sz w:val="28"/>
      <w:effect w:val="none"/>
      <w:vertAlign w:val="baseline"/>
      <w:cs w:val="0"/>
      <w:em w:val="none"/>
      <w:lang w:bidi="ar-SA" w:eastAsia="en-US" w:val="en-US"/>
    </w:rPr>
  </w:style>
  <w:style w:type="paragraph" w:styleId="Heading7">
    <w:name w:val="Heading 7"/>
    <w:basedOn w:val="Normal"/>
    <w:next w:val="Heading7"/>
    <w:autoRedefine w:val="0"/>
    <w:hidden w:val="0"/>
    <w:qFormat w:val="0"/>
    <w:pPr>
      <w:keepNext w:val="1"/>
      <w:numPr>
        <w:ilvl w:val="0"/>
        <w:numId w:val="8"/>
      </w:numPr>
      <w:tabs>
        <w:tab w:val="clear" w:pos="360"/>
        <w:tab w:val="num" w:leader="none" w:pos="720"/>
      </w:tabs>
      <w:suppressAutoHyphens w:val="1"/>
      <w:spacing w:before="120" w:line="1" w:lineRule="atLeast"/>
      <w:ind w:left="720" w:leftChars="-1" w:rightChars="0" w:firstLineChars="-1"/>
      <w:textDirection w:val="btLr"/>
      <w:textAlignment w:val="top"/>
      <w:outlineLvl w:val="6"/>
    </w:pPr>
    <w:rPr>
      <w:rFonts w:ascii="PalmSprings" w:hAnsi="PalmSprings"/>
      <w:snapToGrid w:val="0"/>
      <w:color w:val="000000"/>
      <w:w w:val="100"/>
      <w:position w:val="-1"/>
      <w:sz w:val="28"/>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7"/>
    </w:pPr>
    <w:rPr>
      <w:rFonts w:ascii="PalmSprings" w:hAnsi="PalmSprings"/>
      <w:b w:val="1"/>
      <w:noProof w:val="0"/>
      <w:w w:val="100"/>
      <w:position w:val="-1"/>
      <w:sz w:val="48"/>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9"/>
      </w:numPr>
      <w:suppressAutoHyphens w:val="1"/>
      <w:spacing w:after="60" w:before="2880" w:line="1" w:lineRule="atLeast"/>
      <w:ind w:leftChars="-1" w:rightChars="0" w:firstLineChars="-1"/>
      <w:jc w:val="center"/>
      <w:textDirection w:val="btLr"/>
      <w:textAlignment w:val="top"/>
      <w:outlineLvl w:val="8"/>
    </w:pPr>
    <w:rPr>
      <w:rFonts w:ascii="PalmSprings" w:hAnsi="PalmSprings"/>
      <w:b w:val="1"/>
      <w:w w:val="100"/>
      <w:position w:val="-1"/>
      <w:sz w:val="6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LabStep1">
    <w:name w:val="Lab Step 1"/>
    <w:basedOn w:val="Normal"/>
    <w:next w:val="LabStep1"/>
    <w:autoRedefine w:val="0"/>
    <w:hidden w:val="0"/>
    <w:qFormat w:val="0"/>
    <w:pPr>
      <w:numPr>
        <w:ilvl w:val="0"/>
        <w:numId w:val="13"/>
      </w:numPr>
      <w:tabs>
        <w:tab w:val="num" w:leader="none" w:pos="360"/>
      </w:tabs>
      <w:suppressAutoHyphens w:val="1"/>
      <w:spacing w:before="240" w:line="1" w:lineRule="atLeast"/>
      <w:ind w:leftChars="-1" w:rightChars="0" w:firstLineChars="-1"/>
      <w:textDirection w:val="btLr"/>
      <w:textAlignment w:val="top"/>
      <w:outlineLvl w:val="0"/>
    </w:pPr>
    <w:rPr>
      <w:rFonts w:ascii="PalmSprings" w:hAnsi="PalmSprings"/>
      <w:w w:val="100"/>
      <w:position w:val="-1"/>
      <w:sz w:val="28"/>
      <w:effect w:val="none"/>
      <w:vertAlign w:val="baseline"/>
      <w:cs w:val="0"/>
      <w:em w:val="none"/>
      <w:lang w:bidi="ar-SA" w:eastAsia="en-US" w:val="en-US"/>
    </w:rPr>
  </w:style>
  <w:style w:type="paragraph" w:styleId="LabStep1.1">
    <w:name w:val="Lab Step 1.1"/>
    <w:basedOn w:val="Normal"/>
    <w:next w:val="LabStep1.1"/>
    <w:autoRedefine w:val="0"/>
    <w:hidden w:val="0"/>
    <w:qFormat w:val="0"/>
    <w:pPr>
      <w:numPr>
        <w:ilvl w:val="0"/>
        <w:numId w:val="15"/>
      </w:numPr>
      <w:tabs>
        <w:tab w:val="clear" w:pos="1080"/>
        <w:tab w:val="num" w:leader="none" w:pos="360"/>
        <w:tab w:val="num" w:leader="none" w:pos="720"/>
      </w:tabs>
      <w:suppressAutoHyphens w:val="1"/>
      <w:spacing w:before="240" w:line="1" w:lineRule="atLeast"/>
      <w:ind w:leftChars="-1" w:rightChars="0" w:firstLineChars="-1"/>
      <w:textDirection w:val="btLr"/>
      <w:textAlignment w:val="top"/>
      <w:outlineLvl w:val="0"/>
    </w:pPr>
    <w:rPr>
      <w:rFonts w:ascii="PalmSprings" w:hAnsi="PalmSprings"/>
      <w:w w:val="100"/>
      <w:position w:val="-1"/>
      <w:sz w:val="28"/>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before="120" w:line="1" w:lineRule="atLeast"/>
      <w:ind w:leftChars="-1" w:rightChars="0" w:firstLineChars="-1"/>
      <w:textDirection w:val="btLr"/>
      <w:textAlignment w:val="top"/>
      <w:outlineLvl w:val="0"/>
    </w:pPr>
    <w:rPr>
      <w:rFonts w:ascii="PalmSprings" w:hAnsi="PalmSprings"/>
      <w:b w:val="1"/>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jc w:val="center"/>
      <w:textDirection w:val="btLr"/>
      <w:textAlignment w:val="top"/>
      <w:outlineLvl w:val="0"/>
    </w:pPr>
    <w:rPr>
      <w:noProof w:val="0"/>
      <w:w w:val="100"/>
      <w:position w:val="-1"/>
      <w:effect w:val="none"/>
      <w:vertAlign w:val="baseline"/>
      <w:cs w:val="0"/>
      <w:em w:val="none"/>
      <w:lang w:bidi="ar-SA" w:eastAsia="en-US" w:val="en-US"/>
    </w:rPr>
  </w:style>
  <w:style w:type="character" w:styleId="PageNumber">
    <w:name w:val="Page Number"/>
    <w:next w:val="PageNumber"/>
    <w:autoRedefine w:val="0"/>
    <w:hidden w:val="0"/>
    <w:qFormat w:val="0"/>
    <w:rPr>
      <w:w w:val="100"/>
      <w:position w:val="-1"/>
      <w:sz w:val="20"/>
      <w:effect w:val="none"/>
      <w:vertAlign w:val="baseline"/>
      <w:cs w:val="0"/>
      <w:em w:val="none"/>
      <w:lang/>
    </w:rPr>
  </w:style>
  <w:style w:type="paragraph" w:styleId="BodyText">
    <w:name w:val="Body Text"/>
    <w:basedOn w:val="Normal"/>
    <w:next w:val="BodyText"/>
    <w:autoRedefine w:val="0"/>
    <w:hidden w:val="0"/>
    <w:qFormat w:val="0"/>
    <w:pPr>
      <w:suppressAutoHyphens w:val="1"/>
      <w:spacing w:after="280" w:before="280" w:line="1" w:lineRule="atLeast"/>
      <w:ind w:leftChars="-1" w:rightChars="0" w:firstLineChars="-1"/>
      <w:textDirection w:val="btLr"/>
      <w:textAlignment w:val="top"/>
      <w:outlineLvl w:val="0"/>
    </w:pPr>
    <w:rPr>
      <w:rFonts w:ascii="PalmSprings" w:hAnsi="PalmSprings"/>
      <w:w w:val="100"/>
      <w:position w:val="-1"/>
      <w:sz w:val="28"/>
      <w:szCs w:val="28"/>
      <w:effect w:val="none"/>
      <w:vertAlign w:val="baseline"/>
      <w:cs w:val="0"/>
      <w:em w:val="none"/>
      <w:lang w:bidi="ar-SA" w:eastAsia="en-US" w:val="en-US"/>
    </w:rPr>
  </w:style>
  <w:style w:type="paragraph" w:styleId="ExCode2">
    <w:name w:val="ExCode 2"/>
    <w:basedOn w:val="Normal"/>
    <w:next w:val="ExCode2"/>
    <w:autoRedefine w:val="0"/>
    <w:hidden w:val="0"/>
    <w:qFormat w:val="0"/>
    <w:pPr>
      <w:suppressAutoHyphens w:val="1"/>
      <w:spacing w:line="1" w:lineRule="atLeast"/>
      <w:ind w:left="360" w:right="144" w:leftChars="-1" w:rightChars="0" w:firstLineChars="-1"/>
      <w:textDirection w:val="btLr"/>
      <w:textAlignment w:val="top"/>
      <w:outlineLvl w:val="0"/>
    </w:pPr>
    <w:rPr>
      <w:rFonts w:ascii="Courier New" w:hAnsi="Courier New"/>
      <w:w w:val="100"/>
      <w:position w:val="-1"/>
      <w:sz w:val="25"/>
      <w:effect w:val="none"/>
      <w:vertAlign w:val="baseline"/>
      <w:cs w:val="0"/>
      <w:em w:val="none"/>
      <w:lang w:bidi="ar-SA" w:eastAsia="en-US" w:val="en-US"/>
    </w:rPr>
  </w:style>
  <w:style w:type="character" w:styleId="ExCode2Char">
    <w:name w:val="ExCode 2 Char"/>
    <w:next w:val="ExCode2Char"/>
    <w:autoRedefine w:val="0"/>
    <w:hidden w:val="0"/>
    <w:qFormat w:val="0"/>
    <w:rPr>
      <w:rFonts w:ascii="Courier New" w:hAnsi="Courier New"/>
      <w:w w:val="100"/>
      <w:position w:val="-1"/>
      <w:sz w:val="25"/>
      <w:effect w:val="none"/>
      <w:vertAlign w:val="baseline"/>
      <w:cs w:val="0"/>
      <w:em w:val="none"/>
      <w:lang/>
    </w:rPr>
  </w:style>
  <w:style w:type="paragraph" w:styleId="WorkbookText">
    <w:name w:val="WorkbookText"/>
    <w:basedOn w:val="Normal"/>
    <w:next w:val="WorkbookText"/>
    <w:autoRedefine w:val="0"/>
    <w:hidden w:val="0"/>
    <w:qFormat w:val="0"/>
    <w:pPr>
      <w:suppressAutoHyphens w:val="1"/>
      <w:spacing w:after="60" w:before="480" w:line="1" w:lineRule="atLeast"/>
      <w:ind w:left="1267" w:right="1267" w:leftChars="-1" w:rightChars="0" w:firstLineChars="-1"/>
      <w:jc w:val="center"/>
      <w:textDirection w:val="btLr"/>
      <w:textAlignment w:val="top"/>
      <w:outlineLvl w:val="0"/>
    </w:pPr>
    <w:rPr>
      <w:rFonts w:ascii="PalmSprings" w:hAnsi="PalmSprings"/>
      <w:b w:val="1"/>
      <w:w w:val="100"/>
      <w:position w:val="-1"/>
      <w:sz w:val="36"/>
      <w:effect w:val="none"/>
      <w:vertAlign w:val="baseline"/>
      <w:cs w:val="0"/>
      <w:em w:val="none"/>
      <w:lang w:bidi="ar-SA" w:eastAsia="en-US" w:val="en-US"/>
    </w:rPr>
  </w:style>
  <w:style w:type="paragraph" w:styleId="ConclusionModHeader">
    <w:name w:val="ConclusionModHeader"/>
    <w:basedOn w:val="Heading1"/>
    <w:next w:val="ConclusionModHeader"/>
    <w:autoRedefine w:val="0"/>
    <w:hidden w:val="0"/>
    <w:qFormat w:val="0"/>
    <w:pPr>
      <w:widowControl w:val="0"/>
      <w:numPr>
        <w:ilvl w:val="0"/>
        <w:numId w:val="6"/>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paragraph" w:styleId="Version">
    <w:name w:val="Version"/>
    <w:basedOn w:val="Normal"/>
    <w:next w:val="Version"/>
    <w:autoRedefine w:val="0"/>
    <w:hidden w:val="0"/>
    <w:qFormat w:val="0"/>
    <w:pPr>
      <w:suppressAutoHyphens w:val="1"/>
      <w:spacing w:after="60" w:line="1" w:lineRule="atLeast"/>
      <w:ind w:left="1267" w:right="1267" w:leftChars="-1" w:rightChars="0" w:firstLineChars="-1"/>
      <w:jc w:val="center"/>
      <w:textDirection w:val="btLr"/>
      <w:textAlignment w:val="top"/>
      <w:outlineLvl w:val="0"/>
    </w:pPr>
    <w:rPr>
      <w:rFonts w:ascii="PalmSprings" w:hAnsi="PalmSprings"/>
      <w:w w:val="100"/>
      <w:kern w:val="28"/>
      <w:position w:val="-1"/>
      <w:sz w:val="28"/>
      <w:effect w:val="none"/>
      <w:vertAlign w:val="baseline"/>
      <w:cs w:val="0"/>
      <w:em w:val="none"/>
      <w:lang w:bidi="ar-SA" w:eastAsia="en-US" w:val="en-US"/>
    </w:rPr>
  </w:style>
  <w:style w:type="paragraph" w:styleId="Copyright">
    <w:name w:val="Copyright"/>
    <w:basedOn w:val="Normal"/>
    <w:next w:val="Copyright"/>
    <w:autoRedefine w:val="0"/>
    <w:hidden w:val="0"/>
    <w:qFormat w:val="0"/>
    <w:pPr>
      <w:suppressAutoHyphens w:val="1"/>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en-US" w:val="en-US"/>
    </w:rPr>
  </w:style>
  <w:style w:type="paragraph" w:styleId="ExampleText">
    <w:name w:val="Example Text"/>
    <w:basedOn w:val="Normal"/>
    <w:next w:val="ExampleText"/>
    <w:autoRedefine w:val="0"/>
    <w:hidden w:val="0"/>
    <w:qFormat w:val="0"/>
    <w:pPr>
      <w:tabs>
        <w:tab w:val="left" w:leader="none" w:pos="360"/>
      </w:tabs>
      <w:suppressAutoHyphens w:val="1"/>
      <w:spacing w:line="1" w:lineRule="atLeast"/>
      <w:ind w:left="720" w:leftChars="-1" w:rightChars="0" w:firstLineChars="-1"/>
      <w:textDirection w:val="btLr"/>
      <w:textAlignment w:val="top"/>
      <w:outlineLvl w:val="0"/>
    </w:pPr>
    <w:rPr>
      <w:rFonts w:ascii="PalmSprings" w:hAnsi="PalmSprings"/>
      <w:w w:val="100"/>
      <w:position w:val="-1"/>
      <w:sz w:val="24"/>
      <w:effect w:val="none"/>
      <w:vertAlign w:val="baseline"/>
      <w:cs w:val="0"/>
      <w:em w:val="none"/>
      <w:lang w:bidi="ar-SA" w:eastAsia="en-US" w:val="en-US"/>
    </w:rPr>
  </w:style>
  <w:style w:type="character" w:styleId="Code(inline)">
    <w:name w:val="Code (inline)"/>
    <w:next w:val="Code(inline)"/>
    <w:autoRedefine w:val="0"/>
    <w:hidden w:val="0"/>
    <w:qFormat w:val="0"/>
    <w:rPr>
      <w:rFonts w:ascii="Courier New" w:hAnsi="Courier New"/>
      <w:w w:val="100"/>
      <w:position w:val="-1"/>
      <w:effect w:val="none"/>
      <w:vertAlign w:val="baseline"/>
      <w:cs w:val="0"/>
      <w:em w:val="none"/>
      <w:lang/>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paragraph" w:styleId="Bibliography">
    <w:name w:val="Bibliography"/>
    <w:basedOn w:val="ExampleText"/>
    <w:next w:val="Bibliography"/>
    <w:autoRedefine w:val="0"/>
    <w:hidden w:val="0"/>
    <w:qFormat w:val="0"/>
    <w:pPr>
      <w:tabs>
        <w:tab w:val="left" w:leader="none" w:pos="360"/>
      </w:tabs>
      <w:suppressAutoHyphens w:val="1"/>
      <w:spacing w:after="240" w:before="240" w:line="1" w:lineRule="atLeast"/>
      <w:ind w:left="360" w:leftChars="-1" w:rightChars="0" w:hanging="360" w:firstLineChars="-1"/>
      <w:textDirection w:val="btLr"/>
      <w:textAlignment w:val="top"/>
      <w:outlineLvl w:val="0"/>
    </w:pPr>
    <w:rPr>
      <w:rFonts w:ascii="PalmSprings" w:hAnsi="PalmSprings"/>
      <w:w w:val="100"/>
      <w:position w:val="-1"/>
      <w:sz w:val="24"/>
      <w:effect w:val="none"/>
      <w:vertAlign w:val="baseline"/>
      <w:cs w:val="0"/>
      <w:em w:val="none"/>
      <w:lang w:bidi="ar-SA" w:eastAsia="en-US" w:val="en-US"/>
    </w:rPr>
  </w:style>
  <w:style w:type="paragraph" w:styleId="StyleSynopsis+Italic">
    <w:name w:val="Style Synopsis + Italic"/>
    <w:basedOn w:val="Normal"/>
    <w:next w:val="StyleSynopsis+Italic"/>
    <w:autoRedefine w:val="0"/>
    <w:hidden w:val="0"/>
    <w:qFormat w:val="0"/>
    <w:pPr>
      <w:suppressAutoHyphens w:val="1"/>
      <w:spacing w:before="120" w:line="1" w:lineRule="atLeast"/>
      <w:ind w:left="3240" w:right="144" w:leftChars="-1" w:rightChars="0" w:hanging="2880" w:firstLineChars="-1"/>
      <w:textDirection w:val="btLr"/>
      <w:textAlignment w:val="top"/>
      <w:outlineLvl w:val="0"/>
    </w:pPr>
    <w:rPr>
      <w:rFonts w:ascii="Courier New" w:hAnsi="Courier New"/>
      <w:iCs w:val="1"/>
      <w:w w:val="100"/>
      <w:position w:val="-1"/>
      <w:sz w:val="32"/>
      <w:effect w:val="none"/>
      <w:vertAlign w:val="baseline"/>
      <w:cs w:val="0"/>
      <w:em w:val="none"/>
      <w:lang w:bidi="ar-SA" w:eastAsia="en-US" w:val="en-US"/>
    </w:rPr>
  </w:style>
  <w:style w:type="character" w:styleId="StyleSynopsis+ItalicChar">
    <w:name w:val="Style Synopsis + Italic Char"/>
    <w:next w:val="StyleSynopsis+ItalicChar"/>
    <w:autoRedefine w:val="0"/>
    <w:hidden w:val="0"/>
    <w:qFormat w:val="0"/>
    <w:rPr>
      <w:rFonts w:ascii="Courier New" w:hAnsi="Courier New"/>
      <w:i w:val="1"/>
      <w:iCs w:val="1"/>
      <w:w w:val="100"/>
      <w:position w:val="-1"/>
      <w:sz w:val="32"/>
      <w:effect w:val="none"/>
      <w:vertAlign w:val="baseline"/>
      <w:cs w:val="0"/>
      <w:em w:val="none"/>
      <w:lang w:bidi="ar-SA" w:eastAsia="en-US" w:val="en-US"/>
    </w:rPr>
  </w:style>
  <w:style w:type="paragraph" w:styleId="CourseConclusion">
    <w:name w:val="CourseConclusion"/>
    <w:basedOn w:val="Heading1"/>
    <w:next w:val="CourseConclusion"/>
    <w:autoRedefine w:val="0"/>
    <w:hidden w:val="0"/>
    <w:qFormat w:val="0"/>
    <w:pPr>
      <w:widowControl w:val="0"/>
      <w:numPr>
        <w:ilvl w:val="0"/>
        <w:numId w:val="0"/>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paragraph" w:styleId="TOC-Header">
    <w:name w:val="TOC - Header"/>
    <w:basedOn w:val="Heading8"/>
    <w:next w:val="TOC-Header"/>
    <w:autoRedefine w:val="0"/>
    <w:hidden w:val="0"/>
    <w:qFormat w:val="0"/>
    <w:pPr>
      <w:keepNext w:val="1"/>
      <w:suppressAutoHyphens w:val="1"/>
      <w:spacing w:line="1" w:lineRule="atLeast"/>
      <w:ind w:leftChars="-1" w:rightChars="0" w:firstLineChars="-1"/>
      <w:jc w:val="center"/>
      <w:textDirection w:val="btLr"/>
      <w:textAlignment w:val="top"/>
      <w:outlineLvl w:val="7"/>
    </w:pPr>
    <w:rPr>
      <w:rFonts w:ascii="PalmSprings" w:hAnsi="PalmSprings"/>
      <w:b w:val="1"/>
      <w:noProof w:val="0"/>
      <w:w w:val="100"/>
      <w:position w:val="-1"/>
      <w:sz w:val="48"/>
      <w:effect w:val="none"/>
      <w:vertAlign w:val="baseline"/>
      <w:cs w:val="0"/>
      <w:em w:val="none"/>
      <w:lang w:bidi="ar-SA" w:eastAsia="en-US" w:val="en-US"/>
    </w:rPr>
  </w:style>
  <w:style w:type="paragraph" w:styleId="TOC1">
    <w:name w:val="TOC 1"/>
    <w:basedOn w:val="Normal"/>
    <w:next w:val="Normal"/>
    <w:autoRedefine w:val="0"/>
    <w:hidden w:val="0"/>
    <w:qFormat w:val="0"/>
    <w:pPr>
      <w:tabs>
        <w:tab w:val="right" w:leader="dot" w:pos="9360"/>
      </w:tabs>
      <w:suppressAutoHyphens w:val="1"/>
      <w:spacing w:before="120" w:line="1" w:lineRule="atLeast"/>
      <w:ind w:leftChars="-1" w:rightChars="0" w:firstLineChars="-1"/>
      <w:textDirection w:val="btLr"/>
      <w:textAlignment w:val="top"/>
      <w:outlineLvl w:val="0"/>
    </w:pPr>
    <w:rPr>
      <w:rFonts w:ascii="PalmSprings" w:hAnsi="PalmSprings"/>
      <w:b w:val="1"/>
      <w:noProof w:val="1"/>
      <w:w w:val="100"/>
      <w:position w:val="-1"/>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before="60" w:line="1" w:lineRule="atLeast"/>
      <w:ind w:left="144" w:leftChars="-1" w:rightChars="0" w:firstLineChars="-1"/>
      <w:textDirection w:val="btLr"/>
      <w:textAlignment w:val="top"/>
      <w:outlineLvl w:val="0"/>
    </w:pPr>
    <w:rPr>
      <w:rFonts w:ascii="PalmSprings" w:hAnsi="PalmSprings"/>
      <w:noProof w:val="1"/>
      <w:w w:val="100"/>
      <w:position w:val="-1"/>
      <w:effect w:val="none"/>
      <w:vertAlign w:val="baseline"/>
      <w:cs w:val="0"/>
      <w:em w:val="none"/>
      <w:lang w:bidi="ar-SA" w:eastAsia="und" w:val="und"/>
    </w:rPr>
  </w:style>
  <w:style w:type="paragraph" w:styleId="TOC3">
    <w:name w:val="TOC 3"/>
    <w:basedOn w:val="Normal"/>
    <w:next w:val="Normal"/>
    <w:autoRedefine w:val="0"/>
    <w:hidden w:val="0"/>
    <w:qFormat w:val="0"/>
    <w:pPr>
      <w:tabs>
        <w:tab w:val="right" w:leader="dot" w:pos="9360"/>
      </w:tabs>
      <w:suppressAutoHyphens w:val="1"/>
      <w:spacing w:line="1" w:lineRule="atLeast"/>
      <w:ind w:left="288" w:leftChars="-1" w:rightChars="0" w:firstLineChars="-1"/>
      <w:textDirection w:val="btLr"/>
      <w:textAlignment w:val="top"/>
      <w:outlineLvl w:val="0"/>
    </w:pPr>
    <w:rPr>
      <w:rFonts w:ascii="PalmSprings" w:hAnsi="PalmSprings"/>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ModSummaryTitle">
    <w:name w:val="ModSummary Title"/>
    <w:basedOn w:val="Heading3"/>
    <w:next w:val="ModSummaryTitle"/>
    <w:autoRedefine w:val="0"/>
    <w:hidden w:val="0"/>
    <w:qFormat w:val="0"/>
    <w:pPr>
      <w:keepNext w:val="1"/>
      <w:pageBreakBefore w:val="1"/>
      <w:pBdr>
        <w:bottom w:color="auto" w:space="12" w:sz="12" w:val="single"/>
      </w:pBdr>
      <w:tabs>
        <w:tab w:val="left" w:leader="none" w:pos="360"/>
        <w:tab w:val="left" w:leader="none" w:pos="720"/>
        <w:tab w:val="left" w:leader="none" w:pos="1080"/>
      </w:tabs>
      <w:suppressAutoHyphens w:val="1"/>
      <w:spacing w:after="200" w:line="1" w:lineRule="atLeast"/>
      <w:ind w:leftChars="-1" w:rightChars="0" w:firstLineChars="-1"/>
      <w:jc w:val="center"/>
      <w:textDirection w:val="btLr"/>
      <w:textAlignment w:val="top"/>
      <w:outlineLvl w:val="2"/>
    </w:pPr>
    <w:rPr>
      <w:rFonts w:ascii="Switzerland" w:hAnsi="Switzerland"/>
      <w:b w:val="1"/>
      <w:w w:val="100"/>
      <w:position w:val="-1"/>
      <w:sz w:val="48"/>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Appendix">
    <w:name w:val="Appendix"/>
    <w:basedOn w:val="Heading1"/>
    <w:next w:val="Appendix"/>
    <w:autoRedefine w:val="0"/>
    <w:hidden w:val="0"/>
    <w:qFormat w:val="0"/>
    <w:pPr>
      <w:widowControl w:val="0"/>
      <w:numPr>
        <w:ilvl w:val="0"/>
        <w:numId w:val="7"/>
      </w:numPr>
      <w:suppressAutoHyphens w:val="1"/>
      <w:spacing w:before="2880" w:line="1" w:lineRule="atLeast"/>
      <w:ind w:leftChars="-1" w:rightChars="0" w:firstLineChars="-1"/>
      <w:jc w:val="center"/>
      <w:textDirection w:val="btLr"/>
      <w:textAlignment w:val="top"/>
      <w:outlineLvl w:val="0"/>
    </w:pPr>
    <w:rPr>
      <w:rFonts w:ascii="PalmSprings" w:hAnsi="PalmSprings"/>
      <w:b w:val="1"/>
      <w:noProof w:val="0"/>
      <w:snapToGrid w:val="0"/>
      <w:w w:val="100"/>
      <w:position w:val="-1"/>
      <w:sz w:val="60"/>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none"/>
      <w:effect w:val="none"/>
      <w:vertAlign w:val="baseline"/>
      <w:cs w:val="0"/>
      <w:em w:val="none"/>
      <w:lang/>
    </w:rPr>
  </w:style>
  <w:style w:type="paragraph" w:styleId="URL">
    <w:name w:val="URL"/>
    <w:basedOn w:val="Normal"/>
    <w:next w:val="URL"/>
    <w:autoRedefine w:val="0"/>
    <w:hidden w:val="0"/>
    <w:qFormat w:val="0"/>
    <w:pPr>
      <w:suppressAutoHyphens w:val="1"/>
      <w:spacing w:before="240" w:line="1" w:lineRule="atLeast"/>
      <w:ind w:left="720" w:leftChars="-1" w:rightChars="0" w:hanging="720" w:firstLineChars="-1"/>
      <w:textDirection w:val="btLr"/>
      <w:textAlignment w:val="top"/>
      <w:outlineLvl w:val="0"/>
    </w:pPr>
    <w:rPr>
      <w:rFonts w:ascii="Courier New" w:hAnsi="Courier New"/>
      <w:w w:val="100"/>
      <w:position w:val="-1"/>
      <w:sz w:val="24"/>
      <w:effect w:val="none"/>
      <w:vertAlign w:val="baseline"/>
      <w:cs w:val="0"/>
      <w:em w:val="none"/>
      <w:lang w:bidi="ar-SA" w:eastAsia="en-US" w:val="en-US"/>
    </w:rPr>
  </w:style>
  <w:style w:type="paragraph" w:styleId="ExBoxLevel2">
    <w:name w:val="ExBox Level 2"/>
    <w:basedOn w:val="Normal"/>
    <w:next w:val="ExBoxLevel2"/>
    <w:autoRedefine w:val="0"/>
    <w:hidden w:val="0"/>
    <w:qFormat w:val="0"/>
    <w:pPr>
      <w:pBdr>
        <w:top w:color="auto" w:space="1" w:sz="18" w:val="single"/>
        <w:left w:color="auto" w:space="5" w:sz="18" w:val="single"/>
        <w:bottom w:color="auto" w:space="1" w:sz="18" w:val="single"/>
        <w:right w:color="auto" w:space="6" w:sz="18" w:val="single"/>
      </w:pBdr>
      <w:suppressAutoHyphens w:val="1"/>
      <w:spacing w:after="300" w:before="360" w:line="1" w:lineRule="atLeast"/>
      <w:ind w:left="547" w:right="8107" w:leftChars="-1" w:rightChars="0" w:firstLineChars="-1"/>
      <w:textDirection w:val="btLr"/>
      <w:textAlignment w:val="top"/>
      <w:outlineLvl w:val="0"/>
    </w:pPr>
    <w:rPr>
      <w:rFonts w:ascii="PalmSprings" w:hAnsi="PalmSprings"/>
      <w:b w:val="1"/>
      <w:w w:val="100"/>
      <w:position w:val="-1"/>
      <w:sz w:val="36"/>
      <w:effect w:val="none"/>
      <w:vertAlign w:val="baseline"/>
      <w:cs w:val="0"/>
      <w:em w:val="none"/>
      <w:lang w:bidi="ar-SA" w:eastAsia="en-US" w:val="en-US"/>
    </w:rPr>
  </w:style>
  <w:style w:type="paragraph" w:styleId="Section">
    <w:name w:val="Section"/>
    <w:basedOn w:val="Normal"/>
    <w:next w:val="Section"/>
    <w:autoRedefine w:val="0"/>
    <w:hidden w:val="0"/>
    <w:qFormat w:val="0"/>
    <w:pPr>
      <w:suppressAutoHyphens w:val="1"/>
      <w:spacing w:before="3000" w:line="1" w:lineRule="atLeast"/>
      <w:ind w:leftChars="-1" w:rightChars="0" w:firstLineChars="-1"/>
      <w:jc w:val="center"/>
      <w:textDirection w:val="btLr"/>
      <w:textAlignment w:val="top"/>
      <w:outlineLvl w:val="0"/>
    </w:pPr>
    <w:rPr>
      <w:rFonts w:ascii="PalmSprings" w:hAnsi="PalmSprings"/>
      <w:w w:val="100"/>
      <w:position w:val="-1"/>
      <w:sz w:val="48"/>
      <w:effect w:val="none"/>
      <w:vertAlign w:val="baseline"/>
      <w:cs w:val="0"/>
      <w:em w:val="none"/>
      <w:lang w:bidi="ar-SA" w:eastAsia="en-US" w:val="en-US"/>
    </w:rPr>
  </w:style>
  <w:style w:type="paragraph" w:styleId="CourseTitle">
    <w:name w:val="Course Title"/>
    <w:basedOn w:val="Normal"/>
    <w:next w:val="CourseTitle"/>
    <w:autoRedefine w:val="0"/>
    <w:hidden w:val="0"/>
    <w:qFormat w:val="0"/>
    <w:pPr>
      <w:suppressAutoHyphens w:val="1"/>
      <w:spacing w:before="2160" w:line="1" w:lineRule="atLeast"/>
      <w:ind w:left="187" w:leftChars="-1" w:rightChars="0" w:firstLineChars="-1"/>
      <w:jc w:val="center"/>
      <w:textDirection w:val="btLr"/>
      <w:textAlignment w:val="top"/>
      <w:outlineLvl w:val="0"/>
    </w:pPr>
    <w:rPr>
      <w:rFonts w:ascii="PalmSprings" w:hAnsi="PalmSprings"/>
      <w:b w:val="1"/>
      <w:bCs w:val="1"/>
      <w:w w:val="100"/>
      <w:position w:val="-1"/>
      <w:sz w:val="72"/>
      <w:effect w:val="none"/>
      <w:vertAlign w:val="baseline"/>
      <w:cs w:val="0"/>
      <w:em w:val="none"/>
      <w:lang w:bidi="ar-SA" w:eastAsia="en-US" w:val="en-US"/>
    </w:rPr>
  </w:style>
  <w:style w:type="paragraph" w:styleId="PlainText0">
    <w:name w:val="PlainText"/>
    <w:basedOn w:val="Normal"/>
    <w:next w:val="PlainText0"/>
    <w:autoRedefine w:val="0"/>
    <w:hidden w:val="0"/>
    <w:qFormat w:val="0"/>
    <w:pPr>
      <w:suppressAutoHyphens w:val="1"/>
      <w:spacing w:before="120" w:line="1" w:lineRule="atLeast"/>
      <w:ind w:left="360" w:leftChars="-1" w:rightChars="0" w:firstLineChars="-1"/>
      <w:textDirection w:val="btLr"/>
      <w:textAlignment w:val="top"/>
      <w:outlineLvl w:val="0"/>
    </w:pPr>
    <w:rPr>
      <w:rFonts w:ascii="PalmSprings" w:hAnsi="PalmSprings"/>
      <w:w w:val="100"/>
      <w:position w:val="-1"/>
      <w:sz w:val="32"/>
      <w:effect w:val="none"/>
      <w:vertAlign w:val="baseline"/>
      <w:cs w:val="0"/>
      <w:em w:val="none"/>
      <w:lang w:bidi="ar-SA" w:eastAsia="en-US" w:val="en-US"/>
    </w:rPr>
  </w:style>
  <w:style w:type="paragraph" w:styleId="Index1">
    <w:name w:val="Index 1"/>
    <w:basedOn w:val="Normal"/>
    <w:next w:val="Normal"/>
    <w:autoRedefine w:val="0"/>
    <w:hidden w:val="0"/>
    <w:qFormat w:val="0"/>
    <w:pPr>
      <w:suppressAutoHyphens w:val="1"/>
      <w:spacing w:line="1" w:lineRule="atLeast"/>
      <w:ind w:left="2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2">
    <w:name w:val="Index 2"/>
    <w:basedOn w:val="Normal"/>
    <w:next w:val="Normal"/>
    <w:autoRedefine w:val="0"/>
    <w:hidden w:val="0"/>
    <w:qFormat w:val="0"/>
    <w:pPr>
      <w:suppressAutoHyphens w:val="1"/>
      <w:spacing w:line="1" w:lineRule="atLeast"/>
      <w:ind w:left="4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3">
    <w:name w:val="Index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4">
    <w:name w:val="Index 4"/>
    <w:basedOn w:val="Normal"/>
    <w:next w:val="Normal"/>
    <w:autoRedefine w:val="0"/>
    <w:hidden w:val="0"/>
    <w:qFormat w:val="0"/>
    <w:pPr>
      <w:suppressAutoHyphens w:val="1"/>
      <w:spacing w:line="1" w:lineRule="atLeast"/>
      <w:ind w:left="8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5">
    <w:name w:val="Index 5"/>
    <w:basedOn w:val="Normal"/>
    <w:next w:val="Normal"/>
    <w:autoRedefine w:val="0"/>
    <w:hidden w:val="0"/>
    <w:qFormat w:val="0"/>
    <w:pPr>
      <w:suppressAutoHyphens w:val="1"/>
      <w:spacing w:line="1" w:lineRule="atLeast"/>
      <w:ind w:left="10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6">
    <w:name w:val="Index 6"/>
    <w:basedOn w:val="Normal"/>
    <w:next w:val="Normal"/>
    <w:autoRedefine w:val="0"/>
    <w:hidden w:val="0"/>
    <w:qFormat w:val="0"/>
    <w:pPr>
      <w:suppressAutoHyphens w:val="1"/>
      <w:spacing w:line="1" w:lineRule="atLeast"/>
      <w:ind w:left="12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7">
    <w:name w:val="Index 7"/>
    <w:basedOn w:val="Normal"/>
    <w:next w:val="Normal"/>
    <w:autoRedefine w:val="0"/>
    <w:hidden w:val="0"/>
    <w:qFormat w:val="0"/>
    <w:pPr>
      <w:suppressAutoHyphens w:val="1"/>
      <w:spacing w:line="1" w:lineRule="atLeast"/>
      <w:ind w:left="14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8">
    <w:name w:val="Index 8"/>
    <w:basedOn w:val="Normal"/>
    <w:next w:val="Normal"/>
    <w:autoRedefine w:val="0"/>
    <w:hidden w:val="0"/>
    <w:qFormat w:val="0"/>
    <w:pPr>
      <w:suppressAutoHyphens w:val="1"/>
      <w:spacing w:line="1" w:lineRule="atLeast"/>
      <w:ind w:left="16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Index9">
    <w:name w:val="Index 9"/>
    <w:basedOn w:val="Normal"/>
    <w:next w:val="Normal"/>
    <w:autoRedefine w:val="0"/>
    <w:hidden w:val="0"/>
    <w:qFormat w:val="0"/>
    <w:pPr>
      <w:suppressAutoHyphens w:val="1"/>
      <w:spacing w:line="1" w:lineRule="atLeast"/>
      <w:ind w:left="1800" w:leftChars="-1" w:rightChars="0" w:hanging="200" w:firstLineChars="-1"/>
      <w:textDirection w:val="btLr"/>
      <w:textAlignment w:val="top"/>
      <w:outlineLvl w:val="0"/>
    </w:pPr>
    <w:rPr>
      <w:w w:val="100"/>
      <w:position w:val="-1"/>
      <w:effect w:val="none"/>
      <w:vertAlign w:val="baseline"/>
      <w:cs w:val="0"/>
      <w:em w:val="none"/>
      <w:lang w:bidi="ar-SA" w:eastAsia="en-US" w:val="en-US"/>
    </w:rPr>
  </w:style>
  <w:style w:type="paragraph" w:styleId="ListBullet">
    <w:name w:val="List Bullet"/>
    <w:basedOn w:val="Normal"/>
    <w:next w:val="ListBullet"/>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2">
    <w:name w:val="List Bullet 2"/>
    <w:basedOn w:val="Normal"/>
    <w:next w:val="ListBullet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3">
    <w:name w:val="List Bullet 3"/>
    <w:basedOn w:val="Normal"/>
    <w:next w:val="ListBullet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4">
    <w:name w:val="List Bullet 4"/>
    <w:basedOn w:val="Normal"/>
    <w:next w:val="ListBullet4"/>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Bullet5">
    <w:name w:val="List Bullet 5"/>
    <w:basedOn w:val="Normal"/>
    <w:next w:val="ListBullet5"/>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ListContinue">
    <w:name w:val="List Continue"/>
    <w:basedOn w:val="Normal"/>
    <w:next w:val="ListContinue"/>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ExBoxLevel1">
    <w:name w:val="ExBox Level 1"/>
    <w:basedOn w:val="ExBoxLevel2"/>
    <w:next w:val="ExBoxLevel1"/>
    <w:autoRedefine w:val="0"/>
    <w:hidden w:val="0"/>
    <w:qFormat w:val="0"/>
    <w:pPr>
      <w:pBdr>
        <w:top w:color="auto" w:space="1" w:sz="18" w:val="single"/>
        <w:left w:color="auto" w:space="5" w:sz="18" w:val="single"/>
        <w:bottom w:color="auto" w:space="1" w:sz="18" w:val="single"/>
        <w:right w:color="auto" w:space="6" w:sz="18" w:val="single"/>
      </w:pBdr>
      <w:suppressAutoHyphens w:val="1"/>
      <w:spacing w:after="300" w:before="360" w:line="1" w:lineRule="atLeast"/>
      <w:ind w:left="180" w:right="8370" w:leftChars="-1" w:rightChars="0" w:firstLineChars="-1"/>
      <w:textDirection w:val="btLr"/>
      <w:textAlignment w:val="top"/>
      <w:outlineLvl w:val="0"/>
    </w:pPr>
    <w:rPr>
      <w:rFonts w:ascii="PalmSprings" w:hAnsi="PalmSprings"/>
      <w:b w:val="1"/>
      <w:bCs w:val="1"/>
      <w:w w:val="100"/>
      <w:position w:val="-1"/>
      <w:sz w:val="36"/>
      <w:effect w:val="none"/>
      <w:vertAlign w:val="baseline"/>
      <w:cs w:val="0"/>
      <w:em w:val="none"/>
      <w:lang w:bidi="ar-SA" w:eastAsia="en-US" w:val="en-US"/>
    </w:rPr>
  </w:style>
  <w:style w:type="paragraph" w:styleId="ExCode1">
    <w:name w:val="ExCode 1"/>
    <w:basedOn w:val="ExCode2"/>
    <w:next w:val="ExCode1"/>
    <w:autoRedefine w:val="0"/>
    <w:hidden w:val="0"/>
    <w:qFormat w:val="0"/>
    <w:pPr>
      <w:suppressAutoHyphens w:val="1"/>
      <w:spacing w:line="1" w:lineRule="atLeast"/>
      <w:ind w:left="0" w:right="144" w:leftChars="-1" w:rightChars="0" w:firstLineChars="-1"/>
      <w:textDirection w:val="btLr"/>
      <w:textAlignment w:val="top"/>
      <w:outlineLvl w:val="0"/>
    </w:pPr>
    <w:rPr>
      <w:rFonts w:ascii="Courier New" w:hAnsi="Courier New"/>
      <w:w w:val="100"/>
      <w:position w:val="-1"/>
      <w:sz w:val="25"/>
      <w:effect w:val="none"/>
      <w:vertAlign w:val="baseline"/>
      <w:cs w:val="0"/>
      <w:em w:val="none"/>
      <w:lang w:bidi="ar-SA" w:eastAsia="en-US" w:val="en-US"/>
    </w:rPr>
  </w:style>
  <w:style w:type="paragraph" w:styleId="StyleSynopsis+NotItalic">
    <w:name w:val="Style Synopsis + Not Italic"/>
    <w:basedOn w:val="Normal"/>
    <w:next w:val="Normal"/>
    <w:autoRedefine w:val="0"/>
    <w:hidden w:val="0"/>
    <w:qFormat w:val="0"/>
    <w:pPr>
      <w:suppressAutoHyphens w:val="1"/>
      <w:spacing w:before="120" w:line="1" w:lineRule="atLeast"/>
      <w:ind w:left="3240" w:right="144" w:leftChars="-1" w:rightChars="0" w:hanging="2880" w:firstLineChars="-1"/>
      <w:textDirection w:val="btLr"/>
      <w:textAlignment w:val="top"/>
      <w:outlineLvl w:val="0"/>
    </w:pPr>
    <w:rPr>
      <w:rFonts w:ascii="Courier New" w:hAnsi="Courier New"/>
      <w:w w:val="100"/>
      <w:position w:val="-1"/>
      <w:sz w:val="32"/>
      <w:effect w:val="none"/>
      <w:vertAlign w:val="baseline"/>
      <w:cs w:val="0"/>
      <w:em w:val="none"/>
      <w:lang w:bidi="ar-SA" w:eastAsia="en-US" w:val="en-US"/>
    </w:rPr>
  </w:style>
  <w:style w:type="character" w:styleId="StyleSynopsis+NotItalicChar">
    <w:name w:val="Style Synopsis + Not Italic Char"/>
    <w:next w:val="StyleSynopsis+NotItalicChar"/>
    <w:autoRedefine w:val="0"/>
    <w:hidden w:val="0"/>
    <w:qFormat w:val="0"/>
    <w:rPr>
      <w:rFonts w:ascii="Courier New" w:hAnsi="Courier New"/>
      <w:i w:val="1"/>
      <w:w w:val="100"/>
      <w:position w:val="-1"/>
      <w:sz w:val="32"/>
      <w:effect w:val="none"/>
      <w:vertAlign w:val="baseline"/>
      <w:cs w:val="0"/>
      <w:em w:val="none"/>
      <w:lang w:bidi="ar-SA" w:eastAsia="en-US" w:val="en-US"/>
    </w:rPr>
  </w:style>
  <w:style w:type="paragraph" w:styleId="LabTitle">
    <w:name w:val="Lab Title"/>
    <w:basedOn w:val="PlainText"/>
    <w:next w:val="LabTitle"/>
    <w:autoRedefine w:val="0"/>
    <w:hidden w:val="0"/>
    <w:qFormat w:val="0"/>
    <w:pPr>
      <w:suppressAutoHyphens w:val="1"/>
      <w:spacing w:line="1" w:lineRule="atLeast"/>
      <w:ind w:leftChars="-1" w:rightChars="0" w:firstLineChars="-1"/>
      <w:textDirection w:val="btLr"/>
      <w:textAlignment w:val="top"/>
      <w:outlineLvl w:val="0"/>
    </w:pPr>
    <w:rPr>
      <w:rFonts w:ascii="PalmSprings" w:cs="Courier New" w:hAnsi="PalmSprings"/>
      <w:b w:val="1"/>
      <w:w w:val="100"/>
      <w:position w:val="-1"/>
      <w:sz w:val="32"/>
      <w:u w:val="single"/>
      <w:effect w:val="none"/>
      <w:vertAlign w:val="baseline"/>
      <w:cs w:val="0"/>
      <w:em w:val="none"/>
      <w:lang w:bidi="ar-SA" w:eastAsia="en-US" w:val="en-US"/>
    </w:rPr>
  </w:style>
  <w:style w:type="paragraph" w:styleId="PlainText">
    <w:name w:val="Plain Text"/>
    <w:basedOn w:val="Normal"/>
    <w:next w:val="PlainText"/>
    <w:autoRedefine w:val="0"/>
    <w:hidden w:val="0"/>
    <w:qFormat w:val="1"/>
    <w:pPr>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character" w:styleId="PlainTextChar">
    <w:name w:val="Plain Text Char"/>
    <w:next w:val="PlainTextChar"/>
    <w:autoRedefine w:val="0"/>
    <w:hidden w:val="0"/>
    <w:qFormat w:val="0"/>
    <w:rPr>
      <w:rFonts w:ascii="Courier New" w:cs="Courier New" w:hAnsi="Courier New"/>
      <w:w w:val="100"/>
      <w:position w:val="-1"/>
      <w:effect w:val="none"/>
      <w:vertAlign w:val="baseline"/>
      <w:cs w:val="0"/>
      <w:em w:val="none"/>
      <w:lang/>
    </w:rPr>
  </w:style>
  <w:style w:type="paragraph" w:styleId="LabText">
    <w:name w:val="Lab Text"/>
    <w:basedOn w:val="ExampleText"/>
    <w:next w:val="LabText"/>
    <w:autoRedefine w:val="0"/>
    <w:hidden w:val="0"/>
    <w:qFormat w:val="0"/>
    <w:pPr>
      <w:tabs>
        <w:tab w:val="left" w:leader="none" w:pos="360"/>
      </w:tabs>
      <w:suppressAutoHyphens w:val="1"/>
      <w:spacing w:before="240" w:line="1" w:lineRule="atLeast"/>
      <w:ind w:left="0" w:leftChars="-1" w:rightChars="0" w:firstLineChars="-1"/>
      <w:textDirection w:val="btLr"/>
      <w:textAlignment w:val="top"/>
      <w:outlineLvl w:val="0"/>
    </w:pPr>
    <w:rPr>
      <w:rFonts w:ascii="PalmSprings" w:hAnsi="PalmSprings"/>
      <w:w w:val="100"/>
      <w:position w:val="-1"/>
      <w:sz w:val="28"/>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keyword">
    <w:name w:val="keyword"/>
    <w:next w:val="keyword"/>
    <w:autoRedefine w:val="0"/>
    <w:hidden w:val="0"/>
    <w:qFormat w:val="0"/>
    <w:rPr>
      <w:w w:val="100"/>
      <w:position w:val="-1"/>
      <w:effect w:val="none"/>
      <w:vertAlign w:val="baseline"/>
      <w:cs w:val="0"/>
      <w:em w:val="none"/>
      <w:lang/>
    </w:rPr>
  </w:style>
  <w:style w:type="character" w:styleId="number">
    <w:name w:val="number"/>
    <w:next w:val="numbe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pl-k">
    <w:name w:val="pl-k"/>
    <w:next w:val="pl-k"/>
    <w:autoRedefine w:val="0"/>
    <w:hidden w:val="0"/>
    <w:qFormat w:val="0"/>
    <w:rPr>
      <w:w w:val="100"/>
      <w:position w:val="-1"/>
      <w:effect w:val="none"/>
      <w:vertAlign w:val="baseline"/>
      <w:cs w:val="0"/>
      <w:em w:val="none"/>
      <w:lang/>
    </w:rPr>
  </w:style>
  <w:style w:type="character" w:styleId="pl-c1">
    <w:name w:val="pl-c1"/>
    <w:next w:val="pl-c1"/>
    <w:autoRedefine w:val="0"/>
    <w:hidden w:val="0"/>
    <w:qFormat w:val="0"/>
    <w:rPr>
      <w:w w:val="100"/>
      <w:position w:val="-1"/>
      <w:effect w:val="none"/>
      <w:vertAlign w:val="baseline"/>
      <w:cs w:val="0"/>
      <w:em w:val="none"/>
      <w:lang/>
    </w:rPr>
  </w:style>
  <w:style w:type="character" w:styleId="pl-smi">
    <w:name w:val="pl-smi"/>
    <w:next w:val="pl-smi"/>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ljs-keyword">
    <w:name w:val="hljs-keyword"/>
    <w:next w:val="hljs-keyword"/>
    <w:autoRedefine w:val="0"/>
    <w:hidden w:val="0"/>
    <w:qFormat w:val="0"/>
    <w:rPr>
      <w:w w:val="100"/>
      <w:position w:val="-1"/>
      <w:effect w:val="none"/>
      <w:vertAlign w:val="baseline"/>
      <w:cs w:val="0"/>
      <w:em w:val="none"/>
      <w:lang/>
    </w:rPr>
  </w:style>
  <w:style w:type="character" w:styleId="hljs-string">
    <w:name w:val="hljs-string"/>
    <w:next w:val="hljs-string"/>
    <w:autoRedefine w:val="0"/>
    <w:hidden w:val="0"/>
    <w:qFormat w:val="0"/>
    <w:rPr>
      <w:w w:val="100"/>
      <w:position w:val="-1"/>
      <w:effect w:val="none"/>
      <w:vertAlign w:val="baseline"/>
      <w:cs w:val="0"/>
      <w:em w:val="none"/>
      <w:lang/>
    </w:rPr>
  </w:style>
  <w:style w:type="character" w:styleId="pl-en">
    <w:name w:val="pl-en"/>
    <w:next w:val="pl-en"/>
    <w:autoRedefine w:val="0"/>
    <w:hidden w:val="0"/>
    <w:qFormat w:val="0"/>
    <w:rPr>
      <w:w w:val="100"/>
      <w:position w:val="-1"/>
      <w:effect w:val="none"/>
      <w:vertAlign w:val="baseline"/>
      <w:cs w:val="0"/>
      <w:em w:val="none"/>
      <w:lang/>
    </w:rPr>
  </w:style>
  <w:style w:type="character" w:styleId="pl-token">
    <w:name w:val="pl-token"/>
    <w:next w:val="pl-token"/>
    <w:autoRedefine w:val="0"/>
    <w:hidden w:val="0"/>
    <w:qFormat w:val="0"/>
    <w:rPr>
      <w:w w:val="100"/>
      <w:position w:val="-1"/>
      <w:effect w:val="none"/>
      <w:vertAlign w:val="baseline"/>
      <w:cs w:val="0"/>
      <w:em w:val="none"/>
      <w:lang/>
    </w:rPr>
  </w:style>
  <w:style w:type="character" w:styleId="pl-v">
    <w:name w:val="pl-v"/>
    <w:next w:val="pl-v"/>
    <w:autoRedefine w:val="0"/>
    <w:hidden w:val="0"/>
    <w:qFormat w:val="0"/>
    <w:rPr>
      <w:w w:val="100"/>
      <w:position w:val="-1"/>
      <w:effect w:val="none"/>
      <w:vertAlign w:val="baseline"/>
      <w:cs w:val="0"/>
      <w:em w:val="none"/>
      <w:lang/>
    </w:rPr>
  </w:style>
  <w:style w:type="character" w:styleId="pl-s">
    <w:name w:val="pl-s"/>
    <w:next w:val="pl-s"/>
    <w:autoRedefine w:val="0"/>
    <w:hidden w:val="0"/>
    <w:qFormat w:val="0"/>
    <w:rPr>
      <w:w w:val="100"/>
      <w:position w:val="-1"/>
      <w:effect w:val="none"/>
      <w:vertAlign w:val="baseline"/>
      <w:cs w:val="0"/>
      <w:em w:val="none"/>
      <w:lang/>
    </w:rPr>
  </w:style>
  <w:style w:type="character" w:styleId="pl-pds">
    <w:name w:val="pl-pds"/>
    <w:next w:val="pl-pds"/>
    <w:autoRedefine w:val="0"/>
    <w:hidden w:val="0"/>
    <w:qFormat w:val="0"/>
    <w:rPr>
      <w:w w:val="100"/>
      <w:position w:val="-1"/>
      <w:effect w:val="none"/>
      <w:vertAlign w:val="baseline"/>
      <w:cs w:val="0"/>
      <w:em w:val="none"/>
      <w:lang/>
    </w:rPr>
  </w:style>
  <w:style w:type="character" w:styleId="pl-c">
    <w:name w:val="pl-c"/>
    <w:next w:val="pl-c"/>
    <w:autoRedefine w:val="0"/>
    <w:hidden w:val="0"/>
    <w:qFormat w:val="0"/>
    <w:rPr>
      <w:w w:val="100"/>
      <w:position w:val="-1"/>
      <w:effect w:val="none"/>
      <w:vertAlign w:val="baseline"/>
      <w:cs w:val="0"/>
      <w:em w:val="none"/>
      <w:lang/>
    </w:rPr>
  </w:style>
  <w:style w:type="character" w:styleId="pl-cce">
    <w:name w:val="pl-cce"/>
    <w:next w:val="pl-cce"/>
    <w:autoRedefine w:val="0"/>
    <w:hidden w:val="0"/>
    <w:qFormat w:val="0"/>
    <w:rPr>
      <w:w w:val="100"/>
      <w:position w:val="-1"/>
      <w:effect w:val="none"/>
      <w:vertAlign w:val="baseline"/>
      <w:cs w:val="0"/>
      <w:em w:val="none"/>
      <w:lang/>
    </w:rPr>
  </w:style>
  <w:style w:type="character" w:styleId="hljs-class">
    <w:name w:val="hljs-class"/>
    <w:next w:val="hljs-class"/>
    <w:autoRedefine w:val="0"/>
    <w:hidden w:val="0"/>
    <w:qFormat w:val="0"/>
    <w:rPr>
      <w:w w:val="100"/>
      <w:position w:val="-1"/>
      <w:effect w:val="none"/>
      <w:vertAlign w:val="baseline"/>
      <w:cs w:val="0"/>
      <w:em w:val="none"/>
      <w:lang/>
    </w:rPr>
  </w:style>
  <w:style w:type="character" w:styleId="hljs-title">
    <w:name w:val="hljs-title"/>
    <w:next w:val="hljs-title"/>
    <w:autoRedefine w:val="0"/>
    <w:hidden w:val="0"/>
    <w:qFormat w:val="0"/>
    <w:rPr>
      <w:w w:val="100"/>
      <w:position w:val="-1"/>
      <w:effect w:val="none"/>
      <w:vertAlign w:val="baseline"/>
      <w:cs w:val="0"/>
      <w:em w:val="none"/>
      <w:lang/>
    </w:rPr>
  </w:style>
  <w:style w:type="character" w:styleId="hljs-function">
    <w:name w:val="hljs-function"/>
    <w:next w:val="hljs-function"/>
    <w:autoRedefine w:val="0"/>
    <w:hidden w:val="0"/>
    <w:qFormat w:val="0"/>
    <w:rPr>
      <w:w w:val="100"/>
      <w:position w:val="-1"/>
      <w:effect w:val="none"/>
      <w:vertAlign w:val="baseline"/>
      <w:cs w:val="0"/>
      <w:em w:val="none"/>
      <w:lang/>
    </w:rPr>
  </w:style>
  <w:style w:type="character" w:styleId="hljs-params">
    <w:name w:val="hljs-params"/>
    <w:next w:val="hljs-params"/>
    <w:autoRedefine w:val="0"/>
    <w:hidden w:val="0"/>
    <w:qFormat w:val="0"/>
    <w:rPr>
      <w:w w:val="100"/>
      <w:position w:val="-1"/>
      <w:effect w:val="none"/>
      <w:vertAlign w:val="baseline"/>
      <w:cs w:val="0"/>
      <w:em w:val="none"/>
      <w:lang/>
    </w:rPr>
  </w:style>
  <w:style w:type="character" w:styleId="hljs-comment">
    <w:name w:val="hljs-comment"/>
    <w:next w:val="hljs-comment"/>
    <w:autoRedefine w:val="0"/>
    <w:hidden w:val="0"/>
    <w:qFormat w:val="0"/>
    <w:rPr>
      <w:w w:val="100"/>
      <w:position w:val="-1"/>
      <w:effect w:val="none"/>
      <w:vertAlign w:val="baseline"/>
      <w:cs w:val="0"/>
      <w:em w:val="none"/>
      <w:lang/>
    </w:rPr>
  </w:style>
  <w:style w:type="character" w:styleId="crayon-h">
    <w:name w:val="crayon-h"/>
    <w:next w:val="crayon-h"/>
    <w:autoRedefine w:val="0"/>
    <w:hidden w:val="0"/>
    <w:qFormat w:val="0"/>
    <w:rPr>
      <w:w w:val="100"/>
      <w:position w:val="-1"/>
      <w:effect w:val="none"/>
      <w:vertAlign w:val="baseline"/>
      <w:cs w:val="0"/>
      <w:em w:val="none"/>
      <w:lang/>
    </w:rPr>
  </w:style>
  <w:style w:type="character" w:styleId="crayon-t">
    <w:name w:val="crayon-t"/>
    <w:next w:val="crayon-t"/>
    <w:autoRedefine w:val="0"/>
    <w:hidden w:val="0"/>
    <w:qFormat w:val="0"/>
    <w:rPr>
      <w:w w:val="100"/>
      <w:position w:val="-1"/>
      <w:effect w:val="none"/>
      <w:vertAlign w:val="baseline"/>
      <w:cs w:val="0"/>
      <w:em w:val="none"/>
      <w:lang/>
    </w:rPr>
  </w:style>
  <w:style w:type="character" w:styleId="crayon-v">
    <w:name w:val="crayon-v"/>
    <w:next w:val="crayon-v"/>
    <w:autoRedefine w:val="0"/>
    <w:hidden w:val="0"/>
    <w:qFormat w:val="0"/>
    <w:rPr>
      <w:w w:val="100"/>
      <w:position w:val="-1"/>
      <w:effect w:val="none"/>
      <w:vertAlign w:val="baseline"/>
      <w:cs w:val="0"/>
      <w:em w:val="none"/>
      <w:lang/>
    </w:rPr>
  </w:style>
  <w:style w:type="character" w:styleId="crayon-o">
    <w:name w:val="crayon-o"/>
    <w:next w:val="crayon-o"/>
    <w:autoRedefine w:val="0"/>
    <w:hidden w:val="0"/>
    <w:qFormat w:val="0"/>
    <w:rPr>
      <w:w w:val="100"/>
      <w:position w:val="-1"/>
      <w:effect w:val="none"/>
      <w:vertAlign w:val="baseline"/>
      <w:cs w:val="0"/>
      <w:em w:val="none"/>
      <w:lang/>
    </w:rPr>
  </w:style>
  <w:style w:type="character" w:styleId="crayon-cn">
    <w:name w:val="crayon-cn"/>
    <w:next w:val="crayon-cn"/>
    <w:autoRedefine w:val="0"/>
    <w:hidden w:val="0"/>
    <w:qFormat w:val="0"/>
    <w:rPr>
      <w:w w:val="100"/>
      <w:position w:val="-1"/>
      <w:effect w:val="none"/>
      <w:vertAlign w:val="baseline"/>
      <w:cs w:val="0"/>
      <w:em w:val="none"/>
      <w:lang/>
    </w:rPr>
  </w:style>
  <w:style w:type="character" w:styleId="crayon-sy">
    <w:name w:val="crayon-sy"/>
    <w:next w:val="crayon-sy"/>
    <w:autoRedefine w:val="0"/>
    <w:hidden w:val="0"/>
    <w:qFormat w:val="0"/>
    <w:rPr>
      <w:w w:val="100"/>
      <w:position w:val="-1"/>
      <w:effect w:val="none"/>
      <w:vertAlign w:val="baseline"/>
      <w:cs w:val="0"/>
      <w:em w:val="none"/>
      <w:lang/>
    </w:rPr>
  </w:style>
  <w:style w:type="character" w:styleId="crayon-e">
    <w:name w:val="crayon-e"/>
    <w:next w:val="crayon-e"/>
    <w:autoRedefine w:val="0"/>
    <w:hidden w:val="0"/>
    <w:qFormat w:val="0"/>
    <w:rPr>
      <w:w w:val="100"/>
      <w:position w:val="-1"/>
      <w:effect w:val="none"/>
      <w:vertAlign w:val="baseline"/>
      <w:cs w:val="0"/>
      <w:em w:val="none"/>
      <w:lang/>
    </w:rPr>
  </w:style>
  <w:style w:type="character" w:styleId="crayon-s">
    <w:name w:val="crayon-s"/>
    <w:next w:val="crayon-s"/>
    <w:autoRedefine w:val="0"/>
    <w:hidden w:val="0"/>
    <w:qFormat w:val="0"/>
    <w:rPr>
      <w:w w:val="100"/>
      <w:position w:val="-1"/>
      <w:effect w:val="none"/>
      <w:vertAlign w:val="baseline"/>
      <w:cs w:val="0"/>
      <w:em w:val="none"/>
      <w:lang/>
    </w:rPr>
  </w:style>
  <w:style w:type="character" w:styleId="token">
    <w:name w:val="token"/>
    <w:next w:val="token"/>
    <w:autoRedefine w:val="0"/>
    <w:hidden w:val="0"/>
    <w:qFormat w:val="0"/>
    <w:rPr>
      <w:w w:val="100"/>
      <w:position w:val="-1"/>
      <w:effect w:val="none"/>
      <w:vertAlign w:val="baseline"/>
      <w:cs w:val="0"/>
      <w:em w:val="none"/>
      <w:lang/>
    </w:rPr>
  </w:style>
  <w:style w:type="character" w:styleId="BodyTextChar">
    <w:name w:val="Body Text Char"/>
    <w:next w:val="BodyTextChar"/>
    <w:autoRedefine w:val="0"/>
    <w:hidden w:val="0"/>
    <w:qFormat w:val="0"/>
    <w:rPr>
      <w:rFonts w:ascii="PalmSprings" w:hAnsi="PalmSprings"/>
      <w:w w:val="100"/>
      <w:position w:val="-1"/>
      <w:sz w:val="28"/>
      <w:szCs w:val="2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hyperlink" Target="https://en.wikipedia.org/wiki/Java_version_history" TargetMode="External"/><Relationship Id="rId44" Type="http://schemas.openxmlformats.org/officeDocument/2006/relationships/hyperlink" Target="https://www.oracle.com/java/technologies/javase/jdk11-archive-downloads.html" TargetMode="External"/><Relationship Id="rId43" Type="http://schemas.openxmlformats.org/officeDocument/2006/relationships/image" Target="media/image6.png"/><Relationship Id="rId46" Type="http://schemas.openxmlformats.org/officeDocument/2006/relationships/hyperlink" Target="https://www.baeldung.com/java-sdkman-intro" TargetMode="External"/><Relationship Id="rId45" Type="http://schemas.openxmlformats.org/officeDocument/2006/relationships/hyperlink" Target="https://www.oracle.com/uk/java/technologies/javase/javase8-archive-downloa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header" Target="header1.xml"/><Relationship Id="rId47" Type="http://schemas.openxmlformats.org/officeDocument/2006/relationships/image" Target="media/image3.png"/><Relationship Id="rId49"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en.wikipedia.org/wiki/Java_version_history#cite_note-corretto-11" TargetMode="External"/><Relationship Id="rId30" Type="http://schemas.openxmlformats.org/officeDocument/2006/relationships/hyperlink" Target="https://en.wikipedia.org/wiki/Java_version_history#cite_note-redhat-7" TargetMode="External"/><Relationship Id="rId33" Type="http://schemas.openxmlformats.org/officeDocument/2006/relationships/hyperlink" Target="https://en.wikipedia.org/wiki/Java_version_history#cite_note-oracle-paid-13" TargetMode="External"/><Relationship Id="rId32" Type="http://schemas.openxmlformats.org/officeDocument/2006/relationships/hyperlink" Target="https://en.wikipedia.org/wiki/Java_version_history#cite_note-azul-9" TargetMode="External"/><Relationship Id="rId35" Type="http://schemas.openxmlformats.org/officeDocument/2006/relationships/hyperlink" Target="https://en.wikipedia.org/wiki/Java_version_history#cite_note-temurin-12" TargetMode="External"/><Relationship Id="rId34" Type="http://schemas.openxmlformats.org/officeDocument/2006/relationships/hyperlink" Target="https://en.wikipedia.org/wiki/Java_version_history#cite_note-oracle-free-14" TargetMode="External"/><Relationship Id="rId37" Type="http://schemas.openxmlformats.org/officeDocument/2006/relationships/hyperlink" Target="https://en.wikipedia.org/wiki/Java_version_history#cite_note-corretto-11" TargetMode="External"/><Relationship Id="rId36" Type="http://schemas.openxmlformats.org/officeDocument/2006/relationships/hyperlink" Target="https://en.wikipedia.org/wiki/Java_version_history#cite_note-redhat-7" TargetMode="External"/><Relationship Id="rId39" Type="http://schemas.openxmlformats.org/officeDocument/2006/relationships/hyperlink" Target="https://en.wikipedia.org/wiki/Java_version_history#cite_note-oracle-paid-13" TargetMode="External"/><Relationship Id="rId38" Type="http://schemas.openxmlformats.org/officeDocument/2006/relationships/hyperlink" Target="https://en.wikipedia.org/wiki/Java_version_history#cite_note-azul-9" TargetMode="External"/><Relationship Id="rId20" Type="http://schemas.openxmlformats.org/officeDocument/2006/relationships/hyperlink" Target="https://en.wikipedia.org/wiki/Java_version_history#cite_note-redhat-7" TargetMode="External"/><Relationship Id="rId22" Type="http://schemas.openxmlformats.org/officeDocument/2006/relationships/hyperlink" Target="https://en.wikipedia.org/wiki/Java_version_history#cite_note-oracle-paid-13" TargetMode="External"/><Relationship Id="rId21" Type="http://schemas.openxmlformats.org/officeDocument/2006/relationships/hyperlink" Target="https://en.wikipedia.org/wiki/Java_version_history#cite_note-azul-9" TargetMode="External"/><Relationship Id="rId24" Type="http://schemas.openxmlformats.org/officeDocument/2006/relationships/hyperlink" Target="https://en.wikipedia.org/wiki/Java_version_history#cite_note-redhat-7" TargetMode="External"/><Relationship Id="rId23" Type="http://schemas.openxmlformats.org/officeDocument/2006/relationships/hyperlink" Target="https://en.wikipedia.org/wiki/Java_version_history#cite_note-temurin-12" TargetMode="External"/><Relationship Id="rId26" Type="http://schemas.openxmlformats.org/officeDocument/2006/relationships/hyperlink" Target="https://en.wikipedia.org/wiki/Java_version_history#cite_note-azul-9" TargetMode="External"/><Relationship Id="rId25" Type="http://schemas.openxmlformats.org/officeDocument/2006/relationships/hyperlink" Target="https://en.wikipedia.org/wiki/Java_version_history#cite_note-corretto-11" TargetMode="External"/><Relationship Id="rId28" Type="http://schemas.openxmlformats.org/officeDocument/2006/relationships/hyperlink" Target="https://en.wikipedia.org/wiki/Java_version_history#cite_note-oracle-free-14" TargetMode="External"/><Relationship Id="rId27" Type="http://schemas.openxmlformats.org/officeDocument/2006/relationships/hyperlink" Target="https://en.wikipedia.org/wiki/Java_version_history#cite_note-oracle-paid-13" TargetMode="External"/><Relationship Id="rId29" Type="http://schemas.openxmlformats.org/officeDocument/2006/relationships/hyperlink" Target="https://en.wikipedia.org/wiki/Java_version_history#cite_note-temurin-12" TargetMode="External"/><Relationship Id="rId51" Type="http://schemas.openxmlformats.org/officeDocument/2006/relationships/image" Target="media/image1.png"/><Relationship Id="rId50" Type="http://schemas.openxmlformats.org/officeDocument/2006/relationships/hyperlink" Target="https://www.journaldev.com/6431/java-data-types-primitives-and-binary-literals" TargetMode="External"/><Relationship Id="rId53" Type="http://schemas.openxmlformats.org/officeDocument/2006/relationships/hyperlink" Target="https://www.w3schools.com/java/java_quiz.asp" TargetMode="External"/><Relationship Id="rId52" Type="http://schemas.openxmlformats.org/officeDocument/2006/relationships/hyperlink" Target="https://www.w3schools.com/java/java_exercises.asp" TargetMode="External"/><Relationship Id="rId11" Type="http://schemas.openxmlformats.org/officeDocument/2006/relationships/hyperlink" Target="https://en.wikipedia.org/wiki/Java_version_history#cite_note-6" TargetMode="External"/><Relationship Id="rId55" Type="http://schemas.openxmlformats.org/officeDocument/2006/relationships/image" Target="media/image2.png"/><Relationship Id="rId10" Type="http://schemas.openxmlformats.org/officeDocument/2006/relationships/hyperlink" Target="https://en.wikipedia.org/wiki/Java_class_file" TargetMode="External"/><Relationship Id="rId54" Type="http://schemas.openxmlformats.org/officeDocument/2006/relationships/image" Target="media/image7.png"/><Relationship Id="rId13" Type="http://schemas.openxmlformats.org/officeDocument/2006/relationships/hyperlink" Target="https://en.wikipedia.org/wiki/Java_version_history#cite_note-8" TargetMode="External"/><Relationship Id="rId57" Type="http://schemas.openxmlformats.org/officeDocument/2006/relationships/image" Target="media/image4.png"/><Relationship Id="rId12" Type="http://schemas.openxmlformats.org/officeDocument/2006/relationships/hyperlink" Target="https://en.wikipedia.org/wiki/Java_version_history#cite_note-redhat-7" TargetMode="External"/><Relationship Id="rId56" Type="http://schemas.openxmlformats.org/officeDocument/2006/relationships/hyperlink" Target="https://www.w3schools.com/java/java_arrays.asp" TargetMode="External"/><Relationship Id="rId15" Type="http://schemas.openxmlformats.org/officeDocument/2006/relationships/hyperlink" Target="https://en.wikipedia.org/wiki/Java_version_history#cite_note-redhat-7" TargetMode="External"/><Relationship Id="rId14" Type="http://schemas.openxmlformats.org/officeDocument/2006/relationships/hyperlink" Target="https://en.wikipedia.org/wiki/Java_version_history#cite_note-azul-9" TargetMode="External"/><Relationship Id="rId17" Type="http://schemas.openxmlformats.org/officeDocument/2006/relationships/hyperlink" Target="https://en.wikipedia.org/wiki/Java_version_history#cite_note-azul-9" TargetMode="External"/><Relationship Id="rId16" Type="http://schemas.openxmlformats.org/officeDocument/2006/relationships/hyperlink" Target="https://en.wikipedia.org/wiki/Java_version_history#cite_note-10" TargetMode="External"/><Relationship Id="rId19" Type="http://schemas.openxmlformats.org/officeDocument/2006/relationships/hyperlink" Target="https://en.wikipedia.org/wiki/Java_version_history#cite_note-temurin-12" TargetMode="External"/><Relationship Id="rId18" Type="http://schemas.openxmlformats.org/officeDocument/2006/relationships/hyperlink" Target="https://en.wikipedia.org/wiki/Java_version_history#cite_note-corretto-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4ONobudr//rN5yXFpOErPGAog==">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CWguMjJ2eG5qZDIIaC5pMTd4cjYyCWguMzIwdmdlejIJaC4xaDY1cW1zMgloLjQxNXQ5YWwyCWguMmdiM2ppZTIIaC52Z2R0cTcyCWguM2ZnMWNlMDIJaC4xdWxibWx0MgloLjRla3o1OW0yCWguMnRxOWZoZjIJaC4xOHZqcHA4MgloLjNzdjc4ZDE4AGojChRzdWdnZXN0Lng3dHhwem8waXZreBILTGF1cmEgS2lyYnlqIwoUc3VnZ2VzdC4zOGVuaTN5dW95a24SC0xhdXJhIEtpcmJ5aikKFHN1Z2dlc3QuM3Z1NGZ2M3VtdWd4EhFTaHlsYWphIERlc2hwYW5kZWolChRzdWdnZXN0LnlkZ2kwOHRoY2dlNRINVmFyb29uIFNhaGdhbHIhMUpndDI2cUpxMHFHYzkyR0dfVEpzVGYtLUNuWWhuaH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2021-10-22T12:11:00Z</dcterms:created>
  <dc:creator>Dana L. Wyatt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Test">
    <vt:lpstr>hello</vt:lpstr>
  </property>
  <property fmtid="{D5CDD505-2E9C-101B-9397-08002B2CF9AE}" pid="4" name="GrammarlyDocumentId">
    <vt:lpstr>36e7ca65c3d96b5171453b7c0603dc4aa9b1f1e230fb61ef6ac73288a1c990c8</vt:lpstr>
  </property>
</Properties>
</file>